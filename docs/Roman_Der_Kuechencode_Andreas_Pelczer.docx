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303B" w14:textId="77777777" w:rsidR="002A0287" w:rsidRDefault="00000000">
      <w:pPr>
        <w:spacing w:after="183" w:line="259" w:lineRule="auto"/>
        <w:ind w:left="0" w:right="0" w:firstLine="0"/>
      </w:pPr>
      <w:r>
        <w:rPr>
          <w:rFonts w:ascii="Aptos" w:eastAsia="Aptos" w:hAnsi="Aptos" w:cs="Aptos"/>
        </w:rPr>
        <w:t xml:space="preserve"> </w:t>
      </w:r>
    </w:p>
    <w:p w14:paraId="74FA06F8" w14:textId="77777777" w:rsidR="002A0287" w:rsidRDefault="00000000">
      <w:pPr>
        <w:spacing w:after="183" w:line="259" w:lineRule="auto"/>
        <w:ind w:left="0" w:right="0" w:firstLine="0"/>
      </w:pPr>
      <w:r>
        <w:rPr>
          <w:rFonts w:ascii="Aptos" w:eastAsia="Aptos" w:hAnsi="Aptos" w:cs="Aptos"/>
        </w:rPr>
        <w:t xml:space="preserve"> </w:t>
      </w:r>
    </w:p>
    <w:p w14:paraId="36EA597F" w14:textId="77777777" w:rsidR="002A0287" w:rsidRDefault="00000000">
      <w:pPr>
        <w:spacing w:after="183" w:line="259" w:lineRule="auto"/>
        <w:ind w:left="0" w:right="0" w:firstLine="0"/>
      </w:pPr>
      <w:r>
        <w:rPr>
          <w:rFonts w:ascii="Aptos" w:eastAsia="Aptos" w:hAnsi="Aptos" w:cs="Aptos"/>
        </w:rPr>
        <w:t xml:space="preserve"> </w:t>
      </w:r>
    </w:p>
    <w:p w14:paraId="57782B49" w14:textId="77777777" w:rsidR="002A0287" w:rsidRDefault="00000000">
      <w:pPr>
        <w:spacing w:after="183" w:line="259" w:lineRule="auto"/>
        <w:ind w:left="0" w:right="0" w:firstLine="0"/>
      </w:pPr>
      <w:r>
        <w:rPr>
          <w:rFonts w:ascii="Aptos" w:eastAsia="Aptos" w:hAnsi="Aptos" w:cs="Aptos"/>
        </w:rPr>
        <w:t xml:space="preserve"> </w:t>
      </w:r>
    </w:p>
    <w:p w14:paraId="38217AAB" w14:textId="77777777" w:rsidR="002A0287" w:rsidRDefault="00000000">
      <w:pPr>
        <w:spacing w:after="183" w:line="259" w:lineRule="auto"/>
        <w:ind w:left="0" w:right="0" w:firstLine="0"/>
      </w:pPr>
      <w:r>
        <w:rPr>
          <w:rFonts w:ascii="Aptos" w:eastAsia="Aptos" w:hAnsi="Aptos" w:cs="Aptos"/>
        </w:rPr>
        <w:t xml:space="preserve"> </w:t>
      </w:r>
    </w:p>
    <w:p w14:paraId="776BC237" w14:textId="77777777" w:rsidR="002A0287" w:rsidRDefault="00000000">
      <w:pPr>
        <w:spacing w:after="183" w:line="259" w:lineRule="auto"/>
        <w:ind w:left="0" w:right="0" w:firstLine="0"/>
      </w:pPr>
      <w:r>
        <w:rPr>
          <w:rFonts w:ascii="Aptos" w:eastAsia="Aptos" w:hAnsi="Aptos" w:cs="Aptos"/>
        </w:rPr>
        <w:t xml:space="preserve"> </w:t>
      </w:r>
    </w:p>
    <w:p w14:paraId="7C06BED9" w14:textId="77777777" w:rsidR="002A0287" w:rsidRDefault="00000000">
      <w:pPr>
        <w:spacing w:after="183" w:line="259" w:lineRule="auto"/>
        <w:ind w:left="0" w:right="0" w:firstLine="0"/>
      </w:pPr>
      <w:r>
        <w:rPr>
          <w:rFonts w:ascii="Aptos" w:eastAsia="Aptos" w:hAnsi="Aptos" w:cs="Aptos"/>
        </w:rPr>
        <w:t xml:space="preserve"> </w:t>
      </w:r>
    </w:p>
    <w:p w14:paraId="29D4893D" w14:textId="77777777" w:rsidR="002A0287" w:rsidRDefault="00000000">
      <w:pPr>
        <w:spacing w:after="183" w:line="259" w:lineRule="auto"/>
        <w:ind w:left="0" w:right="0" w:firstLine="0"/>
      </w:pPr>
      <w:r>
        <w:rPr>
          <w:rFonts w:ascii="Aptos" w:eastAsia="Aptos" w:hAnsi="Aptos" w:cs="Aptos"/>
        </w:rPr>
        <w:t xml:space="preserve"> </w:t>
      </w:r>
    </w:p>
    <w:p w14:paraId="59A1AD1E" w14:textId="77777777" w:rsidR="002A0287" w:rsidRDefault="00000000">
      <w:pPr>
        <w:spacing w:after="188" w:line="259" w:lineRule="auto"/>
        <w:ind w:left="0" w:right="0" w:firstLine="0"/>
      </w:pPr>
      <w:r>
        <w:rPr>
          <w:rFonts w:ascii="Aptos" w:eastAsia="Aptos" w:hAnsi="Aptos" w:cs="Aptos"/>
        </w:rPr>
        <w:t xml:space="preserve"> </w:t>
      </w:r>
    </w:p>
    <w:p w14:paraId="2A7B4E70" w14:textId="77777777" w:rsidR="002A0287" w:rsidRDefault="00000000">
      <w:pPr>
        <w:spacing w:after="183" w:line="259" w:lineRule="auto"/>
        <w:ind w:left="0" w:right="0" w:firstLine="0"/>
      </w:pPr>
      <w:r>
        <w:rPr>
          <w:rFonts w:ascii="Aptos" w:eastAsia="Aptos" w:hAnsi="Aptos" w:cs="Aptos"/>
        </w:rPr>
        <w:t xml:space="preserve"> </w:t>
      </w:r>
    </w:p>
    <w:p w14:paraId="577CDFCD" w14:textId="77777777" w:rsidR="002A0287" w:rsidRDefault="00000000">
      <w:pPr>
        <w:spacing w:after="183" w:line="259" w:lineRule="auto"/>
        <w:ind w:left="0" w:right="0" w:firstLine="0"/>
      </w:pPr>
      <w:r>
        <w:rPr>
          <w:rFonts w:ascii="Aptos" w:eastAsia="Aptos" w:hAnsi="Aptos" w:cs="Aptos"/>
        </w:rPr>
        <w:t xml:space="preserve"> </w:t>
      </w:r>
    </w:p>
    <w:p w14:paraId="6CA28F64" w14:textId="77777777" w:rsidR="002A0287" w:rsidRDefault="00000000">
      <w:pPr>
        <w:spacing w:after="183" w:line="259" w:lineRule="auto"/>
        <w:ind w:left="0" w:right="0" w:firstLine="0"/>
      </w:pPr>
      <w:r>
        <w:rPr>
          <w:rFonts w:ascii="Aptos" w:eastAsia="Aptos" w:hAnsi="Aptos" w:cs="Aptos"/>
        </w:rPr>
        <w:t xml:space="preserve"> </w:t>
      </w:r>
    </w:p>
    <w:p w14:paraId="3363D9F4" w14:textId="77777777" w:rsidR="002A0287" w:rsidRDefault="00000000">
      <w:pPr>
        <w:spacing w:after="178" w:line="259" w:lineRule="auto"/>
        <w:ind w:left="0" w:right="0" w:firstLine="0"/>
      </w:pPr>
      <w:r>
        <w:rPr>
          <w:rFonts w:ascii="Aptos" w:eastAsia="Aptos" w:hAnsi="Aptos" w:cs="Aptos"/>
        </w:rPr>
        <w:t xml:space="preserve"> </w:t>
      </w:r>
    </w:p>
    <w:p w14:paraId="18AD2B67" w14:textId="77777777" w:rsidR="002A0287" w:rsidRDefault="00000000">
      <w:pPr>
        <w:spacing w:after="172" w:line="259" w:lineRule="auto"/>
        <w:ind w:left="0" w:right="4012" w:firstLine="0"/>
        <w:jc w:val="right"/>
      </w:pPr>
      <w:proofErr w:type="spellStart"/>
      <w:r>
        <w:rPr>
          <w:i/>
          <w:sz w:val="20"/>
        </w:rPr>
        <w:t>vutpa</w:t>
      </w:r>
      <w:proofErr w:type="spellEnd"/>
      <w:r>
        <w:rPr>
          <w:i/>
          <w:sz w:val="20"/>
        </w:rPr>
        <w:t xml:space="preserve">' </w:t>
      </w:r>
      <w:proofErr w:type="spellStart"/>
      <w:r>
        <w:rPr>
          <w:i/>
          <w:sz w:val="20"/>
        </w:rPr>
        <w:t>ngoD</w:t>
      </w:r>
      <w:proofErr w:type="spellEnd"/>
      <w:r>
        <w:rPr>
          <w:rFonts w:ascii="Aptos" w:eastAsia="Aptos" w:hAnsi="Aptos" w:cs="Aptos"/>
        </w:rPr>
        <w:t xml:space="preserve"> </w:t>
      </w:r>
    </w:p>
    <w:p w14:paraId="4666C604" w14:textId="77777777" w:rsidR="002A0287" w:rsidRDefault="00000000">
      <w:pPr>
        <w:spacing w:after="182" w:line="259" w:lineRule="auto"/>
        <w:ind w:left="0" w:right="0" w:firstLine="0"/>
      </w:pPr>
      <w:r>
        <w:rPr>
          <w:rFonts w:ascii="Aptos" w:eastAsia="Aptos" w:hAnsi="Aptos" w:cs="Aptos"/>
        </w:rPr>
        <w:t xml:space="preserve"> </w:t>
      </w:r>
    </w:p>
    <w:p w14:paraId="6FC758BF" w14:textId="77777777" w:rsidR="002A0287" w:rsidRDefault="00000000">
      <w:pPr>
        <w:spacing w:after="0" w:line="395" w:lineRule="auto"/>
        <w:ind w:left="3194" w:right="3194" w:firstLine="0"/>
        <w:jc w:val="center"/>
      </w:pPr>
      <w:proofErr w:type="spellStart"/>
      <w:r>
        <w:rPr>
          <w:i/>
          <w:sz w:val="18"/>
        </w:rPr>
        <w:t>Heghlu'meH</w:t>
      </w:r>
      <w:proofErr w:type="spellEnd"/>
      <w:r>
        <w:rPr>
          <w:i/>
          <w:sz w:val="18"/>
        </w:rPr>
        <w:t xml:space="preserve"> </w:t>
      </w:r>
      <w:proofErr w:type="spellStart"/>
      <w:r>
        <w:rPr>
          <w:i/>
          <w:sz w:val="18"/>
        </w:rPr>
        <w:t>QaQ</w:t>
      </w:r>
      <w:proofErr w:type="spellEnd"/>
      <w:r>
        <w:rPr>
          <w:i/>
          <w:sz w:val="18"/>
        </w:rPr>
        <w:t xml:space="preserve"> </w:t>
      </w:r>
      <w:proofErr w:type="spellStart"/>
      <w:r>
        <w:rPr>
          <w:i/>
          <w:sz w:val="18"/>
        </w:rPr>
        <w:t>jajvam</w:t>
      </w:r>
      <w:proofErr w:type="spellEnd"/>
      <w:r>
        <w:rPr>
          <w:rFonts w:ascii="Aptos" w:eastAsia="Aptos" w:hAnsi="Aptos" w:cs="Aptos"/>
        </w:rPr>
        <w:t xml:space="preserve"> </w:t>
      </w:r>
      <w:proofErr w:type="spellStart"/>
      <w:r>
        <w:rPr>
          <w:i/>
          <w:sz w:val="18"/>
        </w:rPr>
        <w:t>jaghpu</w:t>
      </w:r>
      <w:proofErr w:type="spellEnd"/>
      <w:r>
        <w:rPr>
          <w:i/>
          <w:sz w:val="18"/>
        </w:rPr>
        <w:t xml:space="preserve">' </w:t>
      </w:r>
      <w:proofErr w:type="spellStart"/>
      <w:r>
        <w:rPr>
          <w:i/>
          <w:sz w:val="18"/>
        </w:rPr>
        <w:t>DIHoHta</w:t>
      </w:r>
      <w:proofErr w:type="spellEnd"/>
      <w:r>
        <w:rPr>
          <w:i/>
          <w:sz w:val="18"/>
        </w:rPr>
        <w:t xml:space="preserve">', </w:t>
      </w:r>
      <w:proofErr w:type="spellStart"/>
      <w:r>
        <w:rPr>
          <w:i/>
          <w:sz w:val="18"/>
        </w:rPr>
        <w:t>batlh</w:t>
      </w:r>
      <w:proofErr w:type="spellEnd"/>
      <w:r>
        <w:rPr>
          <w:i/>
          <w:sz w:val="18"/>
        </w:rPr>
        <w:t xml:space="preserve"> </w:t>
      </w:r>
      <w:proofErr w:type="spellStart"/>
      <w:r>
        <w:rPr>
          <w:i/>
          <w:sz w:val="18"/>
        </w:rPr>
        <w:t>wItoyta</w:t>
      </w:r>
      <w:proofErr w:type="spellEnd"/>
      <w:r>
        <w:rPr>
          <w:i/>
          <w:sz w:val="18"/>
        </w:rPr>
        <w:t>'</w:t>
      </w:r>
      <w:r>
        <w:rPr>
          <w:rFonts w:ascii="Aptos" w:eastAsia="Aptos" w:hAnsi="Aptos" w:cs="Aptos"/>
        </w:rPr>
        <w:t xml:space="preserve"> </w:t>
      </w:r>
    </w:p>
    <w:p w14:paraId="4DA49AA9" w14:textId="77777777" w:rsidR="002A0287" w:rsidRDefault="00000000">
      <w:pPr>
        <w:spacing w:after="181" w:line="259" w:lineRule="auto"/>
        <w:ind w:left="0" w:right="0" w:firstLine="0"/>
      </w:pPr>
      <w:r>
        <w:rPr>
          <w:rFonts w:ascii="Aptos" w:eastAsia="Aptos" w:hAnsi="Aptos" w:cs="Aptos"/>
        </w:rPr>
        <w:t xml:space="preserve"> </w:t>
      </w:r>
    </w:p>
    <w:p w14:paraId="3ECE283A" w14:textId="77777777" w:rsidR="002A0287" w:rsidRDefault="00000000">
      <w:pPr>
        <w:spacing w:after="166" w:line="259" w:lineRule="auto"/>
        <w:ind w:left="0" w:right="3966" w:firstLine="0"/>
        <w:jc w:val="right"/>
      </w:pPr>
      <w:r>
        <w:rPr>
          <w:i/>
          <w:sz w:val="18"/>
        </w:rPr>
        <w:t>'</w:t>
      </w:r>
      <w:proofErr w:type="spellStart"/>
      <w:r>
        <w:rPr>
          <w:i/>
          <w:sz w:val="18"/>
        </w:rPr>
        <w:t>IwHIq</w:t>
      </w:r>
      <w:proofErr w:type="spellEnd"/>
      <w:r>
        <w:rPr>
          <w:i/>
          <w:sz w:val="18"/>
        </w:rPr>
        <w:t xml:space="preserve"> </w:t>
      </w:r>
      <w:proofErr w:type="spellStart"/>
      <w:r>
        <w:rPr>
          <w:i/>
          <w:sz w:val="18"/>
        </w:rPr>
        <w:t>HInob</w:t>
      </w:r>
      <w:proofErr w:type="spellEnd"/>
      <w:r>
        <w:rPr>
          <w:i/>
          <w:sz w:val="18"/>
        </w:rPr>
        <w:t>!</w:t>
      </w:r>
      <w:r>
        <w:rPr>
          <w:rFonts w:ascii="Aptos" w:eastAsia="Aptos" w:hAnsi="Aptos" w:cs="Aptos"/>
        </w:rPr>
        <w:t xml:space="preserve"> </w:t>
      </w:r>
    </w:p>
    <w:p w14:paraId="05EA02F4" w14:textId="77777777" w:rsidR="002A0287" w:rsidRDefault="00000000">
      <w:pPr>
        <w:spacing w:after="183" w:line="259" w:lineRule="auto"/>
        <w:ind w:left="0" w:right="0" w:firstLine="0"/>
      </w:pPr>
      <w:r>
        <w:rPr>
          <w:rFonts w:ascii="Aptos" w:eastAsia="Aptos" w:hAnsi="Aptos" w:cs="Aptos"/>
        </w:rPr>
        <w:t xml:space="preserve"> </w:t>
      </w:r>
    </w:p>
    <w:p w14:paraId="7D8001DC" w14:textId="77777777" w:rsidR="002A0287" w:rsidRDefault="00000000">
      <w:pPr>
        <w:spacing w:after="184" w:line="259" w:lineRule="auto"/>
        <w:ind w:left="0" w:right="0" w:firstLine="0"/>
      </w:pPr>
      <w:r>
        <w:rPr>
          <w:rFonts w:ascii="Aptos" w:eastAsia="Aptos" w:hAnsi="Aptos" w:cs="Aptos"/>
        </w:rPr>
        <w:t xml:space="preserve"> </w:t>
      </w:r>
    </w:p>
    <w:p w14:paraId="32D4501B" w14:textId="77777777" w:rsidR="002A0287" w:rsidRDefault="00000000">
      <w:pPr>
        <w:spacing w:after="167" w:line="259" w:lineRule="auto"/>
        <w:ind w:left="0" w:right="3668" w:firstLine="0"/>
        <w:jc w:val="right"/>
      </w:pPr>
      <w:r>
        <w:rPr>
          <w:i/>
          <w:color w:val="666666"/>
          <w:sz w:val="16"/>
        </w:rPr>
        <w:t xml:space="preserve">— </w:t>
      </w:r>
      <w:proofErr w:type="spellStart"/>
      <w:r>
        <w:rPr>
          <w:i/>
          <w:color w:val="666666"/>
          <w:sz w:val="16"/>
        </w:rPr>
        <w:t>Fuer</w:t>
      </w:r>
      <w:proofErr w:type="spellEnd"/>
      <w:r>
        <w:rPr>
          <w:i/>
          <w:color w:val="666666"/>
          <w:sz w:val="16"/>
        </w:rPr>
        <w:t xml:space="preserve"> die, die verstehen</w:t>
      </w:r>
      <w:r>
        <w:rPr>
          <w:rFonts w:ascii="Aptos" w:eastAsia="Aptos" w:hAnsi="Aptos" w:cs="Aptos"/>
        </w:rPr>
        <w:t xml:space="preserve"> </w:t>
      </w:r>
    </w:p>
    <w:p w14:paraId="1611E6F7" w14:textId="77777777" w:rsidR="002A0287" w:rsidRDefault="00000000">
      <w:pPr>
        <w:spacing w:after="0" w:line="259" w:lineRule="auto"/>
        <w:ind w:left="0" w:right="0" w:firstLine="0"/>
      </w:pPr>
      <w:r>
        <w:rPr>
          <w:rFonts w:ascii="Arial" w:eastAsia="Arial" w:hAnsi="Arial" w:cs="Arial"/>
        </w:rPr>
        <w:t xml:space="preserve"> </w:t>
      </w:r>
      <w:r>
        <w:rPr>
          <w:rFonts w:ascii="Arial" w:eastAsia="Arial" w:hAnsi="Arial" w:cs="Arial"/>
        </w:rPr>
        <w:tab/>
      </w:r>
      <w:r>
        <w:rPr>
          <w:rFonts w:ascii="Aptos" w:eastAsia="Aptos" w:hAnsi="Aptos" w:cs="Aptos"/>
        </w:rPr>
        <w:t xml:space="preserve"> </w:t>
      </w:r>
    </w:p>
    <w:p w14:paraId="47D64C53" w14:textId="77777777" w:rsidR="002A0287" w:rsidRDefault="00000000">
      <w:pPr>
        <w:spacing w:after="183" w:line="259" w:lineRule="auto"/>
        <w:ind w:left="0" w:right="0" w:firstLine="0"/>
      </w:pPr>
      <w:r>
        <w:rPr>
          <w:rFonts w:ascii="Aptos" w:eastAsia="Aptos" w:hAnsi="Aptos" w:cs="Aptos"/>
        </w:rPr>
        <w:t xml:space="preserve"> </w:t>
      </w:r>
    </w:p>
    <w:p w14:paraId="033AE7A5" w14:textId="77777777" w:rsidR="002A0287" w:rsidRDefault="00000000">
      <w:pPr>
        <w:spacing w:after="183" w:line="259" w:lineRule="auto"/>
        <w:ind w:left="0" w:right="0" w:firstLine="0"/>
      </w:pPr>
      <w:r>
        <w:rPr>
          <w:rFonts w:ascii="Aptos" w:eastAsia="Aptos" w:hAnsi="Aptos" w:cs="Aptos"/>
        </w:rPr>
        <w:t xml:space="preserve"> </w:t>
      </w:r>
    </w:p>
    <w:p w14:paraId="05D5501B" w14:textId="77777777" w:rsidR="002A0287" w:rsidRDefault="00000000">
      <w:pPr>
        <w:spacing w:after="183" w:line="259" w:lineRule="auto"/>
        <w:ind w:left="0" w:right="0" w:firstLine="0"/>
      </w:pPr>
      <w:r>
        <w:rPr>
          <w:rFonts w:ascii="Aptos" w:eastAsia="Aptos" w:hAnsi="Aptos" w:cs="Aptos"/>
        </w:rPr>
        <w:t xml:space="preserve"> </w:t>
      </w:r>
    </w:p>
    <w:p w14:paraId="636EC0E6" w14:textId="77777777" w:rsidR="002A0287" w:rsidRDefault="00000000">
      <w:pPr>
        <w:spacing w:after="183" w:line="259" w:lineRule="auto"/>
        <w:ind w:left="0" w:right="0" w:firstLine="0"/>
      </w:pPr>
      <w:r>
        <w:rPr>
          <w:rFonts w:ascii="Aptos" w:eastAsia="Aptos" w:hAnsi="Aptos" w:cs="Aptos"/>
        </w:rPr>
        <w:t xml:space="preserve"> </w:t>
      </w:r>
    </w:p>
    <w:p w14:paraId="2AEB2506" w14:textId="77777777" w:rsidR="002A0287" w:rsidRDefault="00000000">
      <w:pPr>
        <w:spacing w:after="183" w:line="259" w:lineRule="auto"/>
        <w:ind w:left="0" w:right="0" w:firstLine="0"/>
      </w:pPr>
      <w:r>
        <w:rPr>
          <w:rFonts w:ascii="Aptos" w:eastAsia="Aptos" w:hAnsi="Aptos" w:cs="Aptos"/>
        </w:rPr>
        <w:t xml:space="preserve"> </w:t>
      </w:r>
    </w:p>
    <w:p w14:paraId="19F8117A" w14:textId="77777777" w:rsidR="002A0287" w:rsidRDefault="00000000">
      <w:pPr>
        <w:spacing w:after="183" w:line="259" w:lineRule="auto"/>
        <w:ind w:left="0" w:right="0" w:firstLine="0"/>
      </w:pPr>
      <w:r>
        <w:rPr>
          <w:rFonts w:ascii="Aptos" w:eastAsia="Aptos" w:hAnsi="Aptos" w:cs="Aptos"/>
        </w:rPr>
        <w:t xml:space="preserve"> </w:t>
      </w:r>
    </w:p>
    <w:p w14:paraId="5CC334EF" w14:textId="77777777" w:rsidR="002A0287" w:rsidRDefault="00000000">
      <w:pPr>
        <w:spacing w:after="183" w:line="259" w:lineRule="auto"/>
        <w:ind w:left="0" w:right="0" w:firstLine="0"/>
      </w:pPr>
      <w:r>
        <w:rPr>
          <w:rFonts w:ascii="Aptos" w:eastAsia="Aptos" w:hAnsi="Aptos" w:cs="Aptos"/>
        </w:rPr>
        <w:t xml:space="preserve"> </w:t>
      </w:r>
    </w:p>
    <w:p w14:paraId="47D296D5" w14:textId="77777777" w:rsidR="002A0287" w:rsidRDefault="00000000">
      <w:pPr>
        <w:spacing w:after="183" w:line="259" w:lineRule="auto"/>
        <w:ind w:left="0" w:right="0" w:firstLine="0"/>
      </w:pPr>
      <w:r>
        <w:rPr>
          <w:rFonts w:ascii="Aptos" w:eastAsia="Aptos" w:hAnsi="Aptos" w:cs="Aptos"/>
        </w:rPr>
        <w:t xml:space="preserve"> </w:t>
      </w:r>
    </w:p>
    <w:p w14:paraId="74F13355" w14:textId="77777777" w:rsidR="002A0287" w:rsidRDefault="00000000">
      <w:pPr>
        <w:spacing w:after="0" w:line="296" w:lineRule="auto"/>
        <w:ind w:left="1384" w:right="1410" w:hanging="1384"/>
      </w:pPr>
      <w:r>
        <w:rPr>
          <w:rFonts w:ascii="Aptos" w:eastAsia="Aptos" w:hAnsi="Aptos" w:cs="Aptos"/>
        </w:rPr>
        <w:lastRenderedPageBreak/>
        <w:t xml:space="preserve"> </w:t>
      </w:r>
      <w:r>
        <w:rPr>
          <w:b/>
          <w:sz w:val="56"/>
        </w:rPr>
        <w:t>DER KUECHENCODE</w:t>
      </w:r>
      <w:r>
        <w:rPr>
          <w:rFonts w:ascii="Aptos" w:eastAsia="Aptos" w:hAnsi="Aptos" w:cs="Aptos"/>
        </w:rPr>
        <w:t xml:space="preserve"> </w:t>
      </w:r>
    </w:p>
    <w:p w14:paraId="644B286E" w14:textId="77777777" w:rsidR="002A0287" w:rsidRDefault="00000000">
      <w:pPr>
        <w:spacing w:after="183" w:line="259" w:lineRule="auto"/>
        <w:ind w:left="0" w:right="0" w:firstLine="0"/>
      </w:pPr>
      <w:r>
        <w:rPr>
          <w:rFonts w:ascii="Aptos" w:eastAsia="Aptos" w:hAnsi="Aptos" w:cs="Aptos"/>
        </w:rPr>
        <w:t xml:space="preserve"> </w:t>
      </w:r>
    </w:p>
    <w:p w14:paraId="325AFB06" w14:textId="77777777" w:rsidR="002A0287" w:rsidRDefault="00000000">
      <w:pPr>
        <w:spacing w:after="212" w:line="259" w:lineRule="auto"/>
        <w:ind w:left="0" w:right="0" w:firstLine="0"/>
      </w:pPr>
      <w:r>
        <w:rPr>
          <w:rFonts w:ascii="Aptos" w:eastAsia="Aptos" w:hAnsi="Aptos" w:cs="Aptos"/>
        </w:rPr>
        <w:t xml:space="preserve"> </w:t>
      </w:r>
    </w:p>
    <w:p w14:paraId="675CE0B5" w14:textId="77777777" w:rsidR="002A0287" w:rsidRDefault="00000000">
      <w:pPr>
        <w:spacing w:after="166" w:line="259" w:lineRule="auto"/>
        <w:ind w:left="2087" w:right="0" w:firstLine="0"/>
      </w:pPr>
      <w:r>
        <w:rPr>
          <w:i/>
          <w:sz w:val="28"/>
        </w:rPr>
        <w:t>36 Jahre Hitze. Ein Leben in Systemen.</w:t>
      </w:r>
      <w:r>
        <w:rPr>
          <w:rFonts w:ascii="Aptos" w:eastAsia="Aptos" w:hAnsi="Aptos" w:cs="Aptos"/>
        </w:rPr>
        <w:t xml:space="preserve"> </w:t>
      </w:r>
    </w:p>
    <w:p w14:paraId="71255D30" w14:textId="77777777" w:rsidR="002A0287" w:rsidRDefault="00000000">
      <w:pPr>
        <w:spacing w:after="183" w:line="259" w:lineRule="auto"/>
        <w:ind w:left="0" w:right="0" w:firstLine="0"/>
      </w:pPr>
      <w:r>
        <w:rPr>
          <w:rFonts w:ascii="Aptos" w:eastAsia="Aptos" w:hAnsi="Aptos" w:cs="Aptos"/>
        </w:rPr>
        <w:t xml:space="preserve"> </w:t>
      </w:r>
    </w:p>
    <w:p w14:paraId="4174E7AF" w14:textId="77777777" w:rsidR="002A0287" w:rsidRDefault="00000000">
      <w:pPr>
        <w:spacing w:after="183" w:line="259" w:lineRule="auto"/>
        <w:ind w:left="0" w:right="0" w:firstLine="0"/>
      </w:pPr>
      <w:r>
        <w:rPr>
          <w:rFonts w:ascii="Aptos" w:eastAsia="Aptos" w:hAnsi="Aptos" w:cs="Aptos"/>
        </w:rPr>
        <w:t xml:space="preserve"> </w:t>
      </w:r>
    </w:p>
    <w:p w14:paraId="3CE8F7F8" w14:textId="77777777" w:rsidR="002A0287" w:rsidRDefault="00000000">
      <w:pPr>
        <w:spacing w:after="183" w:line="259" w:lineRule="auto"/>
        <w:ind w:left="0" w:right="0" w:firstLine="0"/>
      </w:pPr>
      <w:r>
        <w:rPr>
          <w:rFonts w:ascii="Aptos" w:eastAsia="Aptos" w:hAnsi="Aptos" w:cs="Aptos"/>
        </w:rPr>
        <w:t xml:space="preserve"> </w:t>
      </w:r>
    </w:p>
    <w:p w14:paraId="507DC54D" w14:textId="77777777" w:rsidR="002A0287" w:rsidRDefault="00000000">
      <w:pPr>
        <w:spacing w:after="183" w:line="259" w:lineRule="auto"/>
        <w:ind w:left="0" w:right="0" w:firstLine="0"/>
      </w:pPr>
      <w:r>
        <w:rPr>
          <w:rFonts w:ascii="Aptos" w:eastAsia="Aptos" w:hAnsi="Aptos" w:cs="Aptos"/>
        </w:rPr>
        <w:t xml:space="preserve"> </w:t>
      </w:r>
    </w:p>
    <w:p w14:paraId="0406FD82" w14:textId="77777777" w:rsidR="002A0287" w:rsidRDefault="00000000">
      <w:pPr>
        <w:spacing w:after="183" w:line="259" w:lineRule="auto"/>
        <w:ind w:left="0" w:right="0" w:firstLine="0"/>
      </w:pPr>
      <w:r>
        <w:rPr>
          <w:rFonts w:ascii="Aptos" w:eastAsia="Aptos" w:hAnsi="Aptos" w:cs="Aptos"/>
        </w:rPr>
        <w:t xml:space="preserve"> </w:t>
      </w:r>
    </w:p>
    <w:p w14:paraId="1B38123C" w14:textId="77777777" w:rsidR="002A0287" w:rsidRDefault="00000000">
      <w:pPr>
        <w:spacing w:after="183" w:line="259" w:lineRule="auto"/>
        <w:ind w:left="0" w:right="0" w:firstLine="0"/>
      </w:pPr>
      <w:r>
        <w:rPr>
          <w:rFonts w:ascii="Aptos" w:eastAsia="Aptos" w:hAnsi="Aptos" w:cs="Aptos"/>
        </w:rPr>
        <w:t xml:space="preserve"> </w:t>
      </w:r>
    </w:p>
    <w:p w14:paraId="51204F81" w14:textId="77777777" w:rsidR="002A0287" w:rsidRDefault="00000000">
      <w:pPr>
        <w:spacing w:after="183" w:line="259" w:lineRule="auto"/>
        <w:ind w:left="0" w:right="0" w:firstLine="0"/>
      </w:pPr>
      <w:r>
        <w:rPr>
          <w:rFonts w:ascii="Aptos" w:eastAsia="Aptos" w:hAnsi="Aptos" w:cs="Aptos"/>
        </w:rPr>
        <w:t xml:space="preserve"> </w:t>
      </w:r>
    </w:p>
    <w:p w14:paraId="5F96DB2F" w14:textId="77777777" w:rsidR="002A0287" w:rsidRDefault="00000000">
      <w:pPr>
        <w:spacing w:after="178" w:line="259" w:lineRule="auto"/>
        <w:ind w:left="0" w:right="0" w:firstLine="0"/>
      </w:pPr>
      <w:r>
        <w:rPr>
          <w:rFonts w:ascii="Aptos" w:eastAsia="Aptos" w:hAnsi="Aptos" w:cs="Aptos"/>
        </w:rPr>
        <w:t xml:space="preserve"> </w:t>
      </w:r>
    </w:p>
    <w:p w14:paraId="39637351" w14:textId="77777777" w:rsidR="002A0287" w:rsidRDefault="00000000">
      <w:pPr>
        <w:spacing w:after="178" w:line="259" w:lineRule="auto"/>
        <w:ind w:left="29" w:right="0" w:firstLine="0"/>
        <w:jc w:val="center"/>
      </w:pPr>
      <w:r>
        <w:rPr>
          <w:i/>
        </w:rPr>
        <w:t xml:space="preserve"> </w:t>
      </w:r>
    </w:p>
    <w:p w14:paraId="374BAAB7" w14:textId="77777777" w:rsidR="002A0287" w:rsidRDefault="00000000">
      <w:pPr>
        <w:spacing w:after="178" w:line="259" w:lineRule="auto"/>
        <w:ind w:right="29"/>
        <w:jc w:val="center"/>
      </w:pPr>
      <w:r>
        <w:rPr>
          <w:i/>
        </w:rPr>
        <w:t xml:space="preserve">der </w:t>
      </w:r>
    </w:p>
    <w:p w14:paraId="6CE10279" w14:textId="77777777" w:rsidR="002A0287" w:rsidRDefault="00000000">
      <w:pPr>
        <w:spacing w:after="178" w:line="259" w:lineRule="auto"/>
        <w:ind w:right="29"/>
        <w:jc w:val="center"/>
      </w:pPr>
      <w:r>
        <w:rPr>
          <w:i/>
        </w:rPr>
        <w:t xml:space="preserve">Smutje  </w:t>
      </w:r>
    </w:p>
    <w:p w14:paraId="0F28CD8D" w14:textId="77777777" w:rsidR="002A0287" w:rsidRDefault="00000000">
      <w:pPr>
        <w:spacing w:after="183" w:line="259" w:lineRule="auto"/>
        <w:ind w:left="29" w:right="0" w:firstLine="0"/>
        <w:jc w:val="center"/>
      </w:pPr>
      <w:r>
        <w:rPr>
          <w:i/>
        </w:rPr>
        <w:t xml:space="preserve"> </w:t>
      </w:r>
    </w:p>
    <w:p w14:paraId="2B625BC9" w14:textId="77777777" w:rsidR="002A0287" w:rsidRDefault="00000000">
      <w:pPr>
        <w:spacing w:after="178" w:line="259" w:lineRule="auto"/>
        <w:ind w:left="20" w:right="0" w:firstLine="0"/>
        <w:jc w:val="center"/>
      </w:pPr>
      <w:r>
        <w:rPr>
          <w:rFonts w:ascii="Aptos" w:eastAsia="Aptos" w:hAnsi="Aptos" w:cs="Aptos"/>
        </w:rPr>
        <w:t xml:space="preserve"> </w:t>
      </w:r>
    </w:p>
    <w:p w14:paraId="77680562" w14:textId="77777777" w:rsidR="002A0287" w:rsidRDefault="00000000">
      <w:pPr>
        <w:spacing w:after="183" w:line="259" w:lineRule="auto"/>
        <w:ind w:left="29" w:right="0" w:firstLine="0"/>
        <w:jc w:val="center"/>
      </w:pPr>
      <w:r>
        <w:t xml:space="preserve"> </w:t>
      </w:r>
    </w:p>
    <w:p w14:paraId="6CA378DC" w14:textId="77777777" w:rsidR="002A0287" w:rsidRDefault="00000000">
      <w:pPr>
        <w:spacing w:after="0" w:line="259" w:lineRule="auto"/>
        <w:ind w:left="29" w:right="0" w:firstLine="0"/>
        <w:jc w:val="center"/>
      </w:pPr>
      <w:r>
        <w:t xml:space="preserve"> </w:t>
      </w:r>
    </w:p>
    <w:sdt>
      <w:sdtPr>
        <w:rPr>
          <w:rFonts w:ascii="Georgia" w:eastAsia="Georgia" w:hAnsi="Georgia" w:cs="Georgia"/>
          <w:b w:val="0"/>
          <w:i w:val="0"/>
        </w:rPr>
        <w:id w:val="1628584914"/>
        <w:docPartObj>
          <w:docPartGallery w:val="Table of Contents"/>
        </w:docPartObj>
      </w:sdtPr>
      <w:sdtContent>
        <w:p w14:paraId="56607E4A" w14:textId="77777777" w:rsidR="002A0287" w:rsidRDefault="00000000">
          <w:pPr>
            <w:pStyle w:val="Verzeichnis1"/>
            <w:tabs>
              <w:tab w:val="right" w:leader="dot" w:pos="9101"/>
            </w:tabs>
          </w:pPr>
          <w:r>
            <w:fldChar w:fldCharType="begin"/>
          </w:r>
          <w:r>
            <w:instrText xml:space="preserve"> TOC \o "1-3" \h \z \u </w:instrText>
          </w:r>
          <w:r>
            <w:fldChar w:fldCharType="separate"/>
          </w:r>
          <w:hyperlink w:anchor="_Toc169936">
            <w:r w:rsidR="002A0287">
              <w:rPr>
                <w:rFonts w:ascii="Aptos Display" w:eastAsia="Aptos Display" w:hAnsi="Aptos Display" w:cs="Aptos Display"/>
                <w:i w:val="0"/>
                <w:color w:val="0F4761"/>
                <w:sz w:val="28"/>
              </w:rPr>
              <w:t xml:space="preserve">Inhaltsverzeichnis </w:t>
            </w:r>
            <w:r w:rsidR="002A0287">
              <w:rPr>
                <w:rFonts w:ascii="Georgia" w:eastAsia="Georgia" w:hAnsi="Georgia" w:cs="Georgia"/>
              </w:rPr>
              <w:t>DAS PERFEKTE HALBE HÄHNCHEN</w:t>
            </w:r>
            <w:r w:rsidR="002A0287">
              <w:tab/>
            </w:r>
            <w:r w:rsidR="002A0287">
              <w:fldChar w:fldCharType="begin"/>
            </w:r>
            <w:r w:rsidR="002A0287">
              <w:instrText>PAGEREF _Toc169936 \h</w:instrText>
            </w:r>
            <w:r w:rsidR="002A0287">
              <w:fldChar w:fldCharType="separate"/>
            </w:r>
            <w:r w:rsidR="002A0287">
              <w:t xml:space="preserve">19 </w:t>
            </w:r>
            <w:r w:rsidR="002A0287">
              <w:fldChar w:fldCharType="end"/>
            </w:r>
          </w:hyperlink>
        </w:p>
        <w:p w14:paraId="4ED9CC27" w14:textId="77777777" w:rsidR="002A0287" w:rsidRDefault="002A0287">
          <w:pPr>
            <w:pStyle w:val="Verzeichnis2"/>
            <w:tabs>
              <w:tab w:val="right" w:leader="dot" w:pos="9101"/>
            </w:tabs>
          </w:pPr>
          <w:hyperlink w:anchor="_Toc169937">
            <w:r>
              <w:rPr>
                <w:rFonts w:ascii="Georgia" w:eastAsia="Georgia" w:hAnsi="Georgia" w:cs="Georgia"/>
              </w:rPr>
              <w:t>Oder: Der Fuchs, der Friedhof und das Geheimnis der Anni</w:t>
            </w:r>
            <w:r>
              <w:tab/>
            </w:r>
            <w:r>
              <w:fldChar w:fldCharType="begin"/>
            </w:r>
            <w:r>
              <w:instrText>PAGEREF _Toc169937 \h</w:instrText>
            </w:r>
            <w:r>
              <w:fldChar w:fldCharType="separate"/>
            </w:r>
            <w:r>
              <w:t xml:space="preserve">19 </w:t>
            </w:r>
            <w:r>
              <w:fldChar w:fldCharType="end"/>
            </w:r>
          </w:hyperlink>
        </w:p>
        <w:p w14:paraId="1479C3E5" w14:textId="77777777" w:rsidR="002A0287" w:rsidRDefault="002A0287">
          <w:pPr>
            <w:pStyle w:val="Verzeichnis1"/>
            <w:tabs>
              <w:tab w:val="right" w:leader="dot" w:pos="9101"/>
            </w:tabs>
          </w:pPr>
          <w:hyperlink w:anchor="_Toc169938">
            <w:r>
              <w:rPr>
                <w:rFonts w:ascii="Georgia" w:eastAsia="Georgia" w:hAnsi="Georgia" w:cs="Georgia"/>
              </w:rPr>
              <w:t>INTERMEZZO</w:t>
            </w:r>
            <w:r>
              <w:tab/>
            </w:r>
            <w:r>
              <w:fldChar w:fldCharType="begin"/>
            </w:r>
            <w:r>
              <w:instrText>PAGEREF _Toc169938 \h</w:instrText>
            </w:r>
            <w:r>
              <w:fldChar w:fldCharType="separate"/>
            </w:r>
            <w:r>
              <w:t xml:space="preserve">39 </w:t>
            </w:r>
            <w:r>
              <w:fldChar w:fldCharType="end"/>
            </w:r>
          </w:hyperlink>
        </w:p>
        <w:p w14:paraId="1E5CE5DC" w14:textId="77777777" w:rsidR="002A0287" w:rsidRDefault="002A0287">
          <w:pPr>
            <w:pStyle w:val="Verzeichnis2"/>
            <w:tabs>
              <w:tab w:val="right" w:leader="dot" w:pos="9101"/>
            </w:tabs>
          </w:pPr>
          <w:hyperlink w:anchor="_Toc169939">
            <w:r>
              <w:rPr>
                <w:rFonts w:ascii="Georgia" w:eastAsia="Georgia" w:hAnsi="Georgia" w:cs="Georgia"/>
              </w:rPr>
              <w:t>Der Corstiftkeller</w:t>
            </w:r>
            <w:r>
              <w:tab/>
            </w:r>
            <w:r>
              <w:fldChar w:fldCharType="begin"/>
            </w:r>
            <w:r>
              <w:instrText>PAGEREF _Toc169939 \h</w:instrText>
            </w:r>
            <w:r>
              <w:fldChar w:fldCharType="separate"/>
            </w:r>
            <w:r>
              <w:t xml:space="preserve">39 </w:t>
            </w:r>
            <w:r>
              <w:fldChar w:fldCharType="end"/>
            </w:r>
          </w:hyperlink>
        </w:p>
        <w:p w14:paraId="6CEAEF34" w14:textId="77777777" w:rsidR="002A0287" w:rsidRDefault="002A0287">
          <w:pPr>
            <w:pStyle w:val="Verzeichnis2"/>
            <w:tabs>
              <w:tab w:val="right" w:leader="dot" w:pos="9101"/>
            </w:tabs>
          </w:pPr>
          <w:hyperlink w:anchor="_Toc169940">
            <w:r>
              <w:rPr>
                <w:rFonts w:ascii="Georgia" w:eastAsia="Georgia" w:hAnsi="Georgia" w:cs="Georgia"/>
              </w:rPr>
              <w:t>Die Pizzen</w:t>
            </w:r>
            <w:r>
              <w:tab/>
            </w:r>
            <w:r>
              <w:fldChar w:fldCharType="begin"/>
            </w:r>
            <w:r>
              <w:instrText>PAGEREF _Toc169940 \h</w:instrText>
            </w:r>
            <w:r>
              <w:fldChar w:fldCharType="separate"/>
            </w:r>
            <w:r>
              <w:t xml:space="preserve">39 </w:t>
            </w:r>
            <w:r>
              <w:fldChar w:fldCharType="end"/>
            </w:r>
          </w:hyperlink>
        </w:p>
        <w:p w14:paraId="0BE78645" w14:textId="77777777" w:rsidR="002A0287" w:rsidRDefault="002A0287">
          <w:pPr>
            <w:pStyle w:val="Verzeichnis2"/>
            <w:tabs>
              <w:tab w:val="right" w:leader="dot" w:pos="9101"/>
            </w:tabs>
          </w:pPr>
          <w:hyperlink w:anchor="_Toc169941">
            <w:r>
              <w:rPr>
                <w:rFonts w:ascii="Georgia" w:eastAsia="Georgia" w:hAnsi="Georgia" w:cs="Georgia"/>
              </w:rPr>
              <w:t>Die Lasagne</w:t>
            </w:r>
            <w:r>
              <w:tab/>
            </w:r>
            <w:r>
              <w:fldChar w:fldCharType="begin"/>
            </w:r>
            <w:r>
              <w:instrText>PAGEREF _Toc169941 \h</w:instrText>
            </w:r>
            <w:r>
              <w:fldChar w:fldCharType="separate"/>
            </w:r>
            <w:r>
              <w:t xml:space="preserve">39 </w:t>
            </w:r>
            <w:r>
              <w:fldChar w:fldCharType="end"/>
            </w:r>
          </w:hyperlink>
        </w:p>
        <w:p w14:paraId="4C16B997" w14:textId="77777777" w:rsidR="002A0287" w:rsidRDefault="002A0287">
          <w:pPr>
            <w:pStyle w:val="Verzeichnis2"/>
            <w:tabs>
              <w:tab w:val="right" w:leader="dot" w:pos="9101"/>
            </w:tabs>
          </w:pPr>
          <w:hyperlink w:anchor="_Toc169942">
            <w:r>
              <w:rPr>
                <w:rFonts w:ascii="Georgia" w:eastAsia="Georgia" w:hAnsi="Georgia" w:cs="Georgia"/>
              </w:rPr>
              <w:t>In Bocca</w:t>
            </w:r>
            <w:r>
              <w:tab/>
            </w:r>
            <w:r>
              <w:fldChar w:fldCharType="begin"/>
            </w:r>
            <w:r>
              <w:instrText>PAGEREF _Toc169942 \h</w:instrText>
            </w:r>
            <w:r>
              <w:fldChar w:fldCharType="separate"/>
            </w:r>
            <w:r>
              <w:t xml:space="preserve">39 </w:t>
            </w:r>
            <w:r>
              <w:fldChar w:fldCharType="end"/>
            </w:r>
          </w:hyperlink>
        </w:p>
        <w:p w14:paraId="1EDABC5C" w14:textId="77777777" w:rsidR="002A0287" w:rsidRDefault="002A0287">
          <w:pPr>
            <w:pStyle w:val="Verzeichnis2"/>
            <w:tabs>
              <w:tab w:val="right" w:leader="dot" w:pos="9101"/>
            </w:tabs>
          </w:pPr>
          <w:hyperlink w:anchor="_Toc169943">
            <w:r>
              <w:rPr>
                <w:rFonts w:ascii="Georgia" w:eastAsia="Georgia" w:hAnsi="Georgia" w:cs="Georgia"/>
              </w:rPr>
              <w:t>AOK</w:t>
            </w:r>
            <w:r>
              <w:tab/>
            </w:r>
            <w:r>
              <w:fldChar w:fldCharType="begin"/>
            </w:r>
            <w:r>
              <w:instrText>PAGEREF _Toc169943 \h</w:instrText>
            </w:r>
            <w:r>
              <w:fldChar w:fldCharType="separate"/>
            </w:r>
            <w:r>
              <w:t xml:space="preserve">40 </w:t>
            </w:r>
            <w:r>
              <w:fldChar w:fldCharType="end"/>
            </w:r>
          </w:hyperlink>
        </w:p>
        <w:p w14:paraId="4878DB7B" w14:textId="77777777" w:rsidR="002A0287" w:rsidRDefault="002A0287">
          <w:pPr>
            <w:pStyle w:val="Verzeichnis1"/>
            <w:tabs>
              <w:tab w:val="right" w:leader="dot" w:pos="9101"/>
            </w:tabs>
          </w:pPr>
          <w:hyperlink w:anchor="_Toc169944">
            <w:r>
              <w:rPr>
                <w:rFonts w:ascii="Georgia" w:eastAsia="Georgia" w:hAnsi="Georgia" w:cs="Georgia"/>
              </w:rPr>
              <w:t>INTERMEZZO</w:t>
            </w:r>
            <w:r>
              <w:tab/>
            </w:r>
            <w:r>
              <w:fldChar w:fldCharType="begin"/>
            </w:r>
            <w:r>
              <w:instrText>PAGEREF _Toc169944 \h</w:instrText>
            </w:r>
            <w:r>
              <w:fldChar w:fldCharType="separate"/>
            </w:r>
            <w:r>
              <w:t xml:space="preserve">56 </w:t>
            </w:r>
            <w:r>
              <w:fldChar w:fldCharType="end"/>
            </w:r>
          </w:hyperlink>
        </w:p>
        <w:p w14:paraId="5F88D127" w14:textId="77777777" w:rsidR="002A0287" w:rsidRDefault="002A0287">
          <w:pPr>
            <w:pStyle w:val="Verzeichnis2"/>
            <w:tabs>
              <w:tab w:val="right" w:leader="dot" w:pos="9101"/>
            </w:tabs>
          </w:pPr>
          <w:hyperlink w:anchor="_Toc169945">
            <w:r>
              <w:rPr>
                <w:rFonts w:ascii="Georgia" w:eastAsia="Georgia" w:hAnsi="Georgia" w:cs="Georgia"/>
              </w:rPr>
              <w:t>Die Pforten der Wahrnehmung</w:t>
            </w:r>
            <w:r>
              <w:tab/>
            </w:r>
            <w:r>
              <w:fldChar w:fldCharType="begin"/>
            </w:r>
            <w:r>
              <w:instrText>PAGEREF _Toc169945 \h</w:instrText>
            </w:r>
            <w:r>
              <w:fldChar w:fldCharType="separate"/>
            </w:r>
            <w:r>
              <w:t xml:space="preserve">56 </w:t>
            </w:r>
            <w:r>
              <w:fldChar w:fldCharType="end"/>
            </w:r>
          </w:hyperlink>
        </w:p>
        <w:p w14:paraId="1ECCAC59" w14:textId="77777777" w:rsidR="002A0287" w:rsidRDefault="002A0287">
          <w:pPr>
            <w:pStyle w:val="Verzeichnis1"/>
            <w:tabs>
              <w:tab w:val="right" w:leader="dot" w:pos="9101"/>
            </w:tabs>
          </w:pPr>
          <w:hyperlink w:anchor="_Toc169946">
            <w:r>
              <w:t>KAPITEL: Das Studium das keins war</w:t>
            </w:r>
            <w:r>
              <w:tab/>
            </w:r>
            <w:r>
              <w:fldChar w:fldCharType="begin"/>
            </w:r>
            <w:r>
              <w:instrText>PAGEREF _Toc169946 \h</w:instrText>
            </w:r>
            <w:r>
              <w:fldChar w:fldCharType="separate"/>
            </w:r>
            <w:r>
              <w:t xml:space="preserve">60 </w:t>
            </w:r>
            <w:r>
              <w:fldChar w:fldCharType="end"/>
            </w:r>
          </w:hyperlink>
        </w:p>
        <w:p w14:paraId="2CFC8A61" w14:textId="77777777" w:rsidR="002A0287" w:rsidRDefault="002A0287">
          <w:pPr>
            <w:pStyle w:val="Verzeichnis2"/>
            <w:tabs>
              <w:tab w:val="right" w:leader="dot" w:pos="9101"/>
            </w:tabs>
          </w:pPr>
          <w:hyperlink w:anchor="_Toc169947">
            <w:r>
              <w:t>Der doofe Haup</w:t>
            </w:r>
            <w:r>
              <w:t>t</w:t>
            </w:r>
            <w:r>
              <w:t>schueler</w:t>
            </w:r>
            <w:r>
              <w:tab/>
            </w:r>
            <w:r>
              <w:fldChar w:fldCharType="begin"/>
            </w:r>
            <w:r>
              <w:instrText>PAGEREF _Toc169947 \h</w:instrText>
            </w:r>
            <w:r>
              <w:fldChar w:fldCharType="separate"/>
            </w:r>
            <w:r>
              <w:t xml:space="preserve">60 </w:t>
            </w:r>
            <w:r>
              <w:fldChar w:fldCharType="end"/>
            </w:r>
          </w:hyperlink>
        </w:p>
        <w:p w14:paraId="6F557FFB" w14:textId="77777777" w:rsidR="002A0287" w:rsidRDefault="002A0287">
          <w:pPr>
            <w:pStyle w:val="Verzeichnis2"/>
            <w:tabs>
              <w:tab w:val="right" w:leader="dot" w:pos="9101"/>
            </w:tabs>
          </w:pPr>
          <w:hyperlink w:anchor="_Toc169948">
            <w:r>
              <w:t>Das System</w:t>
            </w:r>
            <w:r>
              <w:tab/>
            </w:r>
            <w:r>
              <w:fldChar w:fldCharType="begin"/>
            </w:r>
            <w:r>
              <w:instrText>PAGEREF _Toc169948 \h</w:instrText>
            </w:r>
            <w:r>
              <w:fldChar w:fldCharType="separate"/>
            </w:r>
            <w:r>
              <w:t xml:space="preserve">60 </w:t>
            </w:r>
            <w:r>
              <w:fldChar w:fldCharType="end"/>
            </w:r>
          </w:hyperlink>
        </w:p>
        <w:p w14:paraId="3E1BAABB" w14:textId="77777777" w:rsidR="002A0287" w:rsidRDefault="002A0287">
          <w:pPr>
            <w:pStyle w:val="Verzeichnis2"/>
            <w:tabs>
              <w:tab w:val="right" w:leader="dot" w:pos="9101"/>
            </w:tabs>
          </w:pPr>
          <w:hyperlink w:anchor="_Toc169949">
            <w:r>
              <w:t>Der Rant</w:t>
            </w:r>
            <w:r>
              <w:tab/>
            </w:r>
            <w:r>
              <w:fldChar w:fldCharType="begin"/>
            </w:r>
            <w:r>
              <w:instrText>PAGEREF _Toc169949 \h</w:instrText>
            </w:r>
            <w:r>
              <w:fldChar w:fldCharType="separate"/>
            </w:r>
            <w:r>
              <w:t xml:space="preserve">61 </w:t>
            </w:r>
            <w:r>
              <w:fldChar w:fldCharType="end"/>
            </w:r>
          </w:hyperlink>
        </w:p>
        <w:p w14:paraId="4671AD03" w14:textId="77777777" w:rsidR="002A0287" w:rsidRDefault="002A0287">
          <w:pPr>
            <w:pStyle w:val="Verzeichnis2"/>
            <w:tabs>
              <w:tab w:val="right" w:leader="dot" w:pos="9101"/>
            </w:tabs>
          </w:pPr>
          <w:hyperlink w:anchor="_Toc169950">
            <w:r>
              <w:t>Der Aufstieg</w:t>
            </w:r>
            <w:r>
              <w:tab/>
            </w:r>
            <w:r>
              <w:fldChar w:fldCharType="begin"/>
            </w:r>
            <w:r>
              <w:instrText>PAGEREF _Toc169950 \h</w:instrText>
            </w:r>
            <w:r>
              <w:fldChar w:fldCharType="separate"/>
            </w:r>
            <w:r>
              <w:t xml:space="preserve">62 </w:t>
            </w:r>
            <w:r>
              <w:fldChar w:fldCharType="end"/>
            </w:r>
          </w:hyperlink>
        </w:p>
        <w:p w14:paraId="12072735" w14:textId="77777777" w:rsidR="002A0287" w:rsidRDefault="002A0287">
          <w:pPr>
            <w:pStyle w:val="Verzeichnis2"/>
            <w:tabs>
              <w:tab w:val="right" w:leader="dot" w:pos="9101"/>
            </w:tabs>
          </w:pPr>
          <w:hyperlink w:anchor="_Toc169951">
            <w:r>
              <w:t>Muenster</w:t>
            </w:r>
            <w:r>
              <w:tab/>
            </w:r>
            <w:r>
              <w:fldChar w:fldCharType="begin"/>
            </w:r>
            <w:r>
              <w:instrText>PAGEREF _Toc169951 \h</w:instrText>
            </w:r>
            <w:r>
              <w:fldChar w:fldCharType="separate"/>
            </w:r>
            <w:r>
              <w:t xml:space="preserve">63 </w:t>
            </w:r>
            <w:r>
              <w:fldChar w:fldCharType="end"/>
            </w:r>
          </w:hyperlink>
        </w:p>
        <w:p w14:paraId="3777CAEF" w14:textId="77777777" w:rsidR="002A0287" w:rsidRDefault="002A0287">
          <w:pPr>
            <w:pStyle w:val="Verzeichnis2"/>
            <w:tabs>
              <w:tab w:val="right" w:leader="dot" w:pos="9101"/>
            </w:tabs>
          </w:pPr>
          <w:hyperlink w:anchor="_Toc169952">
            <w:r>
              <w:t>Die Erkenntnis</w:t>
            </w:r>
            <w:r>
              <w:tab/>
            </w:r>
            <w:r>
              <w:fldChar w:fldCharType="begin"/>
            </w:r>
            <w:r>
              <w:instrText>PAGEREF _Toc169952 \h</w:instrText>
            </w:r>
            <w:r>
              <w:fldChar w:fldCharType="separate"/>
            </w:r>
            <w:r>
              <w:t xml:space="preserve">64 </w:t>
            </w:r>
            <w:r>
              <w:fldChar w:fldCharType="end"/>
            </w:r>
          </w:hyperlink>
        </w:p>
        <w:p w14:paraId="09B112E3" w14:textId="77777777" w:rsidR="002A0287" w:rsidRDefault="002A0287">
          <w:pPr>
            <w:pStyle w:val="Verzeichnis2"/>
            <w:tabs>
              <w:tab w:val="right" w:leader="dot" w:pos="9101"/>
            </w:tabs>
          </w:pPr>
          <w:hyperlink w:anchor="_Toc169953">
            <w:r>
              <w:t>Der Fall</w:t>
            </w:r>
            <w:r>
              <w:tab/>
            </w:r>
            <w:r>
              <w:fldChar w:fldCharType="begin"/>
            </w:r>
            <w:r>
              <w:instrText>PAGEREF _Toc169953 \h</w:instrText>
            </w:r>
            <w:r>
              <w:fldChar w:fldCharType="separate"/>
            </w:r>
            <w:r>
              <w:t xml:space="preserve">64 </w:t>
            </w:r>
            <w:r>
              <w:fldChar w:fldCharType="end"/>
            </w:r>
          </w:hyperlink>
        </w:p>
        <w:p w14:paraId="692E3CB2" w14:textId="77777777" w:rsidR="002A0287" w:rsidRDefault="002A0287">
          <w:pPr>
            <w:pStyle w:val="Verzeichnis2"/>
            <w:tabs>
              <w:tab w:val="right" w:leader="dot" w:pos="9101"/>
            </w:tabs>
          </w:pPr>
          <w:hyperlink w:anchor="_Toc169954">
            <w:r>
              <w:t>Heute</w:t>
            </w:r>
            <w:r>
              <w:tab/>
            </w:r>
            <w:r>
              <w:fldChar w:fldCharType="begin"/>
            </w:r>
            <w:r>
              <w:instrText>PAGEREF _Toc169954 \h</w:instrText>
            </w:r>
            <w:r>
              <w:fldChar w:fldCharType="separate"/>
            </w:r>
            <w:r>
              <w:t xml:space="preserve">65 </w:t>
            </w:r>
            <w:r>
              <w:fldChar w:fldCharType="end"/>
            </w:r>
          </w:hyperlink>
        </w:p>
        <w:p w14:paraId="2DDB5547" w14:textId="77777777" w:rsidR="002A0287" w:rsidRDefault="002A0287">
          <w:pPr>
            <w:pStyle w:val="Verzeichnis1"/>
            <w:tabs>
              <w:tab w:val="right" w:leader="dot" w:pos="9101"/>
            </w:tabs>
          </w:pPr>
          <w:hyperlink w:anchor="_Toc169955">
            <w:r>
              <w:rPr>
                <w:rFonts w:ascii="Georgia" w:eastAsia="Georgia" w:hAnsi="Georgia" w:cs="Georgia"/>
              </w:rPr>
              <w:t>INTERMEZZO: Bienchen</w:t>
            </w:r>
            <w:r>
              <w:tab/>
            </w:r>
            <w:r>
              <w:fldChar w:fldCharType="begin"/>
            </w:r>
            <w:r>
              <w:instrText>PAGEREF _Toc169955 \h</w:instrText>
            </w:r>
            <w:r>
              <w:fldChar w:fldCharType="separate"/>
            </w:r>
            <w:r>
              <w:t xml:space="preserve">70 </w:t>
            </w:r>
            <w:r>
              <w:fldChar w:fldCharType="end"/>
            </w:r>
          </w:hyperlink>
        </w:p>
        <w:p w14:paraId="52634BC0" w14:textId="77777777" w:rsidR="002A0287" w:rsidRDefault="002A0287">
          <w:pPr>
            <w:pStyle w:val="Verzeichnis1"/>
            <w:tabs>
              <w:tab w:val="right" w:leader="dot" w:pos="9101"/>
            </w:tabs>
          </w:pPr>
          <w:hyperlink w:anchor="_Toc169956">
            <w:r>
              <w:rPr>
                <w:rFonts w:ascii="Georgia" w:eastAsia="Georgia" w:hAnsi="Georgia" w:cs="Georgia"/>
              </w:rPr>
              <w:t>INTERMEZZO</w:t>
            </w:r>
            <w:r>
              <w:tab/>
            </w:r>
            <w:r>
              <w:fldChar w:fldCharType="begin"/>
            </w:r>
            <w:r>
              <w:instrText>PAGEREF _Toc169956 \h</w:instrText>
            </w:r>
            <w:r>
              <w:fldChar w:fldCharType="separate"/>
            </w:r>
            <w:r>
              <w:t xml:space="preserve">73 </w:t>
            </w:r>
            <w:r>
              <w:fldChar w:fldCharType="end"/>
            </w:r>
          </w:hyperlink>
        </w:p>
        <w:p w14:paraId="465DDF1D" w14:textId="77777777" w:rsidR="002A0287" w:rsidRDefault="002A0287">
          <w:pPr>
            <w:pStyle w:val="Verzeichnis2"/>
            <w:tabs>
              <w:tab w:val="right" w:leader="dot" w:pos="9101"/>
            </w:tabs>
          </w:pPr>
          <w:hyperlink w:anchor="_Toc169957">
            <w:r>
              <w:rPr>
                <w:rFonts w:ascii="Georgia" w:eastAsia="Georgia" w:hAnsi="Georgia" w:cs="Georgia"/>
              </w:rPr>
              <w:t>Crossgolf, Sonnenbrillen und stubenreine Hühner</w:t>
            </w:r>
            <w:r>
              <w:tab/>
            </w:r>
            <w:r>
              <w:fldChar w:fldCharType="begin"/>
            </w:r>
            <w:r>
              <w:instrText>PAGEREF _Toc169957 \h</w:instrText>
            </w:r>
            <w:r>
              <w:fldChar w:fldCharType="separate"/>
            </w:r>
            <w:r>
              <w:t xml:space="preserve">73 </w:t>
            </w:r>
            <w:r>
              <w:fldChar w:fldCharType="end"/>
            </w:r>
          </w:hyperlink>
        </w:p>
        <w:p w14:paraId="1A4537A0" w14:textId="77777777" w:rsidR="002A0287" w:rsidRDefault="002A0287">
          <w:pPr>
            <w:pStyle w:val="Verzeichnis2"/>
            <w:tabs>
              <w:tab w:val="right" w:leader="dot" w:pos="9101"/>
            </w:tabs>
          </w:pPr>
          <w:hyperlink w:anchor="_Toc169958">
            <w:r>
              <w:rPr>
                <w:rFonts w:ascii="Georgia" w:eastAsia="Georgia" w:hAnsi="Georgia" w:cs="Georgia"/>
              </w:rPr>
              <w:t>Der Tag, an dem Bienchen kam</w:t>
            </w:r>
            <w:r>
              <w:tab/>
            </w:r>
            <w:r>
              <w:fldChar w:fldCharType="begin"/>
            </w:r>
            <w:r>
              <w:instrText>PAGEREF _Toc169958 \h</w:instrText>
            </w:r>
            <w:r>
              <w:fldChar w:fldCharType="separate"/>
            </w:r>
            <w:r>
              <w:t xml:space="preserve">73 </w:t>
            </w:r>
            <w:r>
              <w:fldChar w:fldCharType="end"/>
            </w:r>
          </w:hyperlink>
        </w:p>
        <w:p w14:paraId="6C73B1AA" w14:textId="77777777" w:rsidR="002A0287" w:rsidRDefault="002A0287">
          <w:pPr>
            <w:pStyle w:val="Verzeichnis2"/>
            <w:tabs>
              <w:tab w:val="right" w:leader="dot" w:pos="9101"/>
            </w:tabs>
          </w:pPr>
          <w:hyperlink w:anchor="_Toc169959">
            <w:r>
              <w:rPr>
                <w:rFonts w:ascii="Georgia" w:eastAsia="Georgia" w:hAnsi="Georgia" w:cs="Georgia"/>
              </w:rPr>
              <w:t>Der Flohmarkt</w:t>
            </w:r>
            <w:r>
              <w:tab/>
            </w:r>
            <w:r>
              <w:fldChar w:fldCharType="begin"/>
            </w:r>
            <w:r>
              <w:instrText>PAGEREF _Toc169959 \h</w:instrText>
            </w:r>
            <w:r>
              <w:fldChar w:fldCharType="separate"/>
            </w:r>
            <w:r>
              <w:t xml:space="preserve">73 </w:t>
            </w:r>
            <w:r>
              <w:fldChar w:fldCharType="end"/>
            </w:r>
          </w:hyperlink>
        </w:p>
        <w:p w14:paraId="2D73BDF8" w14:textId="77777777" w:rsidR="002A0287" w:rsidRDefault="002A0287">
          <w:pPr>
            <w:pStyle w:val="Verzeichnis2"/>
            <w:tabs>
              <w:tab w:val="right" w:leader="dot" w:pos="9101"/>
            </w:tabs>
          </w:pPr>
          <w:hyperlink w:anchor="_Toc169960">
            <w:r>
              <w:rPr>
                <w:rFonts w:ascii="Georgia" w:eastAsia="Georgia" w:hAnsi="Georgia" w:cs="Georgia"/>
              </w:rPr>
              <w:t>Der Brillenkontest</w:t>
            </w:r>
            <w:r>
              <w:tab/>
            </w:r>
            <w:r>
              <w:fldChar w:fldCharType="begin"/>
            </w:r>
            <w:r>
              <w:instrText>PAGEREF _Toc169960 \h</w:instrText>
            </w:r>
            <w:r>
              <w:fldChar w:fldCharType="separate"/>
            </w:r>
            <w:r>
              <w:t xml:space="preserve">74 </w:t>
            </w:r>
            <w:r>
              <w:fldChar w:fldCharType="end"/>
            </w:r>
          </w:hyperlink>
        </w:p>
        <w:p w14:paraId="4C4BACA2" w14:textId="77777777" w:rsidR="002A0287" w:rsidRDefault="002A0287">
          <w:pPr>
            <w:pStyle w:val="Verzeichnis2"/>
            <w:tabs>
              <w:tab w:val="right" w:leader="dot" w:pos="9101"/>
            </w:tabs>
          </w:pPr>
          <w:hyperlink w:anchor="_Toc169961">
            <w:r>
              <w:rPr>
                <w:rFonts w:ascii="Georgia" w:eastAsia="Georgia" w:hAnsi="Georgia" w:cs="Georgia"/>
              </w:rPr>
              <w:t>Das Schnitzel</w:t>
            </w:r>
            <w:r>
              <w:tab/>
            </w:r>
            <w:r>
              <w:fldChar w:fldCharType="begin"/>
            </w:r>
            <w:r>
              <w:instrText>PAGEREF _Toc169961 \h</w:instrText>
            </w:r>
            <w:r>
              <w:fldChar w:fldCharType="separate"/>
            </w:r>
            <w:r>
              <w:t xml:space="preserve">74 </w:t>
            </w:r>
            <w:r>
              <w:fldChar w:fldCharType="end"/>
            </w:r>
          </w:hyperlink>
        </w:p>
        <w:p w14:paraId="0E2A9F04" w14:textId="77777777" w:rsidR="002A0287" w:rsidRDefault="002A0287">
          <w:pPr>
            <w:pStyle w:val="Verzeichnis2"/>
            <w:tabs>
              <w:tab w:val="right" w:leader="dot" w:pos="9101"/>
            </w:tabs>
          </w:pPr>
          <w:hyperlink w:anchor="_Toc169962">
            <w:r>
              <w:rPr>
                <w:rFonts w:ascii="Georgia" w:eastAsia="Georgia" w:hAnsi="Georgia" w:cs="Georgia"/>
              </w:rPr>
              <w:t>Crossgolf</w:t>
            </w:r>
            <w:r>
              <w:tab/>
            </w:r>
            <w:r>
              <w:fldChar w:fldCharType="begin"/>
            </w:r>
            <w:r>
              <w:instrText>PAGEREF _Toc169962 \h</w:instrText>
            </w:r>
            <w:r>
              <w:fldChar w:fldCharType="separate"/>
            </w:r>
            <w:r>
              <w:t xml:space="preserve">74 </w:t>
            </w:r>
            <w:r>
              <w:fldChar w:fldCharType="end"/>
            </w:r>
          </w:hyperlink>
        </w:p>
        <w:p w14:paraId="14231FF7" w14:textId="77777777" w:rsidR="002A0287" w:rsidRDefault="002A0287">
          <w:pPr>
            <w:pStyle w:val="Verzeichnis2"/>
            <w:tabs>
              <w:tab w:val="right" w:leader="dot" w:pos="9101"/>
            </w:tabs>
          </w:pPr>
          <w:hyperlink w:anchor="_Toc169963">
            <w:r>
              <w:rPr>
                <w:rFonts w:ascii="Georgia" w:eastAsia="Georgia" w:hAnsi="Georgia" w:cs="Georgia"/>
              </w:rPr>
              <w:t>Die Hühner</w:t>
            </w:r>
            <w:r>
              <w:tab/>
            </w:r>
            <w:r>
              <w:fldChar w:fldCharType="begin"/>
            </w:r>
            <w:r>
              <w:instrText>PAGEREF _Toc169963 \h</w:instrText>
            </w:r>
            <w:r>
              <w:fldChar w:fldCharType="separate"/>
            </w:r>
            <w:r>
              <w:t xml:space="preserve">75 </w:t>
            </w:r>
            <w:r>
              <w:fldChar w:fldCharType="end"/>
            </w:r>
          </w:hyperlink>
        </w:p>
        <w:p w14:paraId="228E1376" w14:textId="77777777" w:rsidR="002A0287" w:rsidRDefault="002A0287">
          <w:pPr>
            <w:pStyle w:val="Verzeichnis2"/>
            <w:tabs>
              <w:tab w:val="right" w:leader="dot" w:pos="9101"/>
            </w:tabs>
          </w:pPr>
          <w:hyperlink w:anchor="_Toc169964">
            <w:r>
              <w:rPr>
                <w:rFonts w:ascii="Georgia" w:eastAsia="Georgia" w:hAnsi="Georgia" w:cs="Georgia"/>
              </w:rPr>
              <w:t>Nachtrag, 2025</w:t>
            </w:r>
            <w:r>
              <w:tab/>
            </w:r>
            <w:r>
              <w:fldChar w:fldCharType="begin"/>
            </w:r>
            <w:r>
              <w:instrText>PAGEREF _Toc169964 \h</w:instrText>
            </w:r>
            <w:r>
              <w:fldChar w:fldCharType="separate"/>
            </w:r>
            <w:r>
              <w:t xml:space="preserve">76 </w:t>
            </w:r>
            <w:r>
              <w:fldChar w:fldCharType="end"/>
            </w:r>
          </w:hyperlink>
        </w:p>
        <w:p w14:paraId="3F8D4958" w14:textId="77777777" w:rsidR="002A0287" w:rsidRDefault="002A0287">
          <w:pPr>
            <w:pStyle w:val="Verzeichnis1"/>
            <w:tabs>
              <w:tab w:val="right" w:leader="dot" w:pos="9101"/>
            </w:tabs>
          </w:pPr>
          <w:hyperlink w:anchor="_Toc169965">
            <w:r>
              <w:t>KAPITEL: Das Telefon</w:t>
            </w:r>
            <w:r>
              <w:tab/>
            </w:r>
            <w:r>
              <w:fldChar w:fldCharType="begin"/>
            </w:r>
            <w:r>
              <w:instrText>PAGEREF _Toc169965 \h</w:instrText>
            </w:r>
            <w:r>
              <w:fldChar w:fldCharType="separate"/>
            </w:r>
            <w:r>
              <w:t xml:space="preserve">77 </w:t>
            </w:r>
            <w:r>
              <w:fldChar w:fldCharType="end"/>
            </w:r>
          </w:hyperlink>
        </w:p>
        <w:p w14:paraId="2A4386A4" w14:textId="77777777" w:rsidR="002A0287" w:rsidRDefault="002A0287">
          <w:pPr>
            <w:pStyle w:val="Verzeichnis2"/>
            <w:tabs>
              <w:tab w:val="right" w:leader="dot" w:pos="9101"/>
            </w:tabs>
          </w:pPr>
          <w:hyperlink w:anchor="_Toc169966">
            <w:r>
              <w:t>Der Absturz</w:t>
            </w:r>
            <w:r>
              <w:tab/>
            </w:r>
            <w:r>
              <w:fldChar w:fldCharType="begin"/>
            </w:r>
            <w:r>
              <w:instrText>PAGEREF _Toc169966 \h</w:instrText>
            </w:r>
            <w:r>
              <w:fldChar w:fldCharType="separate"/>
            </w:r>
            <w:r>
              <w:t xml:space="preserve">77 </w:t>
            </w:r>
            <w:r>
              <w:fldChar w:fldCharType="end"/>
            </w:r>
          </w:hyperlink>
        </w:p>
        <w:p w14:paraId="7B911AF7" w14:textId="77777777" w:rsidR="002A0287" w:rsidRDefault="002A0287">
          <w:pPr>
            <w:pStyle w:val="Verzeichnis2"/>
            <w:tabs>
              <w:tab w:val="right" w:leader="dot" w:pos="9101"/>
            </w:tabs>
          </w:pPr>
          <w:hyperlink w:anchor="_Toc169967">
            <w:r>
              <w:t>Der Versuch</w:t>
            </w:r>
            <w:r>
              <w:tab/>
            </w:r>
            <w:r>
              <w:fldChar w:fldCharType="begin"/>
            </w:r>
            <w:r>
              <w:instrText>PAGEREF _Toc169967 \h</w:instrText>
            </w:r>
            <w:r>
              <w:fldChar w:fldCharType="separate"/>
            </w:r>
            <w:r>
              <w:t>78</w:t>
            </w:r>
            <w:r>
              <w:fldChar w:fldCharType="end"/>
            </w:r>
          </w:hyperlink>
        </w:p>
        <w:p w14:paraId="08C46A53" w14:textId="77777777" w:rsidR="002A0287" w:rsidRDefault="002A0287">
          <w:pPr>
            <w:pStyle w:val="Verzeichnis2"/>
            <w:tabs>
              <w:tab w:val="right" w:leader="dot" w:pos="9101"/>
            </w:tabs>
          </w:pPr>
          <w:hyperlink w:anchor="_Toc169968">
            <w:r>
              <w:t>Callagent</w:t>
            </w:r>
            <w:r>
              <w:tab/>
            </w:r>
            <w:r>
              <w:fldChar w:fldCharType="begin"/>
            </w:r>
            <w:r>
              <w:instrText>PAGEREF _Toc169968 \h</w:instrText>
            </w:r>
            <w:r>
              <w:fldChar w:fldCharType="separate"/>
            </w:r>
            <w:r>
              <w:t>79</w:t>
            </w:r>
            <w:r>
              <w:fldChar w:fldCharType="end"/>
            </w:r>
          </w:hyperlink>
        </w:p>
        <w:p w14:paraId="722F978A" w14:textId="77777777" w:rsidR="002A0287" w:rsidRDefault="002A0287">
          <w:pPr>
            <w:pStyle w:val="Verzeichnis2"/>
            <w:tabs>
              <w:tab w:val="right" w:leader="dot" w:pos="9101"/>
            </w:tabs>
          </w:pPr>
          <w:hyperlink w:anchor="_Toc169969">
            <w:r>
              <w:t>Frau Rosa Schluepfer</w:t>
            </w:r>
            <w:r>
              <w:tab/>
            </w:r>
            <w:r>
              <w:fldChar w:fldCharType="begin"/>
            </w:r>
            <w:r>
              <w:instrText>PAGEREF _Toc169969 \h</w:instrText>
            </w:r>
            <w:r>
              <w:fldChar w:fldCharType="separate"/>
            </w:r>
            <w:r>
              <w:t xml:space="preserve">79 </w:t>
            </w:r>
            <w:r>
              <w:fldChar w:fldCharType="end"/>
            </w:r>
          </w:hyperlink>
        </w:p>
        <w:p w14:paraId="26D57B7A" w14:textId="77777777" w:rsidR="002A0287" w:rsidRDefault="002A0287">
          <w:pPr>
            <w:pStyle w:val="Verzeichnis2"/>
            <w:tabs>
              <w:tab w:val="right" w:leader="dot" w:pos="9101"/>
            </w:tabs>
          </w:pPr>
          <w:hyperlink w:anchor="_Toc169970">
            <w:r>
              <w:t>Der Betrug</w:t>
            </w:r>
            <w:r>
              <w:tab/>
            </w:r>
            <w:r>
              <w:fldChar w:fldCharType="begin"/>
            </w:r>
            <w:r>
              <w:instrText>PAGEREF _Toc169970 \h</w:instrText>
            </w:r>
            <w:r>
              <w:fldChar w:fldCharType="separate"/>
            </w:r>
            <w:r>
              <w:t xml:space="preserve">80 </w:t>
            </w:r>
            <w:r>
              <w:fldChar w:fldCharType="end"/>
            </w:r>
          </w:hyperlink>
        </w:p>
        <w:p w14:paraId="66EEB1D6" w14:textId="77777777" w:rsidR="002A0287" w:rsidRDefault="002A0287">
          <w:pPr>
            <w:pStyle w:val="Verzeichnis2"/>
            <w:tabs>
              <w:tab w:val="right" w:leader="dot" w:pos="9101"/>
            </w:tabs>
          </w:pPr>
          <w:hyperlink w:anchor="_Toc169971">
            <w:r>
              <w:t>Der Moment</w:t>
            </w:r>
            <w:r>
              <w:tab/>
            </w:r>
            <w:r>
              <w:fldChar w:fldCharType="begin"/>
            </w:r>
            <w:r>
              <w:instrText>PAGEREF _Toc169971 \h</w:instrText>
            </w:r>
            <w:r>
              <w:fldChar w:fldCharType="separate"/>
            </w:r>
            <w:r>
              <w:t xml:space="preserve">81 </w:t>
            </w:r>
            <w:r>
              <w:fldChar w:fldCharType="end"/>
            </w:r>
          </w:hyperlink>
        </w:p>
        <w:p w14:paraId="6E29599F" w14:textId="77777777" w:rsidR="002A0287" w:rsidRDefault="002A0287">
          <w:pPr>
            <w:pStyle w:val="Verzeichnis2"/>
            <w:tabs>
              <w:tab w:val="right" w:leader="dot" w:pos="9101"/>
            </w:tabs>
          </w:pPr>
          <w:hyperlink w:anchor="_Toc169972">
            <w:r>
              <w:t>Das Telefon fliegt</w:t>
            </w:r>
            <w:r>
              <w:tab/>
            </w:r>
            <w:r>
              <w:fldChar w:fldCharType="begin"/>
            </w:r>
            <w:r>
              <w:instrText>PAGEREF _Toc169972 \h</w:instrText>
            </w:r>
            <w:r>
              <w:fldChar w:fldCharType="separate"/>
            </w:r>
            <w:r>
              <w:t xml:space="preserve">82 </w:t>
            </w:r>
            <w:r>
              <w:fldChar w:fldCharType="end"/>
            </w:r>
          </w:hyperlink>
        </w:p>
        <w:p w14:paraId="436024C5" w14:textId="77777777" w:rsidR="002A0287" w:rsidRDefault="002A0287">
          <w:pPr>
            <w:pStyle w:val="Verzeichnis2"/>
            <w:tabs>
              <w:tab w:val="right" w:leader="dot" w:pos="9101"/>
            </w:tabs>
          </w:pPr>
          <w:hyperlink w:anchor="_Toc169973">
            <w:r>
              <w:t>Der Zettel</w:t>
            </w:r>
            <w:r>
              <w:tab/>
            </w:r>
            <w:r>
              <w:fldChar w:fldCharType="begin"/>
            </w:r>
            <w:r>
              <w:instrText>PAGEREF _Toc169973 \h</w:instrText>
            </w:r>
            <w:r>
              <w:fldChar w:fldCharType="separate"/>
            </w:r>
            <w:r>
              <w:t xml:space="preserve">83 </w:t>
            </w:r>
            <w:r>
              <w:fldChar w:fldCharType="end"/>
            </w:r>
          </w:hyperlink>
        </w:p>
        <w:p w14:paraId="5A6F64B8" w14:textId="77777777" w:rsidR="002A0287" w:rsidRDefault="002A0287">
          <w:pPr>
            <w:pStyle w:val="Verzeichnis2"/>
            <w:tabs>
              <w:tab w:val="right" w:leader="dot" w:pos="9101"/>
            </w:tabs>
          </w:pPr>
          <w:hyperlink w:anchor="_Toc169974">
            <w:r>
              <w:t>Der Kreis</w:t>
            </w:r>
            <w:r>
              <w:tab/>
            </w:r>
            <w:r>
              <w:fldChar w:fldCharType="begin"/>
            </w:r>
            <w:r>
              <w:instrText>PAGEREF _Toc169974 \h</w:instrText>
            </w:r>
            <w:r>
              <w:fldChar w:fldCharType="separate"/>
            </w:r>
            <w:r>
              <w:t xml:space="preserve">84 </w:t>
            </w:r>
            <w:r>
              <w:fldChar w:fldCharType="end"/>
            </w:r>
          </w:hyperlink>
        </w:p>
        <w:p w14:paraId="7E77C7CC" w14:textId="77777777" w:rsidR="002A0287" w:rsidRDefault="002A0287">
          <w:pPr>
            <w:pStyle w:val="Verzeichnis2"/>
            <w:tabs>
              <w:tab w:val="right" w:leader="dot" w:pos="9101"/>
            </w:tabs>
          </w:pPr>
          <w:hyperlink w:anchor="_Toc169975">
            <w:r>
              <w:t>Was danach kam</w:t>
            </w:r>
            <w:r>
              <w:tab/>
            </w:r>
            <w:r>
              <w:fldChar w:fldCharType="begin"/>
            </w:r>
            <w:r>
              <w:instrText>PAGEREF _Toc169975 \h</w:instrText>
            </w:r>
            <w:r>
              <w:fldChar w:fldCharType="separate"/>
            </w:r>
            <w:r>
              <w:t xml:space="preserve">85 </w:t>
            </w:r>
            <w:r>
              <w:fldChar w:fldCharType="end"/>
            </w:r>
          </w:hyperlink>
        </w:p>
        <w:p w14:paraId="5438DEF6" w14:textId="77777777" w:rsidR="002A0287" w:rsidRDefault="002A0287">
          <w:pPr>
            <w:pStyle w:val="Verzeichnis1"/>
            <w:tabs>
              <w:tab w:val="right" w:leader="dot" w:pos="9101"/>
            </w:tabs>
          </w:pPr>
          <w:hyperlink w:anchor="_Toc169976">
            <w:r>
              <w:rPr>
                <w:rFonts w:ascii="Georgia" w:eastAsia="Georgia" w:hAnsi="Georgia" w:cs="Georgia"/>
              </w:rPr>
              <w:t>Fragment: Ali und das Vasistas</w:t>
            </w:r>
            <w:r>
              <w:tab/>
            </w:r>
            <w:r>
              <w:fldChar w:fldCharType="begin"/>
            </w:r>
            <w:r>
              <w:instrText>PAGEREF _Toc169976 \h</w:instrText>
            </w:r>
            <w:r>
              <w:fldChar w:fldCharType="separate"/>
            </w:r>
            <w:r>
              <w:t xml:space="preserve">95 </w:t>
            </w:r>
            <w:r>
              <w:fldChar w:fldCharType="end"/>
            </w:r>
          </w:hyperlink>
        </w:p>
        <w:p w14:paraId="24CE54F7" w14:textId="77777777" w:rsidR="002A0287" w:rsidRDefault="002A0287">
          <w:pPr>
            <w:pStyle w:val="Verzeichnis1"/>
            <w:tabs>
              <w:tab w:val="right" w:leader="dot" w:pos="9101"/>
            </w:tabs>
          </w:pPr>
          <w:hyperlink w:anchor="_Toc169977">
            <w:r>
              <w:rPr>
                <w:rFonts w:ascii="Georgia" w:eastAsia="Georgia" w:hAnsi="Georgia" w:cs="Georgia"/>
              </w:rPr>
              <w:t>KAPITEL: Die Schwester, die alles wusste</w:t>
            </w:r>
            <w:r>
              <w:tab/>
            </w:r>
            <w:r>
              <w:fldChar w:fldCharType="begin"/>
            </w:r>
            <w:r>
              <w:instrText>PAGEREF _Toc169977 \h</w:instrText>
            </w:r>
            <w:r>
              <w:fldChar w:fldCharType="separate"/>
            </w:r>
            <w:r>
              <w:t xml:space="preserve">97 </w:t>
            </w:r>
            <w:r>
              <w:fldChar w:fldCharType="end"/>
            </w:r>
          </w:hyperlink>
        </w:p>
        <w:p w14:paraId="1A9E5A27" w14:textId="77777777" w:rsidR="002A0287" w:rsidRDefault="002A0287">
          <w:pPr>
            <w:pStyle w:val="Verzeichnis2"/>
            <w:tabs>
              <w:tab w:val="right" w:leader="dot" w:pos="9101"/>
            </w:tabs>
          </w:pPr>
          <w:hyperlink w:anchor="_Toc169978">
            <w:r>
              <w:rPr>
                <w:rFonts w:ascii="Georgia" w:eastAsia="Georgia" w:hAnsi="Georgia" w:cs="Georgia"/>
              </w:rPr>
              <w:t>Die Daten</w:t>
            </w:r>
            <w:r>
              <w:tab/>
            </w:r>
            <w:r>
              <w:fldChar w:fldCharType="begin"/>
            </w:r>
            <w:r>
              <w:instrText>PAGEREF _Toc169978 \h</w:instrText>
            </w:r>
            <w:r>
              <w:fldChar w:fldCharType="separate"/>
            </w:r>
            <w:r>
              <w:t xml:space="preserve">97 </w:t>
            </w:r>
            <w:r>
              <w:fldChar w:fldCharType="end"/>
            </w:r>
          </w:hyperlink>
        </w:p>
        <w:p w14:paraId="47F55C84" w14:textId="77777777" w:rsidR="002A0287" w:rsidRDefault="002A0287">
          <w:pPr>
            <w:pStyle w:val="Verzeichnis2"/>
            <w:tabs>
              <w:tab w:val="right" w:leader="dot" w:pos="9101"/>
            </w:tabs>
          </w:pPr>
          <w:hyperlink w:anchor="_Toc169979">
            <w:r>
              <w:rPr>
                <w:rFonts w:ascii="Georgia" w:eastAsia="Georgia" w:hAnsi="Georgia" w:cs="Georgia"/>
              </w:rPr>
              <w:t>Schwester Maria</w:t>
            </w:r>
            <w:r>
              <w:tab/>
            </w:r>
            <w:r>
              <w:fldChar w:fldCharType="begin"/>
            </w:r>
            <w:r>
              <w:instrText>PAGEREF _Toc169979 \h</w:instrText>
            </w:r>
            <w:r>
              <w:fldChar w:fldCharType="separate"/>
            </w:r>
            <w:r>
              <w:t xml:space="preserve">98 </w:t>
            </w:r>
            <w:r>
              <w:fldChar w:fldCharType="end"/>
            </w:r>
          </w:hyperlink>
        </w:p>
        <w:p w14:paraId="2AEAFF55" w14:textId="77777777" w:rsidR="002A0287" w:rsidRDefault="002A0287">
          <w:pPr>
            <w:pStyle w:val="Verzeichnis2"/>
            <w:tabs>
              <w:tab w:val="right" w:leader="dot" w:pos="9101"/>
            </w:tabs>
          </w:pPr>
          <w:hyperlink w:anchor="_Toc169980">
            <w:r>
              <w:rPr>
                <w:rFonts w:ascii="Georgia" w:eastAsia="Georgia" w:hAnsi="Georgia" w:cs="Georgia"/>
              </w:rPr>
              <w:t>Die Uebergabe</w:t>
            </w:r>
            <w:r>
              <w:tab/>
            </w:r>
            <w:r>
              <w:fldChar w:fldCharType="begin"/>
            </w:r>
            <w:r>
              <w:instrText>PAGEREF _Toc169980 \h</w:instrText>
            </w:r>
            <w:r>
              <w:fldChar w:fldCharType="separate"/>
            </w:r>
            <w:r>
              <w:t xml:space="preserve">99 </w:t>
            </w:r>
            <w:r>
              <w:fldChar w:fldCharType="end"/>
            </w:r>
          </w:hyperlink>
        </w:p>
        <w:p w14:paraId="14522F61" w14:textId="77777777" w:rsidR="002A0287" w:rsidRDefault="002A0287">
          <w:pPr>
            <w:pStyle w:val="Verzeichnis2"/>
            <w:tabs>
              <w:tab w:val="right" w:leader="dot" w:pos="9101"/>
            </w:tabs>
          </w:pPr>
          <w:hyperlink w:anchor="_Toc169981">
            <w:r>
              <w:rPr>
                <w:rFonts w:ascii="Georgia" w:eastAsia="Georgia" w:hAnsi="Georgia" w:cs="Georgia"/>
              </w:rPr>
              <w:t>Der Tag, an dem sie nicht kam</w:t>
            </w:r>
            <w:r>
              <w:tab/>
            </w:r>
            <w:r>
              <w:fldChar w:fldCharType="begin"/>
            </w:r>
            <w:r>
              <w:instrText>PAGEREF _Toc169981 \h</w:instrText>
            </w:r>
            <w:r>
              <w:fldChar w:fldCharType="separate"/>
            </w:r>
            <w:r>
              <w:t xml:space="preserve">100 </w:t>
            </w:r>
            <w:r>
              <w:fldChar w:fldCharType="end"/>
            </w:r>
          </w:hyperlink>
        </w:p>
        <w:p w14:paraId="2FF06B5D" w14:textId="77777777" w:rsidR="002A0287" w:rsidRDefault="002A0287">
          <w:pPr>
            <w:pStyle w:val="Verzeichnis2"/>
            <w:tabs>
              <w:tab w:val="right" w:leader="dot" w:pos="9101"/>
            </w:tabs>
          </w:pPr>
          <w:hyperlink w:anchor="_Toc169982">
            <w:r>
              <w:rPr>
                <w:rFonts w:ascii="Georgia" w:eastAsia="Georgia" w:hAnsi="Georgia" w:cs="Georgia"/>
              </w:rPr>
              <w:t>Das Muster</w:t>
            </w:r>
            <w:r>
              <w:tab/>
            </w:r>
            <w:r>
              <w:fldChar w:fldCharType="begin"/>
            </w:r>
            <w:r>
              <w:instrText>PAGEREF _Toc169982 \h</w:instrText>
            </w:r>
            <w:r>
              <w:fldChar w:fldCharType="separate"/>
            </w:r>
            <w:r>
              <w:t xml:space="preserve">102 </w:t>
            </w:r>
            <w:r>
              <w:fldChar w:fldCharType="end"/>
            </w:r>
          </w:hyperlink>
        </w:p>
        <w:p w14:paraId="3553A16F" w14:textId="77777777" w:rsidR="002A0287" w:rsidRDefault="002A0287">
          <w:pPr>
            <w:pStyle w:val="Verzeichnis2"/>
            <w:tabs>
              <w:tab w:val="right" w:leader="dot" w:pos="9101"/>
            </w:tabs>
          </w:pPr>
          <w:hyperlink w:anchor="_Toc169983">
            <w:r>
              <w:rPr>
                <w:rFonts w:ascii="Georgia" w:eastAsia="Georgia" w:hAnsi="Georgia" w:cs="Georgia"/>
              </w:rPr>
              <w:t>Die Erkenntnis</w:t>
            </w:r>
            <w:r>
              <w:tab/>
            </w:r>
            <w:r>
              <w:fldChar w:fldCharType="begin"/>
            </w:r>
            <w:r>
              <w:instrText>PAGEREF _Toc169983 \h</w:instrText>
            </w:r>
            <w:r>
              <w:fldChar w:fldCharType="separate"/>
            </w:r>
            <w:r>
              <w:t xml:space="preserve">103 </w:t>
            </w:r>
            <w:r>
              <w:fldChar w:fldCharType="end"/>
            </w:r>
          </w:hyperlink>
        </w:p>
        <w:p w14:paraId="6464E036" w14:textId="77777777" w:rsidR="002A0287" w:rsidRDefault="002A0287">
          <w:pPr>
            <w:pStyle w:val="Verzeichnis2"/>
            <w:tabs>
              <w:tab w:val="right" w:leader="dot" w:pos="9101"/>
            </w:tabs>
          </w:pPr>
          <w:hyperlink w:anchor="_Toc169984">
            <w:r>
              <w:rPr>
                <w:rFonts w:ascii="Georgia" w:eastAsia="Georgia" w:hAnsi="Georgia" w:cs="Georgia"/>
              </w:rPr>
              <w:t>Jahre spaeter</w:t>
            </w:r>
            <w:r>
              <w:tab/>
            </w:r>
            <w:r>
              <w:fldChar w:fldCharType="begin"/>
            </w:r>
            <w:r>
              <w:instrText>PAGEREF _Toc169984 \h</w:instrText>
            </w:r>
            <w:r>
              <w:fldChar w:fldCharType="separate"/>
            </w:r>
            <w:r>
              <w:t xml:space="preserve">104 </w:t>
            </w:r>
            <w:r>
              <w:fldChar w:fldCharType="end"/>
            </w:r>
          </w:hyperlink>
        </w:p>
        <w:p w14:paraId="0CFA5D00" w14:textId="77777777" w:rsidR="002A0287" w:rsidRDefault="002A0287">
          <w:pPr>
            <w:pStyle w:val="Verzeichnis1"/>
            <w:tabs>
              <w:tab w:val="right" w:leader="dot" w:pos="9101"/>
            </w:tabs>
          </w:pPr>
          <w:hyperlink w:anchor="_Toc169985">
            <w:r>
              <w:rPr>
                <w:rFonts w:ascii="Georgia" w:eastAsia="Georgia" w:hAnsi="Georgia" w:cs="Georgia"/>
              </w:rPr>
              <w:t>KAPITEL 7</w:t>
            </w:r>
            <w:r>
              <w:tab/>
            </w:r>
            <w:r>
              <w:fldChar w:fldCharType="begin"/>
            </w:r>
            <w:r>
              <w:instrText>PAGEREF _Toc169985 \h</w:instrText>
            </w:r>
            <w:r>
              <w:fldChar w:fldCharType="separate"/>
            </w:r>
            <w:r>
              <w:t xml:space="preserve">110 </w:t>
            </w:r>
            <w:r>
              <w:fldChar w:fldCharType="end"/>
            </w:r>
          </w:hyperlink>
        </w:p>
        <w:p w14:paraId="7BCE7342" w14:textId="77777777" w:rsidR="002A0287" w:rsidRDefault="002A0287">
          <w:pPr>
            <w:pStyle w:val="Verzeichnis2"/>
            <w:tabs>
              <w:tab w:val="right" w:leader="dot" w:pos="9101"/>
            </w:tabs>
          </w:pPr>
          <w:hyperlink w:anchor="_Toc169986">
            <w:r>
              <w:rPr>
                <w:rFonts w:ascii="Georgia" w:eastAsia="Georgia" w:hAnsi="Georgia" w:cs="Georgia"/>
              </w:rPr>
              <w:t>Der Traum</w:t>
            </w:r>
            <w:r>
              <w:tab/>
            </w:r>
            <w:r>
              <w:fldChar w:fldCharType="begin"/>
            </w:r>
            <w:r>
              <w:instrText>PAGEREF _Toc169986 \h</w:instrText>
            </w:r>
            <w:r>
              <w:fldChar w:fldCharType="separate"/>
            </w:r>
            <w:r>
              <w:t xml:space="preserve">110 </w:t>
            </w:r>
            <w:r>
              <w:fldChar w:fldCharType="end"/>
            </w:r>
          </w:hyperlink>
        </w:p>
        <w:p w14:paraId="3A2895E6" w14:textId="77777777" w:rsidR="002A0287" w:rsidRDefault="002A0287">
          <w:pPr>
            <w:pStyle w:val="Verzeichnis2"/>
            <w:tabs>
              <w:tab w:val="right" w:leader="dot" w:pos="9101"/>
            </w:tabs>
          </w:pPr>
          <w:hyperlink w:anchor="_Toc169987">
            <w:r>
              <w:rPr>
                <w:rFonts w:ascii="Georgia" w:eastAsia="Georgia" w:hAnsi="Georgia" w:cs="Georgia"/>
              </w:rPr>
              <w:t>Das System, das funktionierte</w:t>
            </w:r>
            <w:r>
              <w:tab/>
            </w:r>
            <w:r>
              <w:fldChar w:fldCharType="begin"/>
            </w:r>
            <w:r>
              <w:instrText>PAGEREF _Toc169987 \h</w:instrText>
            </w:r>
            <w:r>
              <w:fldChar w:fldCharType="separate"/>
            </w:r>
            <w:r>
              <w:t xml:space="preserve">110 </w:t>
            </w:r>
            <w:r>
              <w:fldChar w:fldCharType="end"/>
            </w:r>
          </w:hyperlink>
        </w:p>
        <w:p w14:paraId="420B7A30" w14:textId="77777777" w:rsidR="002A0287" w:rsidRDefault="002A0287">
          <w:pPr>
            <w:pStyle w:val="Verzeichnis2"/>
            <w:tabs>
              <w:tab w:val="right" w:leader="dot" w:pos="9101"/>
            </w:tabs>
          </w:pPr>
          <w:hyperlink w:anchor="_Toc169988">
            <w:r>
              <w:rPr>
                <w:rFonts w:ascii="Georgia" w:eastAsia="Georgia" w:hAnsi="Georgia" w:cs="Georgia"/>
              </w:rPr>
              <w:t>Die Dimension</w:t>
            </w:r>
            <w:r>
              <w:tab/>
            </w:r>
            <w:r>
              <w:fldChar w:fldCharType="begin"/>
            </w:r>
            <w:r>
              <w:instrText>PAGEREF _Toc169988 \h</w:instrText>
            </w:r>
            <w:r>
              <w:fldChar w:fldCharType="separate"/>
            </w:r>
            <w:r>
              <w:t xml:space="preserve">110 </w:t>
            </w:r>
            <w:r>
              <w:fldChar w:fldCharType="end"/>
            </w:r>
          </w:hyperlink>
        </w:p>
        <w:p w14:paraId="4D5B50EA" w14:textId="77777777" w:rsidR="002A0287" w:rsidRDefault="002A0287">
          <w:pPr>
            <w:pStyle w:val="Verzeichnis2"/>
            <w:tabs>
              <w:tab w:val="right" w:leader="dot" w:pos="9101"/>
            </w:tabs>
          </w:pPr>
          <w:hyperlink w:anchor="_Toc169989">
            <w:r>
              <w:rPr>
                <w:rFonts w:ascii="Georgia" w:eastAsia="Georgia" w:hAnsi="Georgia" w:cs="Georgia"/>
              </w:rPr>
              <w:t>Die Lehrgänge</w:t>
            </w:r>
            <w:r>
              <w:tab/>
            </w:r>
            <w:r>
              <w:fldChar w:fldCharType="begin"/>
            </w:r>
            <w:r>
              <w:instrText>PAGEREF _Toc169989 \h</w:instrText>
            </w:r>
            <w:r>
              <w:fldChar w:fldCharType="separate"/>
            </w:r>
            <w:r>
              <w:t xml:space="preserve">111 </w:t>
            </w:r>
            <w:r>
              <w:fldChar w:fldCharType="end"/>
            </w:r>
          </w:hyperlink>
        </w:p>
        <w:p w14:paraId="433BF3CE" w14:textId="77777777" w:rsidR="002A0287" w:rsidRDefault="002A0287">
          <w:pPr>
            <w:pStyle w:val="Verzeichnis2"/>
            <w:tabs>
              <w:tab w:val="right" w:leader="dot" w:pos="9101"/>
            </w:tabs>
          </w:pPr>
          <w:hyperlink w:anchor="_Toc169990">
            <w:r>
              <w:rPr>
                <w:rFonts w:ascii="Georgia" w:eastAsia="Georgia" w:hAnsi="Georgia" w:cs="Georgia"/>
              </w:rPr>
              <w:t>Der Dicke</w:t>
            </w:r>
            <w:r>
              <w:tab/>
            </w:r>
            <w:r>
              <w:fldChar w:fldCharType="begin"/>
            </w:r>
            <w:r>
              <w:instrText>PAGEREF _Toc169990 \h</w:instrText>
            </w:r>
            <w:r>
              <w:fldChar w:fldCharType="separate"/>
            </w:r>
            <w:r>
              <w:t xml:space="preserve">111 </w:t>
            </w:r>
            <w:r>
              <w:fldChar w:fldCharType="end"/>
            </w:r>
          </w:hyperlink>
        </w:p>
        <w:p w14:paraId="6E04F4A8" w14:textId="77777777" w:rsidR="002A0287" w:rsidRDefault="002A0287">
          <w:pPr>
            <w:pStyle w:val="Verzeichnis2"/>
            <w:tabs>
              <w:tab w:val="right" w:leader="dot" w:pos="9101"/>
            </w:tabs>
          </w:pPr>
          <w:hyperlink w:anchor="_Toc169991">
            <w:r>
              <w:rPr>
                <w:rFonts w:ascii="Georgia" w:eastAsia="Georgia" w:hAnsi="Georgia" w:cs="Georgia"/>
              </w:rPr>
              <w:t>Das Beste</w:t>
            </w:r>
            <w:r>
              <w:tab/>
            </w:r>
            <w:r>
              <w:fldChar w:fldCharType="begin"/>
            </w:r>
            <w:r>
              <w:instrText>PAGEREF _Toc169991 \h</w:instrText>
            </w:r>
            <w:r>
              <w:fldChar w:fldCharType="separate"/>
            </w:r>
            <w:r>
              <w:t xml:space="preserve">111 </w:t>
            </w:r>
            <w:r>
              <w:fldChar w:fldCharType="end"/>
            </w:r>
          </w:hyperlink>
        </w:p>
        <w:p w14:paraId="4F2AD488" w14:textId="77777777" w:rsidR="002A0287" w:rsidRDefault="002A0287">
          <w:pPr>
            <w:pStyle w:val="Verzeichnis2"/>
            <w:tabs>
              <w:tab w:val="right" w:leader="dot" w:pos="9101"/>
            </w:tabs>
          </w:pPr>
          <w:hyperlink w:anchor="_Toc169992">
            <w:r>
              <w:rPr>
                <w:rFonts w:ascii="Georgia" w:eastAsia="Georgia" w:hAnsi="Georgia" w:cs="Georgia"/>
              </w:rPr>
              <w:t>Die Engel</w:t>
            </w:r>
            <w:r>
              <w:tab/>
            </w:r>
            <w:r>
              <w:fldChar w:fldCharType="begin"/>
            </w:r>
            <w:r>
              <w:instrText>PAGEREF _Toc169992 \h</w:instrText>
            </w:r>
            <w:r>
              <w:fldChar w:fldCharType="separate"/>
            </w:r>
            <w:r>
              <w:t xml:space="preserve">112 </w:t>
            </w:r>
            <w:r>
              <w:fldChar w:fldCharType="end"/>
            </w:r>
          </w:hyperlink>
        </w:p>
        <w:p w14:paraId="392836DB" w14:textId="77777777" w:rsidR="002A0287" w:rsidRDefault="002A0287">
          <w:pPr>
            <w:pStyle w:val="Verzeichnis2"/>
            <w:tabs>
              <w:tab w:val="right" w:leader="dot" w:pos="9101"/>
            </w:tabs>
          </w:pPr>
          <w:hyperlink w:anchor="_Toc169993">
            <w:r>
              <w:rPr>
                <w:rFonts w:ascii="Georgia" w:eastAsia="Georgia" w:hAnsi="Georgia" w:cs="Georgia"/>
              </w:rPr>
              <w:t>Die Ski-WM</w:t>
            </w:r>
            <w:r>
              <w:tab/>
            </w:r>
            <w:r>
              <w:fldChar w:fldCharType="begin"/>
            </w:r>
            <w:r>
              <w:instrText>PAGEREF _Toc169993 \h</w:instrText>
            </w:r>
            <w:r>
              <w:fldChar w:fldCharType="separate"/>
            </w:r>
            <w:r>
              <w:t xml:space="preserve">113 </w:t>
            </w:r>
            <w:r>
              <w:fldChar w:fldCharType="end"/>
            </w:r>
          </w:hyperlink>
        </w:p>
        <w:p w14:paraId="56CD340B" w14:textId="77777777" w:rsidR="002A0287" w:rsidRDefault="002A0287">
          <w:pPr>
            <w:pStyle w:val="Verzeichnis2"/>
            <w:tabs>
              <w:tab w:val="right" w:leader="dot" w:pos="9101"/>
            </w:tabs>
          </w:pPr>
          <w:hyperlink w:anchor="_Toc169994">
            <w:r>
              <w:rPr>
                <w:rFonts w:ascii="Georgia" w:eastAsia="Georgia" w:hAnsi="Georgia" w:cs="Georgia"/>
              </w:rPr>
              <w:t>Thomas</w:t>
            </w:r>
            <w:r>
              <w:tab/>
            </w:r>
            <w:r>
              <w:fldChar w:fldCharType="begin"/>
            </w:r>
            <w:r>
              <w:instrText>PAGEREF _Toc169994 \h</w:instrText>
            </w:r>
            <w:r>
              <w:fldChar w:fldCharType="separate"/>
            </w:r>
            <w:r>
              <w:t xml:space="preserve">113 </w:t>
            </w:r>
            <w:r>
              <w:fldChar w:fldCharType="end"/>
            </w:r>
          </w:hyperlink>
        </w:p>
        <w:p w14:paraId="19526496" w14:textId="77777777" w:rsidR="002A0287" w:rsidRDefault="002A0287">
          <w:pPr>
            <w:pStyle w:val="Verzeichnis2"/>
            <w:tabs>
              <w:tab w:val="right" w:leader="dot" w:pos="9101"/>
            </w:tabs>
          </w:pPr>
          <w:hyperlink w:anchor="_Toc169995">
            <w:r>
              <w:rPr>
                <w:rFonts w:ascii="Georgia" w:eastAsia="Georgia" w:hAnsi="Georgia" w:cs="Georgia"/>
              </w:rPr>
              <w:t>Der Wichser</w:t>
            </w:r>
            <w:r>
              <w:tab/>
            </w:r>
            <w:r>
              <w:fldChar w:fldCharType="begin"/>
            </w:r>
            <w:r>
              <w:instrText>PAGEREF _Toc169995 \h</w:instrText>
            </w:r>
            <w:r>
              <w:fldChar w:fldCharType="separate"/>
            </w:r>
            <w:r>
              <w:t xml:space="preserve">113 </w:t>
            </w:r>
            <w:r>
              <w:fldChar w:fldCharType="end"/>
            </w:r>
          </w:hyperlink>
        </w:p>
        <w:p w14:paraId="08E99920" w14:textId="77777777" w:rsidR="002A0287" w:rsidRDefault="002A0287">
          <w:pPr>
            <w:pStyle w:val="Verzeichnis2"/>
            <w:tabs>
              <w:tab w:val="right" w:leader="dot" w:pos="9101"/>
            </w:tabs>
          </w:pPr>
          <w:hyperlink w:anchor="_Toc169996">
            <w:r>
              <w:rPr>
                <w:rFonts w:ascii="Georgia" w:eastAsia="Georgia" w:hAnsi="Georgia" w:cs="Georgia"/>
              </w:rPr>
              <w:t>Die Dorfkneipe</w:t>
            </w:r>
            <w:r>
              <w:tab/>
            </w:r>
            <w:r>
              <w:fldChar w:fldCharType="begin"/>
            </w:r>
            <w:r>
              <w:instrText>PAGEREF _Toc169996 \h</w:instrText>
            </w:r>
            <w:r>
              <w:fldChar w:fldCharType="separate"/>
            </w:r>
            <w:r>
              <w:t xml:space="preserve">114 </w:t>
            </w:r>
            <w:r>
              <w:fldChar w:fldCharType="end"/>
            </w:r>
          </w:hyperlink>
        </w:p>
        <w:p w14:paraId="04A410CF" w14:textId="77777777" w:rsidR="002A0287" w:rsidRDefault="002A0287">
          <w:pPr>
            <w:pStyle w:val="Verzeichnis2"/>
            <w:tabs>
              <w:tab w:val="right" w:leader="dot" w:pos="9101"/>
            </w:tabs>
          </w:pPr>
          <w:hyperlink w:anchor="_Toc169997">
            <w:r>
              <w:rPr>
                <w:rFonts w:ascii="Georgia" w:eastAsia="Georgia" w:hAnsi="Georgia" w:cs="Georgia"/>
              </w:rPr>
              <w:t>Der Nachmittag bei Hanne</w:t>
            </w:r>
            <w:r>
              <w:tab/>
            </w:r>
            <w:r>
              <w:fldChar w:fldCharType="begin"/>
            </w:r>
            <w:r>
              <w:instrText>PAGEREF _Toc169997 \h</w:instrText>
            </w:r>
            <w:r>
              <w:fldChar w:fldCharType="separate"/>
            </w:r>
            <w:r>
              <w:t xml:space="preserve">114 </w:t>
            </w:r>
            <w:r>
              <w:fldChar w:fldCharType="end"/>
            </w:r>
          </w:hyperlink>
        </w:p>
        <w:p w14:paraId="252580CF" w14:textId="77777777" w:rsidR="002A0287" w:rsidRDefault="002A0287">
          <w:pPr>
            <w:pStyle w:val="Verzeichnis2"/>
            <w:tabs>
              <w:tab w:val="right" w:leader="dot" w:pos="9101"/>
            </w:tabs>
          </w:pPr>
          <w:hyperlink w:anchor="_Toc169998">
            <w:r>
              <w:rPr>
                <w:rFonts w:ascii="Georgia" w:eastAsia="Georgia" w:hAnsi="Georgia" w:cs="Georgia"/>
              </w:rPr>
              <w:t>Das Wunder</w:t>
            </w:r>
            <w:r>
              <w:tab/>
            </w:r>
            <w:r>
              <w:fldChar w:fldCharType="begin"/>
            </w:r>
            <w:r>
              <w:instrText>PAGEREF _Toc169998 \h</w:instrText>
            </w:r>
            <w:r>
              <w:fldChar w:fldCharType="separate"/>
            </w:r>
            <w:r>
              <w:t xml:space="preserve">115 </w:t>
            </w:r>
            <w:r>
              <w:fldChar w:fldCharType="end"/>
            </w:r>
          </w:hyperlink>
        </w:p>
        <w:p w14:paraId="2ACB541A" w14:textId="77777777" w:rsidR="002A0287" w:rsidRDefault="002A0287">
          <w:pPr>
            <w:pStyle w:val="Verzeichnis2"/>
            <w:tabs>
              <w:tab w:val="right" w:leader="dot" w:pos="9101"/>
            </w:tabs>
          </w:pPr>
          <w:hyperlink w:anchor="_Toc169999">
            <w:r>
              <w:rPr>
                <w:rFonts w:ascii="Georgia" w:eastAsia="Georgia" w:hAnsi="Georgia" w:cs="Georgia"/>
              </w:rPr>
              <w:t>Der Bruch</w:t>
            </w:r>
            <w:r>
              <w:tab/>
            </w:r>
            <w:r>
              <w:fldChar w:fldCharType="begin"/>
            </w:r>
            <w:r>
              <w:instrText>PAGEREF _Toc169999 \h</w:instrText>
            </w:r>
            <w:r>
              <w:fldChar w:fldCharType="separate"/>
            </w:r>
            <w:r>
              <w:t xml:space="preserve">115 </w:t>
            </w:r>
            <w:r>
              <w:fldChar w:fldCharType="end"/>
            </w:r>
          </w:hyperlink>
        </w:p>
        <w:p w14:paraId="5566272F" w14:textId="77777777" w:rsidR="002A0287" w:rsidRDefault="002A0287">
          <w:pPr>
            <w:pStyle w:val="Verzeichnis2"/>
            <w:tabs>
              <w:tab w:val="right" w:leader="dot" w:pos="9101"/>
            </w:tabs>
          </w:pPr>
          <w:hyperlink w:anchor="_Toc170000">
            <w:r>
              <w:rPr>
                <w:rFonts w:ascii="Georgia" w:eastAsia="Georgia" w:hAnsi="Georgia" w:cs="Georgia"/>
              </w:rPr>
              <w:t>Die Entscheidung</w:t>
            </w:r>
            <w:r>
              <w:tab/>
            </w:r>
            <w:r>
              <w:fldChar w:fldCharType="begin"/>
            </w:r>
            <w:r>
              <w:instrText>PAGEREF _Toc170000 \h</w:instrText>
            </w:r>
            <w:r>
              <w:fldChar w:fldCharType="separate"/>
            </w:r>
            <w:r>
              <w:t>115</w:t>
            </w:r>
            <w:r>
              <w:fldChar w:fldCharType="end"/>
            </w:r>
          </w:hyperlink>
        </w:p>
        <w:p w14:paraId="4AFA29B0" w14:textId="77777777" w:rsidR="002A0287" w:rsidRDefault="002A0287">
          <w:pPr>
            <w:pStyle w:val="Verzeichnis2"/>
            <w:tabs>
              <w:tab w:val="right" w:leader="dot" w:pos="9101"/>
            </w:tabs>
          </w:pPr>
          <w:hyperlink w:anchor="_Toc170001">
            <w:r>
              <w:rPr>
                <w:rFonts w:ascii="Georgia" w:eastAsia="Georgia" w:hAnsi="Georgia" w:cs="Georgia"/>
              </w:rPr>
              <w:t>17 Jahre später</w:t>
            </w:r>
            <w:r>
              <w:tab/>
            </w:r>
            <w:r>
              <w:fldChar w:fldCharType="begin"/>
            </w:r>
            <w:r>
              <w:instrText>PAGEREF _Toc170001 \h</w:instrText>
            </w:r>
            <w:r>
              <w:fldChar w:fldCharType="separate"/>
            </w:r>
            <w:r>
              <w:t>116</w:t>
            </w:r>
            <w:r>
              <w:fldChar w:fldCharType="end"/>
            </w:r>
          </w:hyperlink>
        </w:p>
        <w:p w14:paraId="7A1E2930" w14:textId="77777777" w:rsidR="002A0287" w:rsidRDefault="002A0287">
          <w:pPr>
            <w:pStyle w:val="Verzeichnis1"/>
            <w:tabs>
              <w:tab w:val="right" w:leader="dot" w:pos="9101"/>
            </w:tabs>
          </w:pPr>
          <w:hyperlink w:anchor="_Toc170002">
            <w:r>
              <w:rPr>
                <w:rFonts w:ascii="Georgia" w:eastAsia="Georgia" w:hAnsi="Georgia" w:cs="Georgia"/>
              </w:rPr>
              <w:t>INTERMEZZO: Der Wichser stirbt</w:t>
            </w:r>
            <w:r>
              <w:tab/>
            </w:r>
            <w:r>
              <w:fldChar w:fldCharType="begin"/>
            </w:r>
            <w:r>
              <w:instrText>PAGEREF _Toc170002 \h</w:instrText>
            </w:r>
            <w:r>
              <w:fldChar w:fldCharType="separate"/>
            </w:r>
            <w:r>
              <w:t xml:space="preserve">117 </w:t>
            </w:r>
            <w:r>
              <w:fldChar w:fldCharType="end"/>
            </w:r>
          </w:hyperlink>
        </w:p>
        <w:p w14:paraId="721F17FC" w14:textId="77777777" w:rsidR="002A0287" w:rsidRDefault="002A0287">
          <w:pPr>
            <w:pStyle w:val="Verzeichnis1"/>
            <w:tabs>
              <w:tab w:val="right" w:leader="dot" w:pos="9101"/>
            </w:tabs>
          </w:pPr>
          <w:hyperlink w:anchor="_Toc170003">
            <w:r>
              <w:t>INTERMEZZO: Die Promis</w:t>
            </w:r>
            <w:r>
              <w:tab/>
            </w:r>
            <w:r>
              <w:fldChar w:fldCharType="begin"/>
            </w:r>
            <w:r>
              <w:instrText>PAGEREF _Toc170003 \h</w:instrText>
            </w:r>
            <w:r>
              <w:fldChar w:fldCharType="separate"/>
            </w:r>
            <w:r>
              <w:t xml:space="preserve">121 </w:t>
            </w:r>
            <w:r>
              <w:fldChar w:fldCharType="end"/>
            </w:r>
          </w:hyperlink>
        </w:p>
        <w:p w14:paraId="2DE82100" w14:textId="77777777" w:rsidR="002A0287" w:rsidRDefault="002A0287">
          <w:pPr>
            <w:pStyle w:val="Verzeichnis2"/>
            <w:tabs>
              <w:tab w:val="right" w:leader="dot" w:pos="9101"/>
            </w:tabs>
          </w:pPr>
          <w:hyperlink w:anchor="_Toc170004">
            <w:r>
              <w:t>Der Massenmoerder</w:t>
            </w:r>
            <w:r>
              <w:tab/>
            </w:r>
            <w:r>
              <w:fldChar w:fldCharType="begin"/>
            </w:r>
            <w:r>
              <w:instrText>PAGEREF _Toc170004 \h</w:instrText>
            </w:r>
            <w:r>
              <w:fldChar w:fldCharType="separate"/>
            </w:r>
            <w:r>
              <w:t xml:space="preserve">121 </w:t>
            </w:r>
            <w:r>
              <w:fldChar w:fldCharType="end"/>
            </w:r>
          </w:hyperlink>
        </w:p>
        <w:p w14:paraId="3D46B99E" w14:textId="77777777" w:rsidR="002A0287" w:rsidRDefault="002A0287">
          <w:pPr>
            <w:pStyle w:val="Verzeichnis2"/>
            <w:tabs>
              <w:tab w:val="right" w:leader="dot" w:pos="9101"/>
            </w:tabs>
          </w:pPr>
          <w:hyperlink w:anchor="_Toc170005">
            <w:r>
              <w:t>Der Sicherheitstyp</w:t>
            </w:r>
            <w:r>
              <w:tab/>
            </w:r>
            <w:r>
              <w:fldChar w:fldCharType="begin"/>
            </w:r>
            <w:r>
              <w:instrText>PAGEREF _Toc170005 \h</w:instrText>
            </w:r>
            <w:r>
              <w:fldChar w:fldCharType="separate"/>
            </w:r>
            <w:r>
              <w:t xml:space="preserve">122 </w:t>
            </w:r>
            <w:r>
              <w:fldChar w:fldCharType="end"/>
            </w:r>
          </w:hyperlink>
        </w:p>
        <w:p w14:paraId="5D4BBA37" w14:textId="77777777" w:rsidR="002A0287" w:rsidRDefault="002A0287">
          <w:pPr>
            <w:pStyle w:val="Verzeichnis2"/>
            <w:tabs>
              <w:tab w:val="right" w:leader="dot" w:pos="9101"/>
            </w:tabs>
          </w:pPr>
          <w:hyperlink w:anchor="_Toc170006">
            <w:r>
              <w:t>Neo?</w:t>
            </w:r>
            <w:r>
              <w:tab/>
            </w:r>
            <w:r>
              <w:fldChar w:fldCharType="begin"/>
            </w:r>
            <w:r>
              <w:instrText>PAGEREF _Toc170006 \h</w:instrText>
            </w:r>
            <w:r>
              <w:fldChar w:fldCharType="separate"/>
            </w:r>
            <w:r>
              <w:t xml:space="preserve">123 </w:t>
            </w:r>
            <w:r>
              <w:fldChar w:fldCharType="end"/>
            </w:r>
          </w:hyperlink>
        </w:p>
        <w:p w14:paraId="3D33A553" w14:textId="77777777" w:rsidR="002A0287" w:rsidRDefault="002A0287">
          <w:pPr>
            <w:pStyle w:val="Verzeichnis2"/>
            <w:tabs>
              <w:tab w:val="right" w:leader="dot" w:pos="9101"/>
            </w:tabs>
          </w:pPr>
          <w:hyperlink w:anchor="_Toc170007">
            <w:r>
              <w:t>Der Traum</w:t>
            </w:r>
            <w:r>
              <w:tab/>
            </w:r>
            <w:r>
              <w:fldChar w:fldCharType="begin"/>
            </w:r>
            <w:r>
              <w:instrText>PAGEREF _Toc170007 \h</w:instrText>
            </w:r>
            <w:r>
              <w:fldChar w:fldCharType="separate"/>
            </w:r>
            <w:r>
              <w:t xml:space="preserve">123 </w:t>
            </w:r>
            <w:r>
              <w:fldChar w:fldCharType="end"/>
            </w:r>
          </w:hyperlink>
        </w:p>
        <w:p w14:paraId="015A36B9" w14:textId="77777777" w:rsidR="002A0287" w:rsidRDefault="002A0287">
          <w:pPr>
            <w:pStyle w:val="Verzeichnis1"/>
            <w:tabs>
              <w:tab w:val="right" w:leader="dot" w:pos="9101"/>
            </w:tabs>
          </w:pPr>
          <w:hyperlink w:anchor="_Toc170008">
            <w:r>
              <w:rPr>
                <w:rFonts w:ascii="Georgia" w:eastAsia="Georgia" w:hAnsi="Georgia" w:cs="Georgia"/>
              </w:rPr>
              <w:t>KAPITEL 8</w:t>
            </w:r>
            <w:r>
              <w:tab/>
            </w:r>
            <w:r>
              <w:fldChar w:fldCharType="begin"/>
            </w:r>
            <w:r>
              <w:instrText>PAGEREF _Toc170008 \h</w:instrText>
            </w:r>
            <w:r>
              <w:fldChar w:fldCharType="separate"/>
            </w:r>
            <w:r>
              <w:t xml:space="preserve">126 </w:t>
            </w:r>
            <w:r>
              <w:fldChar w:fldCharType="end"/>
            </w:r>
          </w:hyperlink>
        </w:p>
        <w:p w14:paraId="7CF21B50" w14:textId="77777777" w:rsidR="002A0287" w:rsidRDefault="002A0287">
          <w:pPr>
            <w:pStyle w:val="Verzeichnis2"/>
            <w:tabs>
              <w:tab w:val="right" w:leader="dot" w:pos="9101"/>
            </w:tabs>
          </w:pPr>
          <w:hyperlink w:anchor="_Toc170009">
            <w:r>
              <w:rPr>
                <w:rFonts w:ascii="Georgia" w:eastAsia="Georgia" w:hAnsi="Georgia" w:cs="Georgia"/>
              </w:rPr>
              <w:t>Der Aufstieg</w:t>
            </w:r>
            <w:r>
              <w:tab/>
            </w:r>
            <w:r>
              <w:fldChar w:fldCharType="begin"/>
            </w:r>
            <w:r>
              <w:instrText>PAGEREF _Toc170009 \h</w:instrText>
            </w:r>
            <w:r>
              <w:fldChar w:fldCharType="separate"/>
            </w:r>
            <w:r>
              <w:t xml:space="preserve">126 </w:t>
            </w:r>
            <w:r>
              <w:fldChar w:fldCharType="end"/>
            </w:r>
          </w:hyperlink>
        </w:p>
        <w:p w14:paraId="6F0ED089" w14:textId="77777777" w:rsidR="002A0287" w:rsidRDefault="002A0287">
          <w:pPr>
            <w:pStyle w:val="Verzeichnis2"/>
            <w:tabs>
              <w:tab w:val="right" w:leader="dot" w:pos="9101"/>
            </w:tabs>
          </w:pPr>
          <w:hyperlink w:anchor="_Toc170010">
            <w:r>
              <w:rPr>
                <w:rFonts w:ascii="Georgia" w:eastAsia="Georgia" w:hAnsi="Georgia" w:cs="Georgia"/>
              </w:rPr>
              <w:t>Badisch</w:t>
            </w:r>
            <w:r>
              <w:tab/>
            </w:r>
            <w:r>
              <w:fldChar w:fldCharType="begin"/>
            </w:r>
            <w:r>
              <w:instrText>PAGEREF _Toc170010 \h</w:instrText>
            </w:r>
            <w:r>
              <w:fldChar w:fldCharType="separate"/>
            </w:r>
            <w:r>
              <w:t xml:space="preserve">126 </w:t>
            </w:r>
            <w:r>
              <w:fldChar w:fldCharType="end"/>
            </w:r>
          </w:hyperlink>
        </w:p>
        <w:p w14:paraId="2663028B" w14:textId="77777777" w:rsidR="002A0287" w:rsidRDefault="002A0287">
          <w:pPr>
            <w:pStyle w:val="Verzeichnis2"/>
            <w:tabs>
              <w:tab w:val="right" w:leader="dot" w:pos="9101"/>
            </w:tabs>
          </w:pPr>
          <w:hyperlink w:anchor="_Toc170011">
            <w:r>
              <w:rPr>
                <w:rFonts w:ascii="Georgia" w:eastAsia="Georgia" w:hAnsi="Georgia" w:cs="Georgia"/>
              </w:rPr>
              <w:t>Die Daempfer</w:t>
            </w:r>
            <w:r>
              <w:tab/>
            </w:r>
            <w:r>
              <w:fldChar w:fldCharType="begin"/>
            </w:r>
            <w:r>
              <w:instrText>PAGEREF _Toc170011 \h</w:instrText>
            </w:r>
            <w:r>
              <w:fldChar w:fldCharType="separate"/>
            </w:r>
            <w:r>
              <w:t xml:space="preserve">127 </w:t>
            </w:r>
            <w:r>
              <w:fldChar w:fldCharType="end"/>
            </w:r>
          </w:hyperlink>
        </w:p>
        <w:p w14:paraId="3F656231" w14:textId="77777777" w:rsidR="002A0287" w:rsidRDefault="002A0287">
          <w:pPr>
            <w:pStyle w:val="Verzeichnis2"/>
            <w:tabs>
              <w:tab w:val="right" w:leader="dot" w:pos="9101"/>
            </w:tabs>
          </w:pPr>
          <w:hyperlink w:anchor="_Toc170012">
            <w:r>
              <w:rPr>
                <w:rFonts w:ascii="Georgia" w:eastAsia="Georgia" w:hAnsi="Georgia" w:cs="Georgia"/>
              </w:rPr>
              <w:t>Was er wirklich sagte</w:t>
            </w:r>
            <w:r>
              <w:tab/>
            </w:r>
            <w:r>
              <w:fldChar w:fldCharType="begin"/>
            </w:r>
            <w:r>
              <w:instrText>PAGEREF _Toc170012 \h</w:instrText>
            </w:r>
            <w:r>
              <w:fldChar w:fldCharType="separate"/>
            </w:r>
            <w:r>
              <w:t xml:space="preserve">127 </w:t>
            </w:r>
            <w:r>
              <w:fldChar w:fldCharType="end"/>
            </w:r>
          </w:hyperlink>
        </w:p>
        <w:p w14:paraId="2F74C785" w14:textId="77777777" w:rsidR="002A0287" w:rsidRDefault="002A0287">
          <w:pPr>
            <w:pStyle w:val="Verzeichnis2"/>
            <w:tabs>
              <w:tab w:val="right" w:leader="dot" w:pos="9101"/>
            </w:tabs>
          </w:pPr>
          <w:hyperlink w:anchor="_Toc170013">
            <w:r>
              <w:rPr>
                <w:rFonts w:ascii="Georgia" w:eastAsia="Georgia" w:hAnsi="Georgia" w:cs="Georgia"/>
              </w:rPr>
              <w:t>Keine grossen Worte</w:t>
            </w:r>
            <w:r>
              <w:tab/>
            </w:r>
            <w:r>
              <w:fldChar w:fldCharType="begin"/>
            </w:r>
            <w:r>
              <w:instrText>PAGEREF _Toc170013 \h</w:instrText>
            </w:r>
            <w:r>
              <w:fldChar w:fldCharType="separate"/>
            </w:r>
            <w:r>
              <w:t xml:space="preserve">128 </w:t>
            </w:r>
            <w:r>
              <w:fldChar w:fldCharType="end"/>
            </w:r>
          </w:hyperlink>
        </w:p>
        <w:p w14:paraId="2E170B5D" w14:textId="77777777" w:rsidR="002A0287" w:rsidRDefault="002A0287">
          <w:pPr>
            <w:pStyle w:val="Verzeichnis2"/>
            <w:tabs>
              <w:tab w:val="right" w:leader="dot" w:pos="9101"/>
            </w:tabs>
          </w:pPr>
          <w:hyperlink w:anchor="_Toc170014">
            <w:r>
              <w:rPr>
                <w:rFonts w:ascii="Georgia" w:eastAsia="Georgia" w:hAnsi="Georgia" w:cs="Georgia"/>
              </w:rPr>
              <w:t>Der Ort</w:t>
            </w:r>
            <w:r>
              <w:tab/>
            </w:r>
            <w:r>
              <w:fldChar w:fldCharType="begin"/>
            </w:r>
            <w:r>
              <w:instrText>PAGEREF _Toc170014 \h</w:instrText>
            </w:r>
            <w:r>
              <w:fldChar w:fldCharType="separate"/>
            </w:r>
            <w:r>
              <w:t xml:space="preserve">128 </w:t>
            </w:r>
            <w:r>
              <w:fldChar w:fldCharType="end"/>
            </w:r>
          </w:hyperlink>
        </w:p>
        <w:p w14:paraId="451BC4A7" w14:textId="77777777" w:rsidR="002A0287" w:rsidRDefault="002A0287">
          <w:pPr>
            <w:pStyle w:val="Verzeichnis1"/>
            <w:tabs>
              <w:tab w:val="right" w:leader="dot" w:pos="9101"/>
            </w:tabs>
          </w:pPr>
          <w:hyperlink w:anchor="_Toc170015">
            <w:r>
              <w:rPr>
                <w:rFonts w:ascii="Georgia" w:eastAsia="Georgia" w:hAnsi="Georgia" w:cs="Georgia"/>
              </w:rPr>
              <w:t>KAPITEL 9</w:t>
            </w:r>
            <w:r>
              <w:tab/>
            </w:r>
            <w:r>
              <w:fldChar w:fldCharType="begin"/>
            </w:r>
            <w:r>
              <w:instrText>PAGEREF _Toc170015 \h</w:instrText>
            </w:r>
            <w:r>
              <w:fldChar w:fldCharType="separate"/>
            </w:r>
            <w:r>
              <w:t xml:space="preserve">130 </w:t>
            </w:r>
            <w:r>
              <w:fldChar w:fldCharType="end"/>
            </w:r>
          </w:hyperlink>
        </w:p>
        <w:p w14:paraId="55541AA6" w14:textId="77777777" w:rsidR="002A0287" w:rsidRDefault="002A0287">
          <w:pPr>
            <w:pStyle w:val="Verzeichnis2"/>
            <w:tabs>
              <w:tab w:val="right" w:leader="dot" w:pos="9101"/>
            </w:tabs>
          </w:pPr>
          <w:hyperlink w:anchor="_Toc170016">
            <w:r>
              <w:rPr>
                <w:rFonts w:ascii="Georgia" w:eastAsia="Georgia" w:hAnsi="Georgia" w:cs="Georgia"/>
              </w:rPr>
              <w:t>Das Wunder</w:t>
            </w:r>
            <w:r>
              <w:tab/>
            </w:r>
            <w:r>
              <w:fldChar w:fldCharType="begin"/>
            </w:r>
            <w:r>
              <w:instrText>PAGEREF _Toc170016 \h</w:instrText>
            </w:r>
            <w:r>
              <w:fldChar w:fldCharType="separate"/>
            </w:r>
            <w:r>
              <w:t xml:space="preserve">130 </w:t>
            </w:r>
            <w:r>
              <w:fldChar w:fldCharType="end"/>
            </w:r>
          </w:hyperlink>
        </w:p>
        <w:p w14:paraId="168F464C" w14:textId="77777777" w:rsidR="002A0287" w:rsidRDefault="002A0287">
          <w:pPr>
            <w:pStyle w:val="Verzeichnis2"/>
            <w:tabs>
              <w:tab w:val="right" w:leader="dot" w:pos="9101"/>
            </w:tabs>
          </w:pPr>
          <w:hyperlink w:anchor="_Toc170017">
            <w:r>
              <w:rPr>
                <w:rFonts w:ascii="Georgia" w:eastAsia="Georgia" w:hAnsi="Georgia" w:cs="Georgia"/>
              </w:rPr>
              <w:t>Vater</w:t>
            </w:r>
            <w:r>
              <w:tab/>
            </w:r>
            <w:r>
              <w:fldChar w:fldCharType="begin"/>
            </w:r>
            <w:r>
              <w:instrText>PAGEREF _Toc170017 \h</w:instrText>
            </w:r>
            <w:r>
              <w:fldChar w:fldCharType="separate"/>
            </w:r>
            <w:r>
              <w:t xml:space="preserve">130 </w:t>
            </w:r>
            <w:r>
              <w:fldChar w:fldCharType="end"/>
            </w:r>
          </w:hyperlink>
        </w:p>
        <w:p w14:paraId="11888BFB" w14:textId="77777777" w:rsidR="002A0287" w:rsidRDefault="002A0287">
          <w:pPr>
            <w:pStyle w:val="Verzeichnis2"/>
            <w:tabs>
              <w:tab w:val="right" w:leader="dot" w:pos="9101"/>
            </w:tabs>
          </w:pPr>
          <w:hyperlink w:anchor="_Toc170018">
            <w:r>
              <w:rPr>
                <w:rFonts w:ascii="Georgia" w:eastAsia="Georgia" w:hAnsi="Georgia" w:cs="Georgia"/>
              </w:rPr>
              <w:t>Köln</w:t>
            </w:r>
            <w:r>
              <w:tab/>
            </w:r>
            <w:r>
              <w:fldChar w:fldCharType="begin"/>
            </w:r>
            <w:r>
              <w:instrText>PAGEREF _Toc170018 \h</w:instrText>
            </w:r>
            <w:r>
              <w:fldChar w:fldCharType="separate"/>
            </w:r>
            <w:r>
              <w:t xml:space="preserve">130 </w:t>
            </w:r>
            <w:r>
              <w:fldChar w:fldCharType="end"/>
            </w:r>
          </w:hyperlink>
        </w:p>
        <w:p w14:paraId="3E6EE2C4" w14:textId="77777777" w:rsidR="002A0287" w:rsidRDefault="002A0287">
          <w:pPr>
            <w:pStyle w:val="Verzeichnis2"/>
            <w:tabs>
              <w:tab w:val="right" w:leader="dot" w:pos="9101"/>
            </w:tabs>
          </w:pPr>
          <w:hyperlink w:anchor="_Toc170019">
            <w:r>
              <w:rPr>
                <w:rFonts w:ascii="Georgia" w:eastAsia="Georgia" w:hAnsi="Georgia" w:cs="Georgia"/>
              </w:rPr>
              <w:t>Die Lektion</w:t>
            </w:r>
            <w:r>
              <w:tab/>
            </w:r>
            <w:r>
              <w:fldChar w:fldCharType="begin"/>
            </w:r>
            <w:r>
              <w:instrText>PAGEREF _Toc170019 \h</w:instrText>
            </w:r>
            <w:r>
              <w:fldChar w:fldCharType="separate"/>
            </w:r>
            <w:r>
              <w:t xml:space="preserve">130 </w:t>
            </w:r>
            <w:r>
              <w:fldChar w:fldCharType="end"/>
            </w:r>
          </w:hyperlink>
        </w:p>
        <w:p w14:paraId="3EFE5717" w14:textId="77777777" w:rsidR="002A0287" w:rsidRDefault="002A0287">
          <w:pPr>
            <w:pStyle w:val="Verzeichnis1"/>
            <w:tabs>
              <w:tab w:val="right" w:leader="dot" w:pos="9101"/>
            </w:tabs>
          </w:pPr>
          <w:hyperlink w:anchor="_Toc170020">
            <w:r>
              <w:rPr>
                <w:rFonts w:ascii="Georgia" w:eastAsia="Georgia" w:hAnsi="Georgia" w:cs="Georgia"/>
              </w:rPr>
              <w:t>KAPITEL 10</w:t>
            </w:r>
            <w:r>
              <w:tab/>
            </w:r>
            <w:r>
              <w:fldChar w:fldCharType="begin"/>
            </w:r>
            <w:r>
              <w:instrText>PAGEREF _Toc170020 \h</w:instrText>
            </w:r>
            <w:r>
              <w:fldChar w:fldCharType="separate"/>
            </w:r>
            <w:r>
              <w:t xml:space="preserve">132 </w:t>
            </w:r>
            <w:r>
              <w:fldChar w:fldCharType="end"/>
            </w:r>
          </w:hyperlink>
        </w:p>
        <w:p w14:paraId="3E5FD7AF" w14:textId="77777777" w:rsidR="002A0287" w:rsidRDefault="002A0287">
          <w:pPr>
            <w:pStyle w:val="Verzeichnis2"/>
            <w:tabs>
              <w:tab w:val="right" w:leader="dot" w:pos="9101"/>
            </w:tabs>
          </w:pPr>
          <w:hyperlink w:anchor="_Toc170021">
            <w:r>
              <w:rPr>
                <w:rFonts w:ascii="Georgia" w:eastAsia="Georgia" w:hAnsi="Georgia" w:cs="Georgia"/>
              </w:rPr>
              <w:t>Köln, das erste Mal</w:t>
            </w:r>
            <w:r>
              <w:tab/>
            </w:r>
            <w:r>
              <w:fldChar w:fldCharType="begin"/>
            </w:r>
            <w:r>
              <w:instrText>PAGEREF _Toc170021 \h</w:instrText>
            </w:r>
            <w:r>
              <w:fldChar w:fldCharType="separate"/>
            </w:r>
            <w:r>
              <w:t xml:space="preserve">132 </w:t>
            </w:r>
            <w:r>
              <w:fldChar w:fldCharType="end"/>
            </w:r>
          </w:hyperlink>
        </w:p>
        <w:p w14:paraId="7DE2359A" w14:textId="77777777" w:rsidR="002A0287" w:rsidRDefault="002A0287">
          <w:pPr>
            <w:pStyle w:val="Verzeichnis2"/>
            <w:tabs>
              <w:tab w:val="right" w:leader="dot" w:pos="9101"/>
            </w:tabs>
          </w:pPr>
          <w:hyperlink w:anchor="_Toc170022">
            <w:r>
              <w:rPr>
                <w:rFonts w:ascii="Georgia" w:eastAsia="Georgia" w:hAnsi="Georgia" w:cs="Georgia"/>
              </w:rPr>
              <w:t>Das System, das funktionierte</w:t>
            </w:r>
            <w:r>
              <w:tab/>
            </w:r>
            <w:r>
              <w:fldChar w:fldCharType="begin"/>
            </w:r>
            <w:r>
              <w:instrText>PAGEREF _Toc170022 \h</w:instrText>
            </w:r>
            <w:r>
              <w:fldChar w:fldCharType="separate"/>
            </w:r>
            <w:r>
              <w:t xml:space="preserve">132 </w:t>
            </w:r>
            <w:r>
              <w:fldChar w:fldCharType="end"/>
            </w:r>
          </w:hyperlink>
        </w:p>
        <w:p w14:paraId="6A2F5DC3" w14:textId="77777777" w:rsidR="002A0287" w:rsidRDefault="002A0287">
          <w:pPr>
            <w:pStyle w:val="Verzeichnis2"/>
            <w:tabs>
              <w:tab w:val="right" w:leader="dot" w:pos="9101"/>
            </w:tabs>
          </w:pPr>
          <w:hyperlink w:anchor="_Toc170023">
            <w:r>
              <w:rPr>
                <w:rFonts w:ascii="Georgia" w:eastAsia="Georgia" w:hAnsi="Georgia" w:cs="Georgia"/>
              </w:rPr>
              <w:t>Manipulation</w:t>
            </w:r>
            <w:r>
              <w:tab/>
            </w:r>
            <w:r>
              <w:fldChar w:fldCharType="begin"/>
            </w:r>
            <w:r>
              <w:instrText>PAGEREF _Toc170023 \h</w:instrText>
            </w:r>
            <w:r>
              <w:fldChar w:fldCharType="separate"/>
            </w:r>
            <w:r>
              <w:t xml:space="preserve">132 </w:t>
            </w:r>
            <w:r>
              <w:fldChar w:fldCharType="end"/>
            </w:r>
          </w:hyperlink>
        </w:p>
        <w:p w14:paraId="362CF59B" w14:textId="77777777" w:rsidR="002A0287" w:rsidRDefault="002A0287">
          <w:pPr>
            <w:pStyle w:val="Verzeichnis2"/>
            <w:tabs>
              <w:tab w:val="right" w:leader="dot" w:pos="9101"/>
            </w:tabs>
          </w:pPr>
          <w:hyperlink w:anchor="_Toc170024">
            <w:r>
              <w:rPr>
                <w:rFonts w:ascii="Georgia" w:eastAsia="Georgia" w:hAnsi="Georgia" w:cs="Georgia"/>
              </w:rPr>
              <w:t>Der Sportplatz</w:t>
            </w:r>
            <w:r>
              <w:tab/>
            </w:r>
            <w:r>
              <w:fldChar w:fldCharType="begin"/>
            </w:r>
            <w:r>
              <w:instrText>PAGEREF _Toc170024 \h</w:instrText>
            </w:r>
            <w:r>
              <w:fldChar w:fldCharType="separate"/>
            </w:r>
            <w:r>
              <w:t xml:space="preserve">133 </w:t>
            </w:r>
            <w:r>
              <w:fldChar w:fldCharType="end"/>
            </w:r>
          </w:hyperlink>
        </w:p>
        <w:p w14:paraId="75D70722" w14:textId="77777777" w:rsidR="002A0287" w:rsidRDefault="002A0287">
          <w:pPr>
            <w:pStyle w:val="Verzeichnis2"/>
            <w:tabs>
              <w:tab w:val="right" w:leader="dot" w:pos="9101"/>
            </w:tabs>
          </w:pPr>
          <w:hyperlink w:anchor="_Toc170025">
            <w:r>
              <w:rPr>
                <w:rFonts w:ascii="Georgia" w:eastAsia="Georgia" w:hAnsi="Georgia" w:cs="Georgia"/>
              </w:rPr>
              <w:t>Drei Häuser weiter</w:t>
            </w:r>
            <w:r>
              <w:tab/>
            </w:r>
            <w:r>
              <w:fldChar w:fldCharType="begin"/>
            </w:r>
            <w:r>
              <w:instrText>PAGEREF _Toc170025 \h</w:instrText>
            </w:r>
            <w:r>
              <w:fldChar w:fldCharType="separate"/>
            </w:r>
            <w:r>
              <w:t xml:space="preserve">133 </w:t>
            </w:r>
            <w:r>
              <w:fldChar w:fldCharType="end"/>
            </w:r>
          </w:hyperlink>
        </w:p>
        <w:p w14:paraId="55399CA9" w14:textId="77777777" w:rsidR="002A0287" w:rsidRDefault="002A0287">
          <w:pPr>
            <w:pStyle w:val="Verzeichnis2"/>
            <w:tabs>
              <w:tab w:val="right" w:leader="dot" w:pos="9101"/>
            </w:tabs>
          </w:pPr>
          <w:hyperlink w:anchor="_Toc170026">
            <w:r>
              <w:rPr>
                <w:rFonts w:ascii="Georgia" w:eastAsia="Georgia" w:hAnsi="Georgia" w:cs="Georgia"/>
              </w:rPr>
              <w:t>Die Wissenschaftler</w:t>
            </w:r>
            <w:r>
              <w:tab/>
            </w:r>
            <w:r>
              <w:fldChar w:fldCharType="begin"/>
            </w:r>
            <w:r>
              <w:instrText>PAGEREF _Toc170026 \h</w:instrText>
            </w:r>
            <w:r>
              <w:fldChar w:fldCharType="separate"/>
            </w:r>
            <w:r>
              <w:t xml:space="preserve">133 </w:t>
            </w:r>
            <w:r>
              <w:fldChar w:fldCharType="end"/>
            </w:r>
          </w:hyperlink>
        </w:p>
        <w:p w14:paraId="1E3BDC3C" w14:textId="77777777" w:rsidR="002A0287" w:rsidRDefault="002A0287">
          <w:pPr>
            <w:pStyle w:val="Verzeichnis2"/>
            <w:tabs>
              <w:tab w:val="right" w:leader="dot" w:pos="9101"/>
            </w:tabs>
          </w:pPr>
          <w:hyperlink w:anchor="_Toc170027">
            <w:r>
              <w:rPr>
                <w:rFonts w:ascii="Georgia" w:eastAsia="Georgia" w:hAnsi="Georgia" w:cs="Georgia"/>
              </w:rPr>
              <w:t>Die Muster</w:t>
            </w:r>
            <w:r>
              <w:tab/>
            </w:r>
            <w:r>
              <w:fldChar w:fldCharType="begin"/>
            </w:r>
            <w:r>
              <w:instrText>PAGEREF _Toc170027 \h</w:instrText>
            </w:r>
            <w:r>
              <w:fldChar w:fldCharType="separate"/>
            </w:r>
            <w:r>
              <w:t xml:space="preserve">134 </w:t>
            </w:r>
            <w:r>
              <w:fldChar w:fldCharType="end"/>
            </w:r>
          </w:hyperlink>
        </w:p>
        <w:p w14:paraId="797C9F4B" w14:textId="77777777" w:rsidR="002A0287" w:rsidRDefault="002A0287">
          <w:pPr>
            <w:pStyle w:val="Verzeichnis2"/>
            <w:tabs>
              <w:tab w:val="right" w:leader="dot" w:pos="9101"/>
            </w:tabs>
          </w:pPr>
          <w:hyperlink w:anchor="_Toc170028">
            <w:r>
              <w:rPr>
                <w:rFonts w:ascii="Georgia" w:eastAsia="Georgia" w:hAnsi="Georgia" w:cs="Georgia"/>
              </w:rPr>
              <w:t>Das Ende</w:t>
            </w:r>
            <w:r>
              <w:tab/>
            </w:r>
            <w:r>
              <w:fldChar w:fldCharType="begin"/>
            </w:r>
            <w:r>
              <w:instrText>PAGEREF _Toc170028 \h</w:instrText>
            </w:r>
            <w:r>
              <w:fldChar w:fldCharType="separate"/>
            </w:r>
            <w:r>
              <w:t xml:space="preserve">134 </w:t>
            </w:r>
            <w:r>
              <w:fldChar w:fldCharType="end"/>
            </w:r>
          </w:hyperlink>
        </w:p>
        <w:p w14:paraId="3CF7F49C" w14:textId="77777777" w:rsidR="002A0287" w:rsidRDefault="002A0287">
          <w:pPr>
            <w:pStyle w:val="Verzeichnis1"/>
            <w:tabs>
              <w:tab w:val="right" w:leader="dot" w:pos="9101"/>
            </w:tabs>
          </w:pPr>
          <w:hyperlink w:anchor="_Toc170029">
            <w:r>
              <w:rPr>
                <w:rFonts w:ascii="Georgia" w:eastAsia="Georgia" w:hAnsi="Georgia" w:cs="Georgia"/>
              </w:rPr>
              <w:t>INTERMEZZO</w:t>
            </w:r>
            <w:r>
              <w:tab/>
            </w:r>
            <w:r>
              <w:fldChar w:fldCharType="begin"/>
            </w:r>
            <w:r>
              <w:instrText>PAGEREF _Toc170029 \h</w:instrText>
            </w:r>
            <w:r>
              <w:fldChar w:fldCharType="separate"/>
            </w:r>
            <w:r>
              <w:t xml:space="preserve">144 </w:t>
            </w:r>
            <w:r>
              <w:fldChar w:fldCharType="end"/>
            </w:r>
          </w:hyperlink>
        </w:p>
        <w:p w14:paraId="0F6FE1F6" w14:textId="77777777" w:rsidR="002A0287" w:rsidRDefault="002A0287">
          <w:pPr>
            <w:pStyle w:val="Verzeichnis2"/>
            <w:tabs>
              <w:tab w:val="right" w:leader="dot" w:pos="9101"/>
            </w:tabs>
          </w:pPr>
          <w:hyperlink w:anchor="_Toc170030">
            <w:r>
              <w:rPr>
                <w:rFonts w:ascii="Georgia" w:eastAsia="Georgia" w:hAnsi="Georgia" w:cs="Georgia"/>
              </w:rPr>
              <w:t>Star Wars</w:t>
            </w:r>
            <w:r>
              <w:tab/>
            </w:r>
            <w:r>
              <w:fldChar w:fldCharType="begin"/>
            </w:r>
            <w:r>
              <w:instrText>PAGEREF _Toc170030 \h</w:instrText>
            </w:r>
            <w:r>
              <w:fldChar w:fldCharType="separate"/>
            </w:r>
            <w:r>
              <w:t xml:space="preserve">144 </w:t>
            </w:r>
            <w:r>
              <w:fldChar w:fldCharType="end"/>
            </w:r>
          </w:hyperlink>
        </w:p>
        <w:p w14:paraId="523C5350" w14:textId="77777777" w:rsidR="002A0287" w:rsidRDefault="002A0287">
          <w:pPr>
            <w:pStyle w:val="Verzeichnis1"/>
            <w:tabs>
              <w:tab w:val="right" w:leader="dot" w:pos="9101"/>
            </w:tabs>
          </w:pPr>
          <w:hyperlink w:anchor="_Toc170031">
            <w:r>
              <w:rPr>
                <w:rFonts w:ascii="Georgia" w:eastAsia="Georgia" w:hAnsi="Georgia" w:cs="Georgia"/>
              </w:rPr>
              <w:t>KAPITEL 13</w:t>
            </w:r>
            <w:r>
              <w:tab/>
            </w:r>
            <w:r>
              <w:fldChar w:fldCharType="begin"/>
            </w:r>
            <w:r>
              <w:instrText>PAGEREF _Toc170031 \h</w:instrText>
            </w:r>
            <w:r>
              <w:fldChar w:fldCharType="separate"/>
            </w:r>
            <w:r>
              <w:t xml:space="preserve">149 </w:t>
            </w:r>
            <w:r>
              <w:fldChar w:fldCharType="end"/>
            </w:r>
          </w:hyperlink>
        </w:p>
        <w:p w14:paraId="6F54FFB2" w14:textId="77777777" w:rsidR="002A0287" w:rsidRDefault="002A0287">
          <w:pPr>
            <w:pStyle w:val="Verzeichnis2"/>
            <w:tabs>
              <w:tab w:val="right" w:leader="dot" w:pos="9101"/>
            </w:tabs>
          </w:pPr>
          <w:hyperlink w:anchor="_Toc170032">
            <w:r>
              <w:rPr>
                <w:rFonts w:ascii="Georgia" w:eastAsia="Georgia" w:hAnsi="Georgia" w:cs="Georgia"/>
              </w:rPr>
              <w:t>Das Bootshaus</w:t>
            </w:r>
            <w:r>
              <w:tab/>
            </w:r>
            <w:r>
              <w:fldChar w:fldCharType="begin"/>
            </w:r>
            <w:r>
              <w:instrText>PAGEREF _Toc170032 \h</w:instrText>
            </w:r>
            <w:r>
              <w:fldChar w:fldCharType="separate"/>
            </w:r>
            <w:r>
              <w:t>149</w:t>
            </w:r>
            <w:r>
              <w:fldChar w:fldCharType="end"/>
            </w:r>
          </w:hyperlink>
        </w:p>
        <w:p w14:paraId="2AE2557D" w14:textId="77777777" w:rsidR="002A0287" w:rsidRDefault="002A0287">
          <w:pPr>
            <w:pStyle w:val="Verzeichnis2"/>
            <w:tabs>
              <w:tab w:val="right" w:leader="dot" w:pos="9101"/>
            </w:tabs>
          </w:pPr>
          <w:hyperlink w:anchor="_Toc170033">
            <w:r>
              <w:rPr>
                <w:rFonts w:ascii="Georgia" w:eastAsia="Georgia" w:hAnsi="Georgia" w:cs="Georgia"/>
              </w:rPr>
              <w:t>Frau Herrlichkeit</w:t>
            </w:r>
            <w:r>
              <w:tab/>
            </w:r>
            <w:r>
              <w:fldChar w:fldCharType="begin"/>
            </w:r>
            <w:r>
              <w:instrText>PAGEREF _Toc170033 \h</w:instrText>
            </w:r>
            <w:r>
              <w:fldChar w:fldCharType="separate"/>
            </w:r>
            <w:r>
              <w:t>149</w:t>
            </w:r>
            <w:r>
              <w:fldChar w:fldCharType="end"/>
            </w:r>
          </w:hyperlink>
        </w:p>
        <w:p w14:paraId="47F65F9F" w14:textId="77777777" w:rsidR="002A0287" w:rsidRDefault="002A0287">
          <w:pPr>
            <w:pStyle w:val="Verzeichnis2"/>
            <w:tabs>
              <w:tab w:val="right" w:leader="dot" w:pos="9101"/>
            </w:tabs>
          </w:pPr>
          <w:hyperlink w:anchor="_Toc170034">
            <w:r>
              <w:rPr>
                <w:rFonts w:ascii="Georgia" w:eastAsia="Georgia" w:hAnsi="Georgia" w:cs="Georgia"/>
              </w:rPr>
              <w:t>Frau Müller</w:t>
            </w:r>
            <w:r>
              <w:tab/>
            </w:r>
            <w:r>
              <w:fldChar w:fldCharType="begin"/>
            </w:r>
            <w:r>
              <w:instrText>PAGEREF _Toc170034 \h</w:instrText>
            </w:r>
            <w:r>
              <w:fldChar w:fldCharType="separate"/>
            </w:r>
            <w:r>
              <w:t>149</w:t>
            </w:r>
            <w:r>
              <w:fldChar w:fldCharType="end"/>
            </w:r>
          </w:hyperlink>
        </w:p>
        <w:p w14:paraId="51BF2DFA" w14:textId="77777777" w:rsidR="002A0287" w:rsidRDefault="002A0287">
          <w:pPr>
            <w:pStyle w:val="Verzeichnis2"/>
            <w:tabs>
              <w:tab w:val="right" w:leader="dot" w:pos="9101"/>
            </w:tabs>
          </w:pPr>
          <w:hyperlink w:anchor="_Toc170035">
            <w:r>
              <w:rPr>
                <w:rFonts w:ascii="Georgia" w:eastAsia="Georgia" w:hAnsi="Georgia" w:cs="Georgia"/>
              </w:rPr>
              <w:t>Das System</w:t>
            </w:r>
            <w:r>
              <w:tab/>
            </w:r>
            <w:r>
              <w:fldChar w:fldCharType="begin"/>
            </w:r>
            <w:r>
              <w:instrText>PAGEREF _Toc170035 \h</w:instrText>
            </w:r>
            <w:r>
              <w:fldChar w:fldCharType="separate"/>
            </w:r>
            <w:r>
              <w:t xml:space="preserve">150 </w:t>
            </w:r>
            <w:r>
              <w:fldChar w:fldCharType="end"/>
            </w:r>
          </w:hyperlink>
        </w:p>
        <w:p w14:paraId="2E53BA25" w14:textId="77777777" w:rsidR="002A0287" w:rsidRDefault="002A0287">
          <w:pPr>
            <w:pStyle w:val="Verzeichnis2"/>
            <w:tabs>
              <w:tab w:val="right" w:leader="dot" w:pos="9101"/>
            </w:tabs>
          </w:pPr>
          <w:hyperlink w:anchor="_Toc170036">
            <w:r>
              <w:rPr>
                <w:rFonts w:ascii="Georgia" w:eastAsia="Georgia" w:hAnsi="Georgia" w:cs="Georgia"/>
              </w:rPr>
              <w:t>Der Neue</w:t>
            </w:r>
            <w:r>
              <w:tab/>
            </w:r>
            <w:r>
              <w:fldChar w:fldCharType="begin"/>
            </w:r>
            <w:r>
              <w:instrText>PAGEREF _Toc170036 \h</w:instrText>
            </w:r>
            <w:r>
              <w:fldChar w:fldCharType="separate"/>
            </w:r>
            <w:r>
              <w:t xml:space="preserve">150 </w:t>
            </w:r>
            <w:r>
              <w:fldChar w:fldCharType="end"/>
            </w:r>
          </w:hyperlink>
        </w:p>
        <w:p w14:paraId="5D18ED9D" w14:textId="77777777" w:rsidR="002A0287" w:rsidRDefault="002A0287">
          <w:pPr>
            <w:pStyle w:val="Verzeichnis2"/>
            <w:tabs>
              <w:tab w:val="right" w:leader="dot" w:pos="9101"/>
            </w:tabs>
          </w:pPr>
          <w:hyperlink w:anchor="_Toc170037">
            <w:r>
              <w:rPr>
                <w:rFonts w:ascii="Georgia" w:eastAsia="Georgia" w:hAnsi="Georgia" w:cs="Georgia"/>
              </w:rPr>
              <w:t>Die Menschen</w:t>
            </w:r>
            <w:r>
              <w:tab/>
            </w:r>
            <w:r>
              <w:fldChar w:fldCharType="begin"/>
            </w:r>
            <w:r>
              <w:instrText>PAGEREF _Toc170037 \h</w:instrText>
            </w:r>
            <w:r>
              <w:fldChar w:fldCharType="separate"/>
            </w:r>
            <w:r>
              <w:t xml:space="preserve">151 </w:t>
            </w:r>
            <w:r>
              <w:fldChar w:fldCharType="end"/>
            </w:r>
          </w:hyperlink>
        </w:p>
        <w:p w14:paraId="20608783" w14:textId="77777777" w:rsidR="002A0287" w:rsidRDefault="002A0287">
          <w:pPr>
            <w:pStyle w:val="Verzeichnis2"/>
            <w:tabs>
              <w:tab w:val="right" w:leader="dot" w:pos="9101"/>
            </w:tabs>
          </w:pPr>
          <w:hyperlink w:anchor="_Toc170038">
            <w:r>
              <w:rPr>
                <w:rFonts w:ascii="Georgia" w:eastAsia="Georgia" w:hAnsi="Georgia" w:cs="Georgia"/>
              </w:rPr>
              <w:t>Elfi</w:t>
            </w:r>
            <w:r>
              <w:tab/>
            </w:r>
            <w:r>
              <w:fldChar w:fldCharType="begin"/>
            </w:r>
            <w:r>
              <w:instrText>PAGEREF _Toc170038 \h</w:instrText>
            </w:r>
            <w:r>
              <w:fldChar w:fldCharType="separate"/>
            </w:r>
            <w:r>
              <w:t xml:space="preserve">151 </w:t>
            </w:r>
            <w:r>
              <w:fldChar w:fldCharType="end"/>
            </w:r>
          </w:hyperlink>
        </w:p>
        <w:p w14:paraId="323B8083" w14:textId="77777777" w:rsidR="002A0287" w:rsidRDefault="002A0287">
          <w:pPr>
            <w:pStyle w:val="Verzeichnis2"/>
            <w:tabs>
              <w:tab w:val="right" w:leader="dot" w:pos="9101"/>
            </w:tabs>
          </w:pPr>
          <w:hyperlink w:anchor="_Toc170039">
            <w:r>
              <w:rPr>
                <w:rFonts w:ascii="Georgia" w:eastAsia="Georgia" w:hAnsi="Georgia" w:cs="Georgia"/>
              </w:rPr>
              <w:t>Das Ende</w:t>
            </w:r>
            <w:r>
              <w:tab/>
            </w:r>
            <w:r>
              <w:fldChar w:fldCharType="begin"/>
            </w:r>
            <w:r>
              <w:instrText>PAGEREF _Toc170039 \h</w:instrText>
            </w:r>
            <w:r>
              <w:fldChar w:fldCharType="separate"/>
            </w:r>
            <w:r>
              <w:t xml:space="preserve">151 </w:t>
            </w:r>
            <w:r>
              <w:fldChar w:fldCharType="end"/>
            </w:r>
          </w:hyperlink>
        </w:p>
        <w:p w14:paraId="2FBDE5DA" w14:textId="77777777" w:rsidR="002A0287" w:rsidRDefault="002A0287">
          <w:pPr>
            <w:pStyle w:val="Verzeichnis1"/>
            <w:tabs>
              <w:tab w:val="right" w:leader="dot" w:pos="9101"/>
            </w:tabs>
          </w:pPr>
          <w:hyperlink w:anchor="_Toc170040">
            <w:r>
              <w:t>INTERMEZZO: Der Tag an dem Paul starb</w:t>
            </w:r>
            <w:r>
              <w:tab/>
            </w:r>
            <w:r>
              <w:fldChar w:fldCharType="begin"/>
            </w:r>
            <w:r>
              <w:instrText>PAGEREF _Toc170040 \h</w:instrText>
            </w:r>
            <w:r>
              <w:fldChar w:fldCharType="separate"/>
            </w:r>
            <w:r>
              <w:t xml:space="preserve">157 </w:t>
            </w:r>
            <w:r>
              <w:fldChar w:fldCharType="end"/>
            </w:r>
          </w:hyperlink>
        </w:p>
        <w:p w14:paraId="2327A1E1" w14:textId="77777777" w:rsidR="002A0287" w:rsidRDefault="002A0287">
          <w:pPr>
            <w:pStyle w:val="Verzeichnis1"/>
            <w:tabs>
              <w:tab w:val="right" w:leader="dot" w:pos="9101"/>
            </w:tabs>
          </w:pPr>
          <w:hyperlink w:anchor="_Toc170041">
            <w:r>
              <w:rPr>
                <w:rFonts w:ascii="Georgia" w:eastAsia="Georgia" w:hAnsi="Georgia" w:cs="Georgia"/>
              </w:rPr>
              <w:t>KAPITEL 14: Das System, das nach außen funktionierte</w:t>
            </w:r>
            <w:r>
              <w:tab/>
            </w:r>
            <w:r>
              <w:fldChar w:fldCharType="begin"/>
            </w:r>
            <w:r>
              <w:instrText>PAGEREF _Toc170041 \h</w:instrText>
            </w:r>
            <w:r>
              <w:fldChar w:fldCharType="separate"/>
            </w:r>
            <w:r>
              <w:t xml:space="preserve">159 </w:t>
            </w:r>
            <w:r>
              <w:fldChar w:fldCharType="end"/>
            </w:r>
          </w:hyperlink>
        </w:p>
        <w:p w14:paraId="427A0BBB" w14:textId="77777777" w:rsidR="002A0287" w:rsidRDefault="002A0287">
          <w:pPr>
            <w:pStyle w:val="Verzeichnis2"/>
            <w:tabs>
              <w:tab w:val="right" w:leader="dot" w:pos="9101"/>
            </w:tabs>
          </w:pPr>
          <w:hyperlink w:anchor="_Toc170042">
            <w:r>
              <w:rPr>
                <w:rFonts w:ascii="Georgia" w:eastAsia="Georgia" w:hAnsi="Georgia" w:cs="Georgia"/>
              </w:rPr>
              <w:t>Was ich sah</w:t>
            </w:r>
            <w:r>
              <w:tab/>
            </w:r>
            <w:r>
              <w:fldChar w:fldCharType="begin"/>
            </w:r>
            <w:r>
              <w:instrText>PAGEREF _Toc170042 \h</w:instrText>
            </w:r>
            <w:r>
              <w:fldChar w:fldCharType="separate"/>
            </w:r>
            <w:r>
              <w:t xml:space="preserve">160 </w:t>
            </w:r>
            <w:r>
              <w:fldChar w:fldCharType="end"/>
            </w:r>
          </w:hyperlink>
        </w:p>
        <w:p w14:paraId="5F20DA5A" w14:textId="77777777" w:rsidR="002A0287" w:rsidRDefault="002A0287">
          <w:pPr>
            <w:pStyle w:val="Verzeichnis2"/>
            <w:tabs>
              <w:tab w:val="right" w:leader="dot" w:pos="9101"/>
            </w:tabs>
          </w:pPr>
          <w:hyperlink w:anchor="_Toc170043">
            <w:r>
              <w:rPr>
                <w:rFonts w:ascii="Georgia" w:eastAsia="Georgia" w:hAnsi="Georgia" w:cs="Georgia"/>
              </w:rPr>
              <w:t>Das Muster</w:t>
            </w:r>
            <w:r>
              <w:tab/>
            </w:r>
            <w:r>
              <w:fldChar w:fldCharType="begin"/>
            </w:r>
            <w:r>
              <w:instrText>PAGEREF _Toc170043 \h</w:instrText>
            </w:r>
            <w:r>
              <w:fldChar w:fldCharType="separate"/>
            </w:r>
            <w:r>
              <w:t xml:space="preserve">160 </w:t>
            </w:r>
            <w:r>
              <w:fldChar w:fldCharType="end"/>
            </w:r>
          </w:hyperlink>
        </w:p>
        <w:p w14:paraId="0A658B3C" w14:textId="77777777" w:rsidR="002A0287" w:rsidRDefault="002A0287">
          <w:pPr>
            <w:pStyle w:val="Verzeichnis2"/>
            <w:tabs>
              <w:tab w:val="right" w:leader="dot" w:pos="9101"/>
            </w:tabs>
          </w:pPr>
          <w:hyperlink w:anchor="_Toc170044">
            <w:r>
              <w:rPr>
                <w:rFonts w:ascii="Georgia" w:eastAsia="Georgia" w:hAnsi="Georgia" w:cs="Georgia"/>
              </w:rPr>
              <w:t>Der Moment</w:t>
            </w:r>
            <w:r>
              <w:tab/>
            </w:r>
            <w:r>
              <w:fldChar w:fldCharType="begin"/>
            </w:r>
            <w:r>
              <w:instrText>PAGEREF _Toc170044 \h</w:instrText>
            </w:r>
            <w:r>
              <w:fldChar w:fldCharType="separate"/>
            </w:r>
            <w:r>
              <w:t xml:space="preserve">161 </w:t>
            </w:r>
            <w:r>
              <w:fldChar w:fldCharType="end"/>
            </w:r>
          </w:hyperlink>
        </w:p>
        <w:p w14:paraId="749B3CC8" w14:textId="77777777" w:rsidR="002A0287" w:rsidRDefault="002A0287">
          <w:pPr>
            <w:pStyle w:val="Verzeichnis2"/>
            <w:tabs>
              <w:tab w:val="right" w:leader="dot" w:pos="9101"/>
            </w:tabs>
          </w:pPr>
          <w:hyperlink w:anchor="_Toc170045">
            <w:r>
              <w:rPr>
                <w:rFonts w:ascii="Georgia" w:eastAsia="Georgia" w:hAnsi="Georgia" w:cs="Georgia"/>
              </w:rPr>
              <w:t>Was blieb</w:t>
            </w:r>
            <w:r>
              <w:tab/>
            </w:r>
            <w:r>
              <w:fldChar w:fldCharType="begin"/>
            </w:r>
            <w:r>
              <w:instrText>PAGEREF _Toc170045 \h</w:instrText>
            </w:r>
            <w:r>
              <w:fldChar w:fldCharType="separate"/>
            </w:r>
            <w:r>
              <w:t xml:space="preserve">161 </w:t>
            </w:r>
            <w:r>
              <w:fldChar w:fldCharType="end"/>
            </w:r>
          </w:hyperlink>
        </w:p>
        <w:p w14:paraId="0277C982" w14:textId="77777777" w:rsidR="002A0287" w:rsidRDefault="002A0287">
          <w:pPr>
            <w:pStyle w:val="Verzeichnis2"/>
            <w:tabs>
              <w:tab w:val="right" w:leader="dot" w:pos="9101"/>
            </w:tabs>
          </w:pPr>
          <w:hyperlink w:anchor="_Toc170046">
            <w:r>
              <w:rPr>
                <w:rFonts w:ascii="Georgia" w:eastAsia="Georgia" w:hAnsi="Georgia" w:cs="Georgia"/>
              </w:rPr>
              <w:t>Die Lektion</w:t>
            </w:r>
            <w:r>
              <w:tab/>
            </w:r>
            <w:r>
              <w:fldChar w:fldCharType="begin"/>
            </w:r>
            <w:r>
              <w:instrText>PAGEREF _Toc170046 \h</w:instrText>
            </w:r>
            <w:r>
              <w:fldChar w:fldCharType="separate"/>
            </w:r>
            <w:r>
              <w:t xml:space="preserve">161 </w:t>
            </w:r>
            <w:r>
              <w:fldChar w:fldCharType="end"/>
            </w:r>
          </w:hyperlink>
        </w:p>
        <w:p w14:paraId="487A35A6" w14:textId="77777777" w:rsidR="002A0287" w:rsidRDefault="002A0287">
          <w:pPr>
            <w:pStyle w:val="Verzeichnis1"/>
            <w:tabs>
              <w:tab w:val="right" w:leader="dot" w:pos="9101"/>
            </w:tabs>
          </w:pPr>
          <w:hyperlink w:anchor="_Toc170047">
            <w:r>
              <w:rPr>
                <w:rFonts w:ascii="Georgia" w:eastAsia="Georgia" w:hAnsi="Georgia" w:cs="Georgia"/>
              </w:rPr>
              <w:t>INTERMEZZO</w:t>
            </w:r>
            <w:r>
              <w:tab/>
            </w:r>
            <w:r>
              <w:fldChar w:fldCharType="begin"/>
            </w:r>
            <w:r>
              <w:instrText>PAGEREF _Toc170047 \h</w:instrText>
            </w:r>
            <w:r>
              <w:fldChar w:fldCharType="separate"/>
            </w:r>
            <w:r>
              <w:t xml:space="preserve">164 </w:t>
            </w:r>
            <w:r>
              <w:fldChar w:fldCharType="end"/>
            </w:r>
          </w:hyperlink>
        </w:p>
        <w:p w14:paraId="13690EB5" w14:textId="77777777" w:rsidR="002A0287" w:rsidRDefault="002A0287">
          <w:pPr>
            <w:pStyle w:val="Verzeichnis2"/>
            <w:tabs>
              <w:tab w:val="right" w:leader="dot" w:pos="9101"/>
            </w:tabs>
          </w:pPr>
          <w:hyperlink w:anchor="_Toc170048">
            <w:r>
              <w:rPr>
                <w:rFonts w:ascii="Georgia" w:eastAsia="Georgia" w:hAnsi="Georgia" w:cs="Georgia"/>
              </w:rPr>
              <w:t>Die Buchhaendlerin</w:t>
            </w:r>
            <w:r>
              <w:tab/>
            </w:r>
            <w:r>
              <w:fldChar w:fldCharType="begin"/>
            </w:r>
            <w:r>
              <w:instrText>PAGEREF _Toc170048 \h</w:instrText>
            </w:r>
            <w:r>
              <w:fldChar w:fldCharType="separate"/>
            </w:r>
            <w:r>
              <w:t xml:space="preserve">164 </w:t>
            </w:r>
            <w:r>
              <w:fldChar w:fldCharType="end"/>
            </w:r>
          </w:hyperlink>
        </w:p>
        <w:p w14:paraId="4065E15D" w14:textId="77777777" w:rsidR="002A0287" w:rsidRDefault="002A0287">
          <w:pPr>
            <w:pStyle w:val="Verzeichnis2"/>
            <w:tabs>
              <w:tab w:val="right" w:leader="dot" w:pos="9101"/>
            </w:tabs>
          </w:pPr>
          <w:hyperlink w:anchor="_Toc170049">
            <w:r>
              <w:rPr>
                <w:rFonts w:ascii="Georgia" w:eastAsia="Georgia" w:hAnsi="Georgia" w:cs="Georgia"/>
              </w:rPr>
              <w:t>Die Nacht</w:t>
            </w:r>
            <w:r>
              <w:tab/>
            </w:r>
            <w:r>
              <w:fldChar w:fldCharType="begin"/>
            </w:r>
            <w:r>
              <w:instrText>PAGEREF _Toc170049 \h</w:instrText>
            </w:r>
            <w:r>
              <w:fldChar w:fldCharType="separate"/>
            </w:r>
            <w:r>
              <w:t xml:space="preserve">164 </w:t>
            </w:r>
            <w:r>
              <w:fldChar w:fldCharType="end"/>
            </w:r>
          </w:hyperlink>
        </w:p>
        <w:p w14:paraId="1F837BB0" w14:textId="77777777" w:rsidR="002A0287" w:rsidRDefault="002A0287">
          <w:pPr>
            <w:pStyle w:val="Verzeichnis2"/>
            <w:tabs>
              <w:tab w:val="right" w:leader="dot" w:pos="9101"/>
            </w:tabs>
          </w:pPr>
          <w:hyperlink w:anchor="_Toc170050">
            <w:r>
              <w:rPr>
                <w:rFonts w:ascii="Georgia" w:eastAsia="Georgia" w:hAnsi="Georgia" w:cs="Georgia"/>
              </w:rPr>
              <w:t>Die Platte</w:t>
            </w:r>
            <w:r>
              <w:tab/>
            </w:r>
            <w:r>
              <w:fldChar w:fldCharType="begin"/>
            </w:r>
            <w:r>
              <w:instrText>PAGEREF _Toc170050 \h</w:instrText>
            </w:r>
            <w:r>
              <w:fldChar w:fldCharType="separate"/>
            </w:r>
            <w:r>
              <w:t xml:space="preserve">165 </w:t>
            </w:r>
            <w:r>
              <w:fldChar w:fldCharType="end"/>
            </w:r>
          </w:hyperlink>
        </w:p>
        <w:p w14:paraId="122CCCAE" w14:textId="77777777" w:rsidR="002A0287" w:rsidRDefault="002A0287">
          <w:pPr>
            <w:pStyle w:val="Verzeichnis2"/>
            <w:tabs>
              <w:tab w:val="right" w:leader="dot" w:pos="9101"/>
            </w:tabs>
          </w:pPr>
          <w:hyperlink w:anchor="_Toc170051">
            <w:r>
              <w:rPr>
                <w:rFonts w:ascii="Georgia" w:eastAsia="Georgia" w:hAnsi="Georgia" w:cs="Georgia"/>
              </w:rPr>
              <w:t>Die Exen</w:t>
            </w:r>
            <w:r>
              <w:tab/>
            </w:r>
            <w:r>
              <w:fldChar w:fldCharType="begin"/>
            </w:r>
            <w:r>
              <w:instrText>PAGEREF _Toc170051 \h</w:instrText>
            </w:r>
            <w:r>
              <w:fldChar w:fldCharType="separate"/>
            </w:r>
            <w:r>
              <w:t xml:space="preserve">165 </w:t>
            </w:r>
            <w:r>
              <w:fldChar w:fldCharType="end"/>
            </w:r>
          </w:hyperlink>
        </w:p>
        <w:p w14:paraId="5BB4FC76" w14:textId="77777777" w:rsidR="002A0287" w:rsidRDefault="002A0287">
          <w:pPr>
            <w:pStyle w:val="Verzeichnis2"/>
            <w:tabs>
              <w:tab w:val="right" w:leader="dot" w:pos="9101"/>
            </w:tabs>
          </w:pPr>
          <w:hyperlink w:anchor="_Toc170052">
            <w:r>
              <w:rPr>
                <w:rFonts w:ascii="Georgia" w:eastAsia="Georgia" w:hAnsi="Georgia" w:cs="Georgia"/>
              </w:rPr>
              <w:t>Seitdem</w:t>
            </w:r>
            <w:r>
              <w:tab/>
            </w:r>
            <w:r>
              <w:fldChar w:fldCharType="begin"/>
            </w:r>
            <w:r>
              <w:instrText>PAGEREF _Toc170052 \h</w:instrText>
            </w:r>
            <w:r>
              <w:fldChar w:fldCharType="separate"/>
            </w:r>
            <w:r>
              <w:t xml:space="preserve">166 </w:t>
            </w:r>
            <w:r>
              <w:fldChar w:fldCharType="end"/>
            </w:r>
          </w:hyperlink>
        </w:p>
        <w:p w14:paraId="49461F1F" w14:textId="77777777" w:rsidR="002A0287" w:rsidRDefault="002A0287">
          <w:pPr>
            <w:pStyle w:val="Verzeichnis2"/>
            <w:tabs>
              <w:tab w:val="right" w:leader="dot" w:pos="9101"/>
            </w:tabs>
          </w:pPr>
          <w:hyperlink w:anchor="_Toc170053">
            <w:r>
              <w:rPr>
                <w:rFonts w:ascii="Georgia" w:eastAsia="Georgia" w:hAnsi="Georgia" w:cs="Georgia"/>
              </w:rPr>
              <w:t>Das Manuskript</w:t>
            </w:r>
            <w:r>
              <w:tab/>
            </w:r>
            <w:r>
              <w:fldChar w:fldCharType="begin"/>
            </w:r>
            <w:r>
              <w:instrText>PAGEREF _Toc170053 \h</w:instrText>
            </w:r>
            <w:r>
              <w:fldChar w:fldCharType="separate"/>
            </w:r>
            <w:r>
              <w:t xml:space="preserve">166 </w:t>
            </w:r>
            <w:r>
              <w:fldChar w:fldCharType="end"/>
            </w:r>
          </w:hyperlink>
        </w:p>
        <w:p w14:paraId="2224C374" w14:textId="77777777" w:rsidR="002A0287" w:rsidRDefault="002A0287">
          <w:pPr>
            <w:pStyle w:val="Verzeichnis1"/>
            <w:tabs>
              <w:tab w:val="right" w:leader="dot" w:pos="9101"/>
            </w:tabs>
          </w:pPr>
          <w:hyperlink w:anchor="_Toc170054">
            <w:r>
              <w:rPr>
                <w:rFonts w:ascii="Georgia" w:eastAsia="Georgia" w:hAnsi="Georgia" w:cs="Georgia"/>
              </w:rPr>
              <w:t>KAPITEL 15: Die Stille</w:t>
            </w:r>
            <w:r>
              <w:tab/>
            </w:r>
            <w:r>
              <w:fldChar w:fldCharType="begin"/>
            </w:r>
            <w:r>
              <w:instrText>PAGEREF _Toc170054 \h</w:instrText>
            </w:r>
            <w:r>
              <w:fldChar w:fldCharType="separate"/>
            </w:r>
            <w:r>
              <w:t xml:space="preserve">167 </w:t>
            </w:r>
            <w:r>
              <w:fldChar w:fldCharType="end"/>
            </w:r>
          </w:hyperlink>
        </w:p>
        <w:p w14:paraId="776AEEC9" w14:textId="77777777" w:rsidR="002A0287" w:rsidRDefault="002A0287">
          <w:pPr>
            <w:pStyle w:val="Verzeichnis2"/>
            <w:tabs>
              <w:tab w:val="right" w:leader="dot" w:pos="9101"/>
            </w:tabs>
          </w:pPr>
          <w:hyperlink w:anchor="_Toc170055">
            <w:r>
              <w:rPr>
                <w:rFonts w:ascii="Georgia" w:eastAsia="Georgia" w:hAnsi="Georgia" w:cs="Georgia"/>
              </w:rPr>
              <w:t>Der Ort</w:t>
            </w:r>
            <w:r>
              <w:tab/>
            </w:r>
            <w:r>
              <w:fldChar w:fldCharType="begin"/>
            </w:r>
            <w:r>
              <w:instrText>PAGEREF _Toc170055 \h</w:instrText>
            </w:r>
            <w:r>
              <w:fldChar w:fldCharType="separate"/>
            </w:r>
            <w:r>
              <w:t xml:space="preserve">167 </w:t>
            </w:r>
            <w:r>
              <w:fldChar w:fldCharType="end"/>
            </w:r>
          </w:hyperlink>
        </w:p>
        <w:p w14:paraId="5C579752" w14:textId="77777777" w:rsidR="002A0287" w:rsidRDefault="002A0287">
          <w:pPr>
            <w:pStyle w:val="Verzeichnis2"/>
            <w:tabs>
              <w:tab w:val="right" w:leader="dot" w:pos="9101"/>
            </w:tabs>
          </w:pPr>
          <w:hyperlink w:anchor="_Toc170056">
            <w:r>
              <w:rPr>
                <w:rFonts w:ascii="Georgia" w:eastAsia="Georgia" w:hAnsi="Georgia" w:cs="Georgia"/>
              </w:rPr>
              <w:t>Die kleine Kneipe</w:t>
            </w:r>
            <w:r>
              <w:tab/>
            </w:r>
            <w:r>
              <w:fldChar w:fldCharType="begin"/>
            </w:r>
            <w:r>
              <w:instrText>PAGEREF _Toc170056 \h</w:instrText>
            </w:r>
            <w:r>
              <w:fldChar w:fldCharType="separate"/>
            </w:r>
            <w:r>
              <w:t xml:space="preserve">167 </w:t>
            </w:r>
            <w:r>
              <w:fldChar w:fldCharType="end"/>
            </w:r>
          </w:hyperlink>
        </w:p>
        <w:p w14:paraId="2754F9D6" w14:textId="77777777" w:rsidR="002A0287" w:rsidRDefault="002A0287">
          <w:pPr>
            <w:pStyle w:val="Verzeichnis2"/>
            <w:tabs>
              <w:tab w:val="right" w:leader="dot" w:pos="9101"/>
            </w:tabs>
          </w:pPr>
          <w:hyperlink w:anchor="_Toc170057">
            <w:r>
              <w:rPr>
                <w:rFonts w:ascii="Georgia" w:eastAsia="Georgia" w:hAnsi="Georgia" w:cs="Georgia"/>
              </w:rPr>
              <w:t>Die heimlichen Menüs</w:t>
            </w:r>
            <w:r>
              <w:tab/>
            </w:r>
            <w:r>
              <w:fldChar w:fldCharType="begin"/>
            </w:r>
            <w:r>
              <w:instrText>PAGEREF _Toc170057 \h</w:instrText>
            </w:r>
            <w:r>
              <w:fldChar w:fldCharType="separate"/>
            </w:r>
            <w:r>
              <w:t xml:space="preserve">167 </w:t>
            </w:r>
            <w:r>
              <w:fldChar w:fldCharType="end"/>
            </w:r>
          </w:hyperlink>
        </w:p>
        <w:p w14:paraId="02014071" w14:textId="77777777" w:rsidR="002A0287" w:rsidRDefault="002A0287">
          <w:pPr>
            <w:pStyle w:val="Verzeichnis2"/>
            <w:tabs>
              <w:tab w:val="right" w:leader="dot" w:pos="9101"/>
            </w:tabs>
          </w:pPr>
          <w:hyperlink w:anchor="_Toc170058">
            <w:r>
              <w:rPr>
                <w:rFonts w:ascii="Georgia" w:eastAsia="Georgia" w:hAnsi="Georgia" w:cs="Georgia"/>
              </w:rPr>
              <w:t>Die Versorgung</w:t>
            </w:r>
            <w:r>
              <w:tab/>
            </w:r>
            <w:r>
              <w:fldChar w:fldCharType="begin"/>
            </w:r>
            <w:r>
              <w:instrText>PAGEREF _Toc170058 \h</w:instrText>
            </w:r>
            <w:r>
              <w:fldChar w:fldCharType="separate"/>
            </w:r>
            <w:r>
              <w:t xml:space="preserve">168 </w:t>
            </w:r>
            <w:r>
              <w:fldChar w:fldCharType="end"/>
            </w:r>
          </w:hyperlink>
        </w:p>
        <w:p w14:paraId="0511DD49" w14:textId="77777777" w:rsidR="002A0287" w:rsidRDefault="002A0287">
          <w:pPr>
            <w:pStyle w:val="Verzeichnis2"/>
            <w:tabs>
              <w:tab w:val="right" w:leader="dot" w:pos="9101"/>
            </w:tabs>
          </w:pPr>
          <w:hyperlink w:anchor="_Toc170059">
            <w:r>
              <w:rPr>
                <w:rFonts w:ascii="Georgia" w:eastAsia="Georgia" w:hAnsi="Georgia" w:cs="Georgia"/>
              </w:rPr>
              <w:t>Die YouTube-Monate</w:t>
            </w:r>
            <w:r>
              <w:tab/>
            </w:r>
            <w:r>
              <w:fldChar w:fldCharType="begin"/>
            </w:r>
            <w:r>
              <w:instrText>PAGEREF _Toc170059 \h</w:instrText>
            </w:r>
            <w:r>
              <w:fldChar w:fldCharType="separate"/>
            </w:r>
            <w:r>
              <w:t xml:space="preserve">168 </w:t>
            </w:r>
            <w:r>
              <w:fldChar w:fldCharType="end"/>
            </w:r>
          </w:hyperlink>
        </w:p>
        <w:p w14:paraId="1962EFC6" w14:textId="77777777" w:rsidR="002A0287" w:rsidRDefault="002A0287">
          <w:pPr>
            <w:pStyle w:val="Verzeichnis2"/>
            <w:tabs>
              <w:tab w:val="right" w:leader="dot" w:pos="9101"/>
            </w:tabs>
          </w:pPr>
          <w:hyperlink w:anchor="_Toc170060">
            <w:r>
              <w:rPr>
                <w:rFonts w:ascii="Georgia" w:eastAsia="Georgia" w:hAnsi="Georgia" w:cs="Georgia"/>
              </w:rPr>
              <w:t>Die Stimme</w:t>
            </w:r>
            <w:r>
              <w:tab/>
            </w:r>
            <w:r>
              <w:fldChar w:fldCharType="begin"/>
            </w:r>
            <w:r>
              <w:instrText>PAGEREF _Toc170060 \h</w:instrText>
            </w:r>
            <w:r>
              <w:fldChar w:fldCharType="separate"/>
            </w:r>
            <w:r>
              <w:t xml:space="preserve">168 </w:t>
            </w:r>
            <w:r>
              <w:fldChar w:fldCharType="end"/>
            </w:r>
          </w:hyperlink>
        </w:p>
        <w:p w14:paraId="03953687" w14:textId="77777777" w:rsidR="002A0287" w:rsidRDefault="002A0287">
          <w:pPr>
            <w:pStyle w:val="Verzeichnis2"/>
            <w:tabs>
              <w:tab w:val="right" w:leader="dot" w:pos="9101"/>
            </w:tabs>
          </w:pPr>
          <w:hyperlink w:anchor="_Toc170061">
            <w:r>
              <w:rPr>
                <w:rFonts w:ascii="Georgia" w:eastAsia="Georgia" w:hAnsi="Georgia" w:cs="Georgia"/>
              </w:rPr>
              <w:t>Der Abschied</w:t>
            </w:r>
            <w:r>
              <w:tab/>
            </w:r>
            <w:r>
              <w:fldChar w:fldCharType="begin"/>
            </w:r>
            <w:r>
              <w:instrText>PAGEREF _Toc170061 \h</w:instrText>
            </w:r>
            <w:r>
              <w:fldChar w:fldCharType="separate"/>
            </w:r>
            <w:r>
              <w:t xml:space="preserve">168 </w:t>
            </w:r>
            <w:r>
              <w:fldChar w:fldCharType="end"/>
            </w:r>
          </w:hyperlink>
        </w:p>
        <w:p w14:paraId="0E597C5B" w14:textId="77777777" w:rsidR="002A0287" w:rsidRDefault="002A0287">
          <w:pPr>
            <w:pStyle w:val="Verzeichnis1"/>
            <w:tabs>
              <w:tab w:val="right" w:leader="dot" w:pos="9101"/>
            </w:tabs>
          </w:pPr>
          <w:hyperlink w:anchor="_Toc170062">
            <w:r>
              <w:rPr>
                <w:rFonts w:ascii="Georgia" w:eastAsia="Georgia" w:hAnsi="Georgia" w:cs="Georgia"/>
              </w:rPr>
              <w:t>INTERMEZZO: Das Fass</w:t>
            </w:r>
            <w:r>
              <w:tab/>
            </w:r>
            <w:r>
              <w:fldChar w:fldCharType="begin"/>
            </w:r>
            <w:r>
              <w:instrText>PAGEREF _Toc170062 \h</w:instrText>
            </w:r>
            <w:r>
              <w:fldChar w:fldCharType="separate"/>
            </w:r>
            <w:r>
              <w:t xml:space="preserve">180 </w:t>
            </w:r>
            <w:r>
              <w:fldChar w:fldCharType="end"/>
            </w:r>
          </w:hyperlink>
        </w:p>
        <w:p w14:paraId="1A046FE5" w14:textId="77777777" w:rsidR="002A0287" w:rsidRDefault="002A0287">
          <w:pPr>
            <w:pStyle w:val="Verzeichnis1"/>
            <w:tabs>
              <w:tab w:val="right" w:leader="dot" w:pos="9101"/>
            </w:tabs>
          </w:pPr>
          <w:hyperlink w:anchor="_Toc170063">
            <w:r>
              <w:rPr>
                <w:rFonts w:ascii="Georgia" w:eastAsia="Georgia" w:hAnsi="Georgia" w:cs="Georgia"/>
              </w:rPr>
              <w:t>SPRACHE</w:t>
            </w:r>
            <w:r>
              <w:tab/>
            </w:r>
            <w:r>
              <w:fldChar w:fldCharType="begin"/>
            </w:r>
            <w:r>
              <w:instrText>PAGEREF _Toc170063 \h</w:instrText>
            </w:r>
            <w:r>
              <w:fldChar w:fldCharType="separate"/>
            </w:r>
            <w:r>
              <w:t xml:space="preserve">192 </w:t>
            </w:r>
            <w:r>
              <w:fldChar w:fldCharType="end"/>
            </w:r>
          </w:hyperlink>
        </w:p>
        <w:p w14:paraId="37455464" w14:textId="77777777" w:rsidR="002A0287" w:rsidRDefault="002A0287">
          <w:pPr>
            <w:pStyle w:val="Verzeichnis2"/>
            <w:tabs>
              <w:tab w:val="right" w:leader="dot" w:pos="9101"/>
            </w:tabs>
          </w:pPr>
          <w:hyperlink w:anchor="_Toc170064">
            <w:r>
              <w:rPr>
                <w:rFonts w:ascii="Georgia" w:eastAsia="Georgia" w:hAnsi="Georgia" w:cs="Georgia"/>
              </w:rPr>
              <w:t>I</w:t>
            </w:r>
            <w:r>
              <w:tab/>
            </w:r>
            <w:r>
              <w:fldChar w:fldCharType="begin"/>
            </w:r>
            <w:r>
              <w:instrText>PAGEREF _Toc170064 \h</w:instrText>
            </w:r>
            <w:r>
              <w:fldChar w:fldCharType="separate"/>
            </w:r>
            <w:r>
              <w:t xml:space="preserve">192 </w:t>
            </w:r>
            <w:r>
              <w:fldChar w:fldCharType="end"/>
            </w:r>
          </w:hyperlink>
        </w:p>
        <w:p w14:paraId="79C34A73" w14:textId="77777777" w:rsidR="002A0287" w:rsidRDefault="002A0287">
          <w:pPr>
            <w:pStyle w:val="Verzeichnis2"/>
            <w:tabs>
              <w:tab w:val="right" w:leader="dot" w:pos="9101"/>
            </w:tabs>
          </w:pPr>
          <w:hyperlink w:anchor="_Toc170065">
            <w:r>
              <w:rPr>
                <w:rFonts w:ascii="Georgia" w:eastAsia="Georgia" w:hAnsi="Georgia" w:cs="Georgia"/>
              </w:rPr>
              <w:t>II</w:t>
            </w:r>
            <w:r>
              <w:tab/>
            </w:r>
            <w:r>
              <w:fldChar w:fldCharType="begin"/>
            </w:r>
            <w:r>
              <w:instrText>PAGEREF _Toc170065 \h</w:instrText>
            </w:r>
            <w:r>
              <w:fldChar w:fldCharType="separate"/>
            </w:r>
            <w:r>
              <w:t>193</w:t>
            </w:r>
            <w:r>
              <w:fldChar w:fldCharType="end"/>
            </w:r>
          </w:hyperlink>
        </w:p>
        <w:p w14:paraId="540C0866" w14:textId="77777777" w:rsidR="002A0287" w:rsidRDefault="002A0287">
          <w:pPr>
            <w:pStyle w:val="Verzeichnis2"/>
            <w:tabs>
              <w:tab w:val="right" w:leader="dot" w:pos="9101"/>
            </w:tabs>
          </w:pPr>
          <w:hyperlink w:anchor="_Toc170066">
            <w:r>
              <w:rPr>
                <w:rFonts w:ascii="Georgia" w:eastAsia="Georgia" w:hAnsi="Georgia" w:cs="Georgia"/>
              </w:rPr>
              <w:t>III</w:t>
            </w:r>
            <w:r>
              <w:tab/>
            </w:r>
            <w:r>
              <w:fldChar w:fldCharType="begin"/>
            </w:r>
            <w:r>
              <w:instrText>PAGEREF _Toc170066 \h</w:instrText>
            </w:r>
            <w:r>
              <w:fldChar w:fldCharType="separate"/>
            </w:r>
            <w:r>
              <w:t>194</w:t>
            </w:r>
            <w:r>
              <w:fldChar w:fldCharType="end"/>
            </w:r>
          </w:hyperlink>
        </w:p>
        <w:p w14:paraId="6CAB1D2C" w14:textId="77777777" w:rsidR="002A0287" w:rsidRDefault="002A0287">
          <w:pPr>
            <w:pStyle w:val="Verzeichnis2"/>
            <w:tabs>
              <w:tab w:val="right" w:leader="dot" w:pos="9101"/>
            </w:tabs>
          </w:pPr>
          <w:hyperlink w:anchor="_Toc170067">
            <w:r>
              <w:rPr>
                <w:rFonts w:ascii="Georgia" w:eastAsia="Georgia" w:hAnsi="Georgia" w:cs="Georgia"/>
              </w:rPr>
              <w:t>IV</w:t>
            </w:r>
            <w:r>
              <w:tab/>
            </w:r>
            <w:r>
              <w:fldChar w:fldCharType="begin"/>
            </w:r>
            <w:r>
              <w:instrText>PAGEREF _Toc170067 \h</w:instrText>
            </w:r>
            <w:r>
              <w:fldChar w:fldCharType="separate"/>
            </w:r>
            <w:r>
              <w:t>195</w:t>
            </w:r>
            <w:r>
              <w:fldChar w:fldCharType="end"/>
            </w:r>
          </w:hyperlink>
        </w:p>
        <w:p w14:paraId="7B8B254E" w14:textId="77777777" w:rsidR="002A0287" w:rsidRDefault="002A0287">
          <w:pPr>
            <w:pStyle w:val="Verzeichnis2"/>
            <w:tabs>
              <w:tab w:val="right" w:leader="dot" w:pos="9101"/>
            </w:tabs>
          </w:pPr>
          <w:hyperlink w:anchor="_Toc170068">
            <w:r>
              <w:rPr>
                <w:rFonts w:ascii="Georgia" w:eastAsia="Georgia" w:hAnsi="Georgia" w:cs="Georgia"/>
              </w:rPr>
              <w:t>V</w:t>
            </w:r>
            <w:r>
              <w:tab/>
            </w:r>
            <w:r>
              <w:fldChar w:fldCharType="begin"/>
            </w:r>
            <w:r>
              <w:instrText>PAGEREF _Toc170068 \h</w:instrText>
            </w:r>
            <w:r>
              <w:fldChar w:fldCharType="separate"/>
            </w:r>
            <w:r>
              <w:t xml:space="preserve">196 </w:t>
            </w:r>
            <w:r>
              <w:fldChar w:fldCharType="end"/>
            </w:r>
          </w:hyperlink>
        </w:p>
        <w:p w14:paraId="24231900" w14:textId="77777777" w:rsidR="002A0287" w:rsidRDefault="002A0287">
          <w:pPr>
            <w:pStyle w:val="Verzeichnis2"/>
            <w:tabs>
              <w:tab w:val="right" w:leader="dot" w:pos="9101"/>
            </w:tabs>
          </w:pPr>
          <w:hyperlink w:anchor="_Toc170069">
            <w:r>
              <w:rPr>
                <w:rFonts w:ascii="Georgia" w:eastAsia="Georgia" w:hAnsi="Georgia" w:cs="Georgia"/>
              </w:rPr>
              <w:t>VI</w:t>
            </w:r>
            <w:r>
              <w:tab/>
            </w:r>
            <w:r>
              <w:fldChar w:fldCharType="begin"/>
            </w:r>
            <w:r>
              <w:instrText>PAGEREF _Toc170069 \h</w:instrText>
            </w:r>
            <w:r>
              <w:fldChar w:fldCharType="separate"/>
            </w:r>
            <w:r>
              <w:t xml:space="preserve">196 </w:t>
            </w:r>
            <w:r>
              <w:fldChar w:fldCharType="end"/>
            </w:r>
          </w:hyperlink>
        </w:p>
        <w:p w14:paraId="7182CB9F" w14:textId="77777777" w:rsidR="002A0287" w:rsidRDefault="002A0287">
          <w:pPr>
            <w:pStyle w:val="Verzeichnis2"/>
            <w:tabs>
              <w:tab w:val="right" w:leader="dot" w:pos="9101"/>
            </w:tabs>
          </w:pPr>
          <w:hyperlink w:anchor="_Toc170070">
            <w:r>
              <w:rPr>
                <w:rFonts w:ascii="Georgia" w:eastAsia="Georgia" w:hAnsi="Georgia" w:cs="Georgia"/>
              </w:rPr>
              <w:t>VII</w:t>
            </w:r>
            <w:r>
              <w:tab/>
            </w:r>
            <w:r>
              <w:fldChar w:fldCharType="begin"/>
            </w:r>
            <w:r>
              <w:instrText>PAGEREF _Toc170070 \h</w:instrText>
            </w:r>
            <w:r>
              <w:fldChar w:fldCharType="separate"/>
            </w:r>
            <w:r>
              <w:t xml:space="preserve">197 </w:t>
            </w:r>
            <w:r>
              <w:fldChar w:fldCharType="end"/>
            </w:r>
          </w:hyperlink>
        </w:p>
        <w:p w14:paraId="41CA7C90" w14:textId="77777777" w:rsidR="002A0287" w:rsidRDefault="002A0287">
          <w:pPr>
            <w:pStyle w:val="Verzeichnis2"/>
            <w:tabs>
              <w:tab w:val="right" w:leader="dot" w:pos="9101"/>
            </w:tabs>
          </w:pPr>
          <w:hyperlink w:anchor="_Toc170071">
            <w:r>
              <w:rPr>
                <w:rFonts w:ascii="Georgia" w:eastAsia="Georgia" w:hAnsi="Georgia" w:cs="Georgia"/>
              </w:rPr>
              <w:t>VIII</w:t>
            </w:r>
            <w:r>
              <w:tab/>
            </w:r>
            <w:r>
              <w:fldChar w:fldCharType="begin"/>
            </w:r>
            <w:r>
              <w:instrText>PAGEREF _Toc170071 \h</w:instrText>
            </w:r>
            <w:r>
              <w:fldChar w:fldCharType="separate"/>
            </w:r>
            <w:r>
              <w:t xml:space="preserve">198 </w:t>
            </w:r>
            <w:r>
              <w:fldChar w:fldCharType="end"/>
            </w:r>
          </w:hyperlink>
        </w:p>
        <w:p w14:paraId="10196613" w14:textId="77777777" w:rsidR="002A0287" w:rsidRDefault="002A0287">
          <w:pPr>
            <w:pStyle w:val="Verzeichnis1"/>
            <w:tabs>
              <w:tab w:val="right" w:leader="dot" w:pos="9101"/>
            </w:tabs>
          </w:pPr>
          <w:hyperlink w:anchor="_Toc170072">
            <w:r>
              <w:rPr>
                <w:rFonts w:ascii="Georgia" w:eastAsia="Georgia" w:hAnsi="Georgia" w:cs="Georgia"/>
              </w:rPr>
              <w:t>INTERMEZZO: Wixer</w:t>
            </w:r>
            <w:r>
              <w:tab/>
            </w:r>
            <w:r>
              <w:fldChar w:fldCharType="begin"/>
            </w:r>
            <w:r>
              <w:instrText>PAGEREF _Toc170072 \h</w:instrText>
            </w:r>
            <w:r>
              <w:fldChar w:fldCharType="separate"/>
            </w:r>
            <w:r>
              <w:t xml:space="preserve">199 </w:t>
            </w:r>
            <w:r>
              <w:fldChar w:fldCharType="end"/>
            </w:r>
          </w:hyperlink>
        </w:p>
        <w:p w14:paraId="396D9E80" w14:textId="77777777" w:rsidR="002A0287" w:rsidRDefault="002A0287">
          <w:pPr>
            <w:pStyle w:val="Verzeichnis2"/>
            <w:tabs>
              <w:tab w:val="right" w:leader="dot" w:pos="9101"/>
            </w:tabs>
          </w:pPr>
          <w:hyperlink w:anchor="_Toc170073">
            <w:r>
              <w:rPr>
                <w:rFonts w:ascii="Georgia" w:eastAsia="Georgia" w:hAnsi="Georgia" w:cs="Georgia"/>
              </w:rPr>
              <w:t>Die erste Schelle</w:t>
            </w:r>
            <w:r>
              <w:tab/>
            </w:r>
            <w:r>
              <w:fldChar w:fldCharType="begin"/>
            </w:r>
            <w:r>
              <w:instrText>PAGEREF _Toc170073 \h</w:instrText>
            </w:r>
            <w:r>
              <w:fldChar w:fldCharType="separate"/>
            </w:r>
            <w:r>
              <w:t xml:space="preserve">199 </w:t>
            </w:r>
            <w:r>
              <w:fldChar w:fldCharType="end"/>
            </w:r>
          </w:hyperlink>
        </w:p>
        <w:p w14:paraId="3D6665CC" w14:textId="77777777" w:rsidR="002A0287" w:rsidRDefault="002A0287">
          <w:pPr>
            <w:pStyle w:val="Verzeichnis2"/>
            <w:tabs>
              <w:tab w:val="right" w:leader="dot" w:pos="9101"/>
            </w:tabs>
          </w:pPr>
          <w:hyperlink w:anchor="_Toc170074">
            <w:r>
              <w:rPr>
                <w:rFonts w:ascii="Georgia" w:eastAsia="Georgia" w:hAnsi="Georgia" w:cs="Georgia"/>
              </w:rPr>
              <w:t>Das Wort</w:t>
            </w:r>
            <w:r>
              <w:tab/>
            </w:r>
            <w:r>
              <w:fldChar w:fldCharType="begin"/>
            </w:r>
            <w:r>
              <w:instrText>PAGEREF _Toc170074 \h</w:instrText>
            </w:r>
            <w:r>
              <w:fldChar w:fldCharType="separate"/>
            </w:r>
            <w:r>
              <w:t xml:space="preserve">199 </w:t>
            </w:r>
            <w:r>
              <w:fldChar w:fldCharType="end"/>
            </w:r>
          </w:hyperlink>
        </w:p>
        <w:p w14:paraId="1C5C2006" w14:textId="77777777" w:rsidR="002A0287" w:rsidRDefault="002A0287">
          <w:pPr>
            <w:pStyle w:val="Verzeichnis2"/>
            <w:tabs>
              <w:tab w:val="right" w:leader="dot" w:pos="9101"/>
            </w:tabs>
          </w:pPr>
          <w:hyperlink w:anchor="_Toc170075">
            <w:r>
              <w:rPr>
                <w:rFonts w:ascii="Georgia" w:eastAsia="Georgia" w:hAnsi="Georgia" w:cs="Georgia"/>
              </w:rPr>
              <w:t>Das Lied</w:t>
            </w:r>
            <w:r>
              <w:tab/>
            </w:r>
            <w:r>
              <w:fldChar w:fldCharType="begin"/>
            </w:r>
            <w:r>
              <w:instrText>PAGEREF _Toc170075 \h</w:instrText>
            </w:r>
            <w:r>
              <w:fldChar w:fldCharType="separate"/>
            </w:r>
            <w:r>
              <w:t xml:space="preserve">200 </w:t>
            </w:r>
            <w:r>
              <w:fldChar w:fldCharType="end"/>
            </w:r>
          </w:hyperlink>
        </w:p>
        <w:p w14:paraId="154542A6" w14:textId="77777777" w:rsidR="002A0287" w:rsidRDefault="002A0287">
          <w:pPr>
            <w:pStyle w:val="Verzeichnis2"/>
            <w:tabs>
              <w:tab w:val="right" w:leader="dot" w:pos="9101"/>
            </w:tabs>
          </w:pPr>
          <w:hyperlink w:anchor="_Toc170076">
            <w:r>
              <w:rPr>
                <w:rFonts w:ascii="Georgia" w:eastAsia="Georgia" w:hAnsi="Georgia" w:cs="Georgia"/>
              </w:rPr>
              <w:t>Die Bedeutungen</w:t>
            </w:r>
            <w:r>
              <w:tab/>
            </w:r>
            <w:r>
              <w:fldChar w:fldCharType="begin"/>
            </w:r>
            <w:r>
              <w:instrText>PAGEREF _Toc170076 \h</w:instrText>
            </w:r>
            <w:r>
              <w:fldChar w:fldCharType="separate"/>
            </w:r>
            <w:r>
              <w:t xml:space="preserve">201 </w:t>
            </w:r>
            <w:r>
              <w:fldChar w:fldCharType="end"/>
            </w:r>
          </w:hyperlink>
        </w:p>
        <w:p w14:paraId="1D1AA430" w14:textId="77777777" w:rsidR="002A0287" w:rsidRDefault="002A0287">
          <w:pPr>
            <w:pStyle w:val="Verzeichnis2"/>
            <w:tabs>
              <w:tab w:val="right" w:leader="dot" w:pos="9101"/>
            </w:tabs>
          </w:pPr>
          <w:hyperlink w:anchor="_Toc170077">
            <w:r>
              <w:rPr>
                <w:rFonts w:ascii="Georgia" w:eastAsia="Georgia" w:hAnsi="Georgia" w:cs="Georgia"/>
              </w:rPr>
              <w:t>Der Kuechenwixer</w:t>
            </w:r>
            <w:r>
              <w:tab/>
            </w:r>
            <w:r>
              <w:fldChar w:fldCharType="begin"/>
            </w:r>
            <w:r>
              <w:instrText>PAGEREF _Toc170077 \h</w:instrText>
            </w:r>
            <w:r>
              <w:fldChar w:fldCharType="separate"/>
            </w:r>
            <w:r>
              <w:t xml:space="preserve">201 </w:t>
            </w:r>
            <w:r>
              <w:fldChar w:fldCharType="end"/>
            </w:r>
          </w:hyperlink>
        </w:p>
        <w:p w14:paraId="22197CA9" w14:textId="77777777" w:rsidR="002A0287" w:rsidRDefault="002A0287">
          <w:pPr>
            <w:pStyle w:val="Verzeichnis2"/>
            <w:tabs>
              <w:tab w:val="right" w:leader="dot" w:pos="9101"/>
            </w:tabs>
          </w:pPr>
          <w:hyperlink w:anchor="_Toc170078">
            <w:r>
              <w:rPr>
                <w:rFonts w:ascii="Georgia" w:eastAsia="Georgia" w:hAnsi="Georgia" w:cs="Georgia"/>
              </w:rPr>
              <w:t>Geistiges Onanieren</w:t>
            </w:r>
            <w:r>
              <w:tab/>
            </w:r>
            <w:r>
              <w:fldChar w:fldCharType="begin"/>
            </w:r>
            <w:r>
              <w:instrText>PAGEREF _Toc170078 \h</w:instrText>
            </w:r>
            <w:r>
              <w:fldChar w:fldCharType="separate"/>
            </w:r>
            <w:r>
              <w:t xml:space="preserve">202 </w:t>
            </w:r>
            <w:r>
              <w:fldChar w:fldCharType="end"/>
            </w:r>
          </w:hyperlink>
        </w:p>
        <w:p w14:paraId="46D03437" w14:textId="77777777" w:rsidR="002A0287" w:rsidRDefault="002A0287">
          <w:pPr>
            <w:pStyle w:val="Verzeichnis2"/>
            <w:tabs>
              <w:tab w:val="right" w:leader="dot" w:pos="9101"/>
            </w:tabs>
          </w:pPr>
          <w:hyperlink w:anchor="_Toc170079">
            <w:r>
              <w:rPr>
                <w:rFonts w:ascii="Georgia" w:eastAsia="Georgia" w:hAnsi="Georgia" w:cs="Georgia"/>
              </w:rPr>
              <w:t>Der Wichser der starb</w:t>
            </w:r>
            <w:r>
              <w:tab/>
            </w:r>
            <w:r>
              <w:fldChar w:fldCharType="begin"/>
            </w:r>
            <w:r>
              <w:instrText>PAGEREF _Toc170079 \h</w:instrText>
            </w:r>
            <w:r>
              <w:fldChar w:fldCharType="separate"/>
            </w:r>
            <w:r>
              <w:t xml:space="preserve">203 </w:t>
            </w:r>
            <w:r>
              <w:fldChar w:fldCharType="end"/>
            </w:r>
          </w:hyperlink>
        </w:p>
        <w:p w14:paraId="3C6FED22" w14:textId="77777777" w:rsidR="002A0287" w:rsidRDefault="002A0287">
          <w:pPr>
            <w:pStyle w:val="Verzeichnis2"/>
            <w:tabs>
              <w:tab w:val="right" w:leader="dot" w:pos="9101"/>
            </w:tabs>
          </w:pPr>
          <w:hyperlink w:anchor="_Toc170080">
            <w:r>
              <w:rPr>
                <w:rFonts w:ascii="Georgia" w:eastAsia="Georgia" w:hAnsi="Georgia" w:cs="Georgia"/>
              </w:rPr>
              <w:t>Zurück zum Anfang</w:t>
            </w:r>
            <w:r>
              <w:tab/>
            </w:r>
            <w:r>
              <w:fldChar w:fldCharType="begin"/>
            </w:r>
            <w:r>
              <w:instrText>PAGEREF _Toc170080 \h</w:instrText>
            </w:r>
            <w:r>
              <w:fldChar w:fldCharType="separate"/>
            </w:r>
            <w:r>
              <w:t xml:space="preserve">204 </w:t>
            </w:r>
            <w:r>
              <w:fldChar w:fldCharType="end"/>
            </w:r>
          </w:hyperlink>
        </w:p>
        <w:p w14:paraId="2CE9124F" w14:textId="77777777" w:rsidR="002A0287" w:rsidRDefault="002A0287">
          <w:pPr>
            <w:pStyle w:val="Verzeichnis1"/>
            <w:tabs>
              <w:tab w:val="right" w:leader="dot" w:pos="9101"/>
            </w:tabs>
          </w:pPr>
          <w:hyperlink w:anchor="_Toc170081">
            <w:r>
              <w:rPr>
                <w:rFonts w:ascii="Georgia" w:eastAsia="Georgia" w:hAnsi="Georgia" w:cs="Georgia"/>
              </w:rPr>
              <w:t>INTERMEZZO: Die Höhle</w:t>
            </w:r>
            <w:r>
              <w:tab/>
            </w:r>
            <w:r>
              <w:fldChar w:fldCharType="begin"/>
            </w:r>
            <w:r>
              <w:instrText>PAGEREF _Toc170081 \h</w:instrText>
            </w:r>
            <w:r>
              <w:fldChar w:fldCharType="separate"/>
            </w:r>
            <w:r>
              <w:t xml:space="preserve">206 </w:t>
            </w:r>
            <w:r>
              <w:fldChar w:fldCharType="end"/>
            </w:r>
          </w:hyperlink>
        </w:p>
        <w:p w14:paraId="04703C31" w14:textId="77777777" w:rsidR="002A0287" w:rsidRDefault="002A0287">
          <w:pPr>
            <w:pStyle w:val="Verzeichnis1"/>
            <w:tabs>
              <w:tab w:val="right" w:leader="dot" w:pos="9101"/>
            </w:tabs>
          </w:pPr>
          <w:hyperlink w:anchor="_Toc170082">
            <w:r>
              <w:rPr>
                <w:rFonts w:ascii="Georgia" w:eastAsia="Georgia" w:hAnsi="Georgia" w:cs="Georgia"/>
              </w:rPr>
              <w:t>KAPITEL: DIE ENTERPRISE UND DER PASS</w:t>
            </w:r>
            <w:r>
              <w:tab/>
            </w:r>
            <w:r>
              <w:fldChar w:fldCharType="begin"/>
            </w:r>
            <w:r>
              <w:instrText>PAGEREF _Toc170082 \h</w:instrText>
            </w:r>
            <w:r>
              <w:fldChar w:fldCharType="separate"/>
            </w:r>
            <w:r>
              <w:t xml:space="preserve">216 </w:t>
            </w:r>
            <w:r>
              <w:fldChar w:fldCharType="end"/>
            </w:r>
          </w:hyperlink>
        </w:p>
        <w:p w14:paraId="60C1CEF5" w14:textId="77777777" w:rsidR="002A0287" w:rsidRDefault="002A0287">
          <w:pPr>
            <w:pStyle w:val="Verzeichnis2"/>
            <w:tabs>
              <w:tab w:val="right" w:leader="dot" w:pos="9101"/>
            </w:tabs>
          </w:pPr>
          <w:hyperlink w:anchor="_Toc170083">
            <w:r>
              <w:rPr>
                <w:rFonts w:ascii="Georgia" w:eastAsia="Georgia" w:hAnsi="Georgia" w:cs="Georgia"/>
              </w:rPr>
              <w:t>Von der Vision zur Wahrheit</w:t>
            </w:r>
            <w:r>
              <w:tab/>
            </w:r>
            <w:r>
              <w:fldChar w:fldCharType="begin"/>
            </w:r>
            <w:r>
              <w:instrText>PAGEREF _Toc170083 \h</w:instrText>
            </w:r>
            <w:r>
              <w:fldChar w:fldCharType="separate"/>
            </w:r>
            <w:r>
              <w:t xml:space="preserve">216 </w:t>
            </w:r>
            <w:r>
              <w:fldChar w:fldCharType="end"/>
            </w:r>
          </w:hyperlink>
        </w:p>
        <w:p w14:paraId="062D7ED3" w14:textId="77777777" w:rsidR="002A0287" w:rsidRDefault="002A0287">
          <w:pPr>
            <w:pStyle w:val="Verzeichnis1"/>
            <w:tabs>
              <w:tab w:val="right" w:leader="dot" w:pos="9101"/>
            </w:tabs>
          </w:pPr>
          <w:hyperlink w:anchor="_Toc170084">
            <w:r>
              <w:rPr>
                <w:rFonts w:ascii="Georgia" w:eastAsia="Georgia" w:hAnsi="Georgia" w:cs="Georgia"/>
              </w:rPr>
              <w:t>TEIL 1: DIE ENTERPRISE IM KOPF</w:t>
            </w:r>
            <w:r>
              <w:tab/>
            </w:r>
            <w:r>
              <w:fldChar w:fldCharType="begin"/>
            </w:r>
            <w:r>
              <w:instrText>PAGEREF _Toc170084 \h</w:instrText>
            </w:r>
            <w:r>
              <w:fldChar w:fldCharType="separate"/>
            </w:r>
            <w:r>
              <w:t xml:space="preserve">216 </w:t>
            </w:r>
            <w:r>
              <w:fldChar w:fldCharType="end"/>
            </w:r>
          </w:hyperlink>
        </w:p>
        <w:p w14:paraId="1A6714C2" w14:textId="77777777" w:rsidR="002A0287" w:rsidRDefault="002A0287">
          <w:pPr>
            <w:pStyle w:val="Verzeichnis3"/>
            <w:tabs>
              <w:tab w:val="right" w:leader="dot" w:pos="9101"/>
            </w:tabs>
          </w:pPr>
          <w:hyperlink w:anchor="_Toc170085">
            <w:r>
              <w:rPr>
                <w:rFonts w:ascii="Georgia" w:eastAsia="Georgia" w:hAnsi="Georgia" w:cs="Georgia"/>
              </w:rPr>
              <w:t>Warum niemand versteht, was ich meine</w:t>
            </w:r>
            <w:r>
              <w:tab/>
            </w:r>
            <w:r>
              <w:fldChar w:fldCharType="begin"/>
            </w:r>
            <w:r>
              <w:instrText>PAGEREF _Toc170085 \h</w:instrText>
            </w:r>
            <w:r>
              <w:fldChar w:fldCharType="separate"/>
            </w:r>
            <w:r>
              <w:t xml:space="preserve">216 </w:t>
            </w:r>
            <w:r>
              <w:fldChar w:fldCharType="end"/>
            </w:r>
          </w:hyperlink>
        </w:p>
        <w:p w14:paraId="7F94217A" w14:textId="77777777" w:rsidR="002A0287" w:rsidRDefault="002A0287">
          <w:pPr>
            <w:pStyle w:val="Verzeichnis2"/>
            <w:tabs>
              <w:tab w:val="right" w:leader="dot" w:pos="9101"/>
            </w:tabs>
          </w:pPr>
          <w:hyperlink w:anchor="_Toc170086">
            <w:r>
              <w:rPr>
                <w:rFonts w:ascii="Georgia" w:eastAsia="Georgia" w:hAnsi="Georgia" w:cs="Georgia"/>
              </w:rPr>
              <w:t>Das Übersetzungsproblem</w:t>
            </w:r>
            <w:r>
              <w:tab/>
            </w:r>
            <w:r>
              <w:fldChar w:fldCharType="begin"/>
            </w:r>
            <w:r>
              <w:instrText>PAGEREF _Toc170086 \h</w:instrText>
            </w:r>
            <w:r>
              <w:fldChar w:fldCharType="separate"/>
            </w:r>
            <w:r>
              <w:t xml:space="preserve">218 </w:t>
            </w:r>
            <w:r>
              <w:fldChar w:fldCharType="end"/>
            </w:r>
          </w:hyperlink>
        </w:p>
        <w:p w14:paraId="70D53EB4" w14:textId="77777777" w:rsidR="002A0287" w:rsidRDefault="002A0287">
          <w:pPr>
            <w:pStyle w:val="Verzeichnis2"/>
            <w:tabs>
              <w:tab w:val="right" w:leader="dot" w:pos="9101"/>
            </w:tabs>
          </w:pPr>
          <w:hyperlink w:anchor="_Toc170087">
            <w:r>
              <w:rPr>
                <w:rFonts w:ascii="Georgia" w:eastAsia="Georgia" w:hAnsi="Georgia" w:cs="Georgia"/>
              </w:rPr>
              <w:t>Die Maschine, die ich nicht bin</w:t>
            </w:r>
            <w:r>
              <w:tab/>
            </w:r>
            <w:r>
              <w:fldChar w:fldCharType="begin"/>
            </w:r>
            <w:r>
              <w:instrText>PAGEREF _Toc170087 \h</w:instrText>
            </w:r>
            <w:r>
              <w:fldChar w:fldCharType="separate"/>
            </w:r>
            <w:r>
              <w:t xml:space="preserve">219 </w:t>
            </w:r>
            <w:r>
              <w:fldChar w:fldCharType="end"/>
            </w:r>
          </w:hyperlink>
        </w:p>
        <w:p w14:paraId="3FD3631F" w14:textId="77777777" w:rsidR="002A0287" w:rsidRDefault="002A0287">
          <w:pPr>
            <w:pStyle w:val="Verzeichnis2"/>
            <w:tabs>
              <w:tab w:val="right" w:leader="dot" w:pos="9101"/>
            </w:tabs>
          </w:pPr>
          <w:hyperlink w:anchor="_Toc170088">
            <w:r>
              <w:rPr>
                <w:rFonts w:ascii="Georgia" w:eastAsia="Georgia" w:hAnsi="Georgia" w:cs="Georgia"/>
              </w:rPr>
              <w:t>Die Übersetzung, die endlich funktioniert</w:t>
            </w:r>
            <w:r>
              <w:tab/>
            </w:r>
            <w:r>
              <w:fldChar w:fldCharType="begin"/>
            </w:r>
            <w:r>
              <w:instrText>PAGEREF _Toc170088 \h</w:instrText>
            </w:r>
            <w:r>
              <w:fldChar w:fldCharType="separate"/>
            </w:r>
            <w:r>
              <w:t xml:space="preserve">219 </w:t>
            </w:r>
            <w:r>
              <w:fldChar w:fldCharType="end"/>
            </w:r>
          </w:hyperlink>
        </w:p>
        <w:p w14:paraId="2B8E6D1C" w14:textId="77777777" w:rsidR="002A0287" w:rsidRDefault="002A0287">
          <w:pPr>
            <w:pStyle w:val="Verzeichnis1"/>
            <w:tabs>
              <w:tab w:val="right" w:leader="dot" w:pos="9101"/>
            </w:tabs>
          </w:pPr>
          <w:hyperlink w:anchor="_Toc170089">
            <w:r>
              <w:rPr>
                <w:rFonts w:ascii="Georgia" w:eastAsia="Georgia" w:hAnsi="Georgia" w:cs="Georgia"/>
              </w:rPr>
              <w:t>TEIL 2: DER PASS</w:t>
            </w:r>
            <w:r>
              <w:tab/>
            </w:r>
            <w:r>
              <w:fldChar w:fldCharType="begin"/>
            </w:r>
            <w:r>
              <w:instrText>PAGEREF _Toc170089 \h</w:instrText>
            </w:r>
            <w:r>
              <w:fldChar w:fldCharType="separate"/>
            </w:r>
            <w:r>
              <w:t xml:space="preserve">220 </w:t>
            </w:r>
            <w:r>
              <w:fldChar w:fldCharType="end"/>
            </w:r>
          </w:hyperlink>
        </w:p>
        <w:p w14:paraId="11FCA4A4" w14:textId="77777777" w:rsidR="002A0287" w:rsidRDefault="002A0287">
          <w:pPr>
            <w:pStyle w:val="Verzeichnis3"/>
            <w:tabs>
              <w:tab w:val="right" w:leader="dot" w:pos="9101"/>
            </w:tabs>
          </w:pPr>
          <w:hyperlink w:anchor="_Toc170090">
            <w:r>
              <w:rPr>
                <w:rFonts w:ascii="Georgia" w:eastAsia="Georgia" w:hAnsi="Georgia" w:cs="Georgia"/>
              </w:rPr>
              <w:t>Wo die Wahrheit über den Tresen geht</w:t>
            </w:r>
            <w:r>
              <w:tab/>
            </w:r>
            <w:r>
              <w:fldChar w:fldCharType="begin"/>
            </w:r>
            <w:r>
              <w:instrText>PAGEREF _Toc170090 \h</w:instrText>
            </w:r>
            <w:r>
              <w:fldChar w:fldCharType="separate"/>
            </w:r>
            <w:r>
              <w:t xml:space="preserve">220 </w:t>
            </w:r>
            <w:r>
              <w:fldChar w:fldCharType="end"/>
            </w:r>
          </w:hyperlink>
        </w:p>
        <w:p w14:paraId="2444D669" w14:textId="77777777" w:rsidR="002A0287" w:rsidRDefault="002A0287">
          <w:pPr>
            <w:pStyle w:val="Verzeichnis2"/>
            <w:tabs>
              <w:tab w:val="right" w:leader="dot" w:pos="9101"/>
            </w:tabs>
          </w:pPr>
          <w:hyperlink w:anchor="_Toc170091">
            <w:r>
              <w:rPr>
                <w:rFonts w:ascii="Georgia" w:eastAsia="Georgia" w:hAnsi="Georgia" w:cs="Georgia"/>
              </w:rPr>
              <w:t>Die Choreografie</w:t>
            </w:r>
            <w:r>
              <w:tab/>
            </w:r>
            <w:r>
              <w:fldChar w:fldCharType="begin"/>
            </w:r>
            <w:r>
              <w:instrText>PAGEREF _Toc170091 \h</w:instrText>
            </w:r>
            <w:r>
              <w:fldChar w:fldCharType="separate"/>
            </w:r>
            <w:r>
              <w:t xml:space="preserve">221 </w:t>
            </w:r>
            <w:r>
              <w:fldChar w:fldCharType="end"/>
            </w:r>
          </w:hyperlink>
        </w:p>
        <w:p w14:paraId="7FE241C6" w14:textId="77777777" w:rsidR="002A0287" w:rsidRDefault="002A0287">
          <w:pPr>
            <w:pStyle w:val="Verzeichnis2"/>
            <w:tabs>
              <w:tab w:val="right" w:leader="dot" w:pos="9101"/>
            </w:tabs>
          </w:pPr>
          <w:hyperlink w:anchor="_Toc170092">
            <w:r>
              <w:rPr>
                <w:rFonts w:ascii="Georgia" w:eastAsia="Georgia" w:hAnsi="Georgia" w:cs="Georgia"/>
              </w:rPr>
              <w:t>Der Moment</w:t>
            </w:r>
            <w:r>
              <w:tab/>
            </w:r>
            <w:r>
              <w:fldChar w:fldCharType="begin"/>
            </w:r>
            <w:r>
              <w:instrText>PAGEREF _Toc170092 \h</w:instrText>
            </w:r>
            <w:r>
              <w:fldChar w:fldCharType="separate"/>
            </w:r>
            <w:r>
              <w:t xml:space="preserve">221 </w:t>
            </w:r>
            <w:r>
              <w:fldChar w:fldCharType="end"/>
            </w:r>
          </w:hyperlink>
        </w:p>
        <w:p w14:paraId="26023BA6" w14:textId="77777777" w:rsidR="002A0287" w:rsidRDefault="002A0287">
          <w:pPr>
            <w:pStyle w:val="Verzeichnis2"/>
            <w:tabs>
              <w:tab w:val="right" w:leader="dot" w:pos="9101"/>
            </w:tabs>
          </w:pPr>
          <w:hyperlink w:anchor="_Toc170093">
            <w:r>
              <w:rPr>
                <w:rFonts w:ascii="Georgia" w:eastAsia="Georgia" w:hAnsi="Georgia" w:cs="Georgia"/>
              </w:rPr>
              <w:t>Die Enterprise am Pass</w:t>
            </w:r>
            <w:r>
              <w:tab/>
            </w:r>
            <w:r>
              <w:fldChar w:fldCharType="begin"/>
            </w:r>
            <w:r>
              <w:instrText>PAGEREF _Toc170093 \h</w:instrText>
            </w:r>
            <w:r>
              <w:fldChar w:fldCharType="separate"/>
            </w:r>
            <w:r>
              <w:t xml:space="preserve">222 </w:t>
            </w:r>
            <w:r>
              <w:fldChar w:fldCharType="end"/>
            </w:r>
          </w:hyperlink>
        </w:p>
        <w:p w14:paraId="3EB70661" w14:textId="77777777" w:rsidR="002A0287" w:rsidRDefault="002A0287">
          <w:pPr>
            <w:pStyle w:val="Verzeichnis2"/>
            <w:tabs>
              <w:tab w:val="right" w:leader="dot" w:pos="9101"/>
            </w:tabs>
          </w:pPr>
          <w:hyperlink w:anchor="_Toc170094">
            <w:r>
              <w:rPr>
                <w:rFonts w:ascii="Georgia" w:eastAsia="Georgia" w:hAnsi="Georgia" w:cs="Georgia"/>
              </w:rPr>
              <w:t>Was ich am Pass gelernt habe</w:t>
            </w:r>
            <w:r>
              <w:tab/>
            </w:r>
            <w:r>
              <w:fldChar w:fldCharType="begin"/>
            </w:r>
            <w:r>
              <w:instrText>PAGEREF _Toc170094 \h</w:instrText>
            </w:r>
            <w:r>
              <w:fldChar w:fldCharType="separate"/>
            </w:r>
            <w:r>
              <w:t xml:space="preserve">222 </w:t>
            </w:r>
            <w:r>
              <w:fldChar w:fldCharType="end"/>
            </w:r>
          </w:hyperlink>
        </w:p>
        <w:p w14:paraId="0E7C7E20" w14:textId="77777777" w:rsidR="002A0287" w:rsidRDefault="002A0287">
          <w:pPr>
            <w:pStyle w:val="Verzeichnis2"/>
            <w:tabs>
              <w:tab w:val="right" w:leader="dot" w:pos="9101"/>
            </w:tabs>
          </w:pPr>
          <w:hyperlink w:anchor="_Toc170095">
            <w:r>
              <w:rPr>
                <w:rFonts w:ascii="Georgia" w:eastAsia="Georgia" w:hAnsi="Georgia" w:cs="Georgia"/>
              </w:rPr>
              <w:t>Warum iMOPS am Pass beginnt</w:t>
            </w:r>
            <w:r>
              <w:tab/>
            </w:r>
            <w:r>
              <w:fldChar w:fldCharType="begin"/>
            </w:r>
            <w:r>
              <w:instrText>PAGEREF _Toc170095 \h</w:instrText>
            </w:r>
            <w:r>
              <w:fldChar w:fldCharType="separate"/>
            </w:r>
            <w:r>
              <w:t xml:space="preserve">223 </w:t>
            </w:r>
            <w:r>
              <w:fldChar w:fldCharType="end"/>
            </w:r>
          </w:hyperlink>
        </w:p>
        <w:p w14:paraId="58FF3EA8" w14:textId="77777777" w:rsidR="002A0287" w:rsidRDefault="002A0287">
          <w:pPr>
            <w:pStyle w:val="Verzeichnis2"/>
            <w:tabs>
              <w:tab w:val="right" w:leader="dot" w:pos="9101"/>
            </w:tabs>
          </w:pPr>
          <w:hyperlink w:anchor="_Toc170096">
            <w:r>
              <w:rPr>
                <w:rFonts w:ascii="Georgia" w:eastAsia="Georgia" w:hAnsi="Georgia" w:cs="Georgia"/>
              </w:rPr>
              <w:t>Die Nanosekunden</w:t>
            </w:r>
            <w:r>
              <w:tab/>
            </w:r>
            <w:r>
              <w:fldChar w:fldCharType="begin"/>
            </w:r>
            <w:r>
              <w:instrText>PAGEREF _Toc170096 \h</w:instrText>
            </w:r>
            <w:r>
              <w:fldChar w:fldCharType="separate"/>
            </w:r>
            <w:r>
              <w:t xml:space="preserve">223 </w:t>
            </w:r>
            <w:r>
              <w:fldChar w:fldCharType="end"/>
            </w:r>
          </w:hyperlink>
        </w:p>
        <w:p w14:paraId="5313933D" w14:textId="77777777" w:rsidR="002A0287" w:rsidRDefault="002A0287">
          <w:pPr>
            <w:pStyle w:val="Verzeichnis1"/>
            <w:tabs>
              <w:tab w:val="right" w:leader="dot" w:pos="9101"/>
            </w:tabs>
          </w:pPr>
          <w:hyperlink w:anchor="_Toc170097">
            <w:r>
              <w:rPr>
                <w:rFonts w:ascii="Georgia" w:eastAsia="Georgia" w:hAnsi="Georgia" w:cs="Georgia"/>
              </w:rPr>
              <w:t>TEIL 3: DIE VERBINDUNG</w:t>
            </w:r>
            <w:r>
              <w:tab/>
            </w:r>
            <w:r>
              <w:fldChar w:fldCharType="begin"/>
            </w:r>
            <w:r>
              <w:instrText>PAGEREF _Toc170097 \h</w:instrText>
            </w:r>
            <w:r>
              <w:fldChar w:fldCharType="separate"/>
            </w:r>
            <w:r>
              <w:t xml:space="preserve">223 </w:t>
            </w:r>
            <w:r>
              <w:fldChar w:fldCharType="end"/>
            </w:r>
          </w:hyperlink>
        </w:p>
        <w:p w14:paraId="31046DB1" w14:textId="77777777" w:rsidR="002A0287" w:rsidRDefault="002A0287">
          <w:pPr>
            <w:pStyle w:val="Verzeichnis3"/>
            <w:tabs>
              <w:tab w:val="right" w:leader="dot" w:pos="9101"/>
            </w:tabs>
          </w:pPr>
          <w:hyperlink w:anchor="_Toc170098">
            <w:r>
              <w:rPr>
                <w:rFonts w:ascii="Georgia" w:eastAsia="Georgia" w:hAnsi="Georgia" w:cs="Georgia"/>
              </w:rPr>
              <w:t>Warum ich Code schreibe</w:t>
            </w:r>
            <w:r>
              <w:tab/>
            </w:r>
            <w:r>
              <w:fldChar w:fldCharType="begin"/>
            </w:r>
            <w:r>
              <w:instrText>PAGEREF _Toc170098 \h</w:instrText>
            </w:r>
            <w:r>
              <w:fldChar w:fldCharType="separate"/>
            </w:r>
            <w:r>
              <w:t xml:space="preserve">223 </w:t>
            </w:r>
            <w:r>
              <w:fldChar w:fldCharType="end"/>
            </w:r>
          </w:hyperlink>
        </w:p>
        <w:p w14:paraId="11F0F3AC" w14:textId="77777777" w:rsidR="002A0287" w:rsidRDefault="002A0287">
          <w:pPr>
            <w:pStyle w:val="Verzeichnis2"/>
            <w:tabs>
              <w:tab w:val="right" w:leader="dot" w:pos="9101"/>
            </w:tabs>
          </w:pPr>
          <w:hyperlink w:anchor="_Toc170099">
            <w:r>
              <w:rPr>
                <w:rFonts w:ascii="Georgia" w:eastAsia="Georgia" w:hAnsi="Georgia" w:cs="Georgia"/>
              </w:rPr>
              <w:t>Die Wahrheit</w:t>
            </w:r>
            <w:r>
              <w:tab/>
            </w:r>
            <w:r>
              <w:fldChar w:fldCharType="begin"/>
            </w:r>
            <w:r>
              <w:instrText>PAGEREF _Toc170099 \h</w:instrText>
            </w:r>
            <w:r>
              <w:fldChar w:fldCharType="separate"/>
            </w:r>
            <w:r>
              <w:t>224</w:t>
            </w:r>
            <w:r>
              <w:fldChar w:fldCharType="end"/>
            </w:r>
          </w:hyperlink>
        </w:p>
        <w:p w14:paraId="63C0D530" w14:textId="77777777" w:rsidR="002A0287" w:rsidRDefault="002A0287">
          <w:pPr>
            <w:pStyle w:val="Verzeichnis1"/>
            <w:tabs>
              <w:tab w:val="right" w:leader="dot" w:pos="9101"/>
            </w:tabs>
          </w:pPr>
          <w:hyperlink w:anchor="_Toc170100">
            <w:r>
              <w:rPr>
                <w:rFonts w:ascii="Georgia" w:eastAsia="Georgia" w:hAnsi="Georgia" w:cs="Georgia"/>
              </w:rPr>
              <w:t>ANHANG C: Das System erklaert</w:t>
            </w:r>
            <w:r>
              <w:tab/>
            </w:r>
            <w:r>
              <w:fldChar w:fldCharType="begin"/>
            </w:r>
            <w:r>
              <w:instrText>PAGEREF _Toc170100 \h</w:instrText>
            </w:r>
            <w:r>
              <w:fldChar w:fldCharType="separate"/>
            </w:r>
            <w:r>
              <w:t xml:space="preserve">255 </w:t>
            </w:r>
            <w:r>
              <w:fldChar w:fldCharType="end"/>
            </w:r>
          </w:hyperlink>
        </w:p>
        <w:p w14:paraId="77BF8C1E" w14:textId="77777777" w:rsidR="002A0287" w:rsidRDefault="002A0287">
          <w:pPr>
            <w:pStyle w:val="Verzeichnis2"/>
            <w:tabs>
              <w:tab w:val="right" w:leader="dot" w:pos="9101"/>
            </w:tabs>
          </w:pPr>
          <w:hyperlink w:anchor="_Toc170101">
            <w:r>
              <w:rPr>
                <w:rFonts w:ascii="Georgia" w:eastAsia="Georgia" w:hAnsi="Georgia" w:cs="Georgia"/>
              </w:rPr>
              <w:t>FEATURE 1: DISPATCHER</w:t>
            </w:r>
            <w:r>
              <w:tab/>
            </w:r>
            <w:r>
              <w:fldChar w:fldCharType="begin"/>
            </w:r>
            <w:r>
              <w:instrText>PAGEREF _Toc170101 \h</w:instrText>
            </w:r>
            <w:r>
              <w:fldChar w:fldCharType="separate"/>
            </w:r>
            <w:r>
              <w:t xml:space="preserve">255 </w:t>
            </w:r>
            <w:r>
              <w:fldChar w:fldCharType="end"/>
            </w:r>
          </w:hyperlink>
        </w:p>
        <w:p w14:paraId="0A6F5A81" w14:textId="77777777" w:rsidR="002A0287" w:rsidRDefault="002A0287">
          <w:pPr>
            <w:pStyle w:val="Verzeichnis2"/>
            <w:tabs>
              <w:tab w:val="right" w:leader="dot" w:pos="9101"/>
            </w:tabs>
          </w:pPr>
          <w:hyperlink w:anchor="_Toc170102">
            <w:r>
              <w:rPr>
                <w:rFonts w:ascii="Georgia" w:eastAsia="Georgia" w:hAnsi="Georgia" w:cs="Georgia"/>
              </w:rPr>
              <w:t>FEATURE 2: VISION-KIT</w:t>
            </w:r>
            <w:r>
              <w:tab/>
            </w:r>
            <w:r>
              <w:fldChar w:fldCharType="begin"/>
            </w:r>
            <w:r>
              <w:instrText>PAGEREF _Toc170102 \h</w:instrText>
            </w:r>
            <w:r>
              <w:fldChar w:fldCharType="separate"/>
            </w:r>
            <w:r>
              <w:t xml:space="preserve">255 </w:t>
            </w:r>
            <w:r>
              <w:fldChar w:fldCharType="end"/>
            </w:r>
          </w:hyperlink>
        </w:p>
        <w:p w14:paraId="6CEFC739" w14:textId="77777777" w:rsidR="002A0287" w:rsidRDefault="002A0287">
          <w:pPr>
            <w:pStyle w:val="Verzeichnis2"/>
            <w:tabs>
              <w:tab w:val="right" w:leader="dot" w:pos="9101"/>
            </w:tabs>
          </w:pPr>
          <w:hyperlink w:anchor="_Toc170103">
            <w:r>
              <w:rPr>
                <w:rFonts w:ascii="Georgia" w:eastAsia="Georgia" w:hAnsi="Georgia" w:cs="Georgia"/>
              </w:rPr>
              <w:t>FEATURE 3: VISUAL TRUST PROTOCOL (VTP)</w:t>
            </w:r>
            <w:r>
              <w:tab/>
            </w:r>
            <w:r>
              <w:fldChar w:fldCharType="begin"/>
            </w:r>
            <w:r>
              <w:instrText>PAGEREF _Toc170103 \h</w:instrText>
            </w:r>
            <w:r>
              <w:fldChar w:fldCharType="separate"/>
            </w:r>
            <w:r>
              <w:t xml:space="preserve">256 </w:t>
            </w:r>
            <w:r>
              <w:fldChar w:fldCharType="end"/>
            </w:r>
          </w:hyperlink>
        </w:p>
        <w:p w14:paraId="45BAD709" w14:textId="77777777" w:rsidR="002A0287" w:rsidRDefault="002A0287">
          <w:pPr>
            <w:pStyle w:val="Verzeichnis2"/>
            <w:tabs>
              <w:tab w:val="right" w:leader="dot" w:pos="9101"/>
            </w:tabs>
          </w:pPr>
          <w:hyperlink w:anchor="_Toc170104">
            <w:r>
              <w:rPr>
                <w:rFonts w:ascii="Georgia" w:eastAsia="Georgia" w:hAnsi="Georgia" w:cs="Georgia"/>
              </w:rPr>
              <w:t>FEATURE 4: ONE-TAP LOCALIZATION</w:t>
            </w:r>
            <w:r>
              <w:tab/>
            </w:r>
            <w:r>
              <w:fldChar w:fldCharType="begin"/>
            </w:r>
            <w:r>
              <w:instrText>PAGEREF _Toc170104 \h</w:instrText>
            </w:r>
            <w:r>
              <w:fldChar w:fldCharType="separate"/>
            </w:r>
            <w:r>
              <w:t xml:space="preserve">256 </w:t>
            </w:r>
            <w:r>
              <w:fldChar w:fldCharType="end"/>
            </w:r>
          </w:hyperlink>
        </w:p>
        <w:p w14:paraId="2BD83B61" w14:textId="77777777" w:rsidR="002A0287" w:rsidRDefault="002A0287">
          <w:pPr>
            <w:pStyle w:val="Verzeichnis2"/>
            <w:tabs>
              <w:tab w:val="right" w:leader="dot" w:pos="9101"/>
            </w:tabs>
          </w:pPr>
          <w:hyperlink w:anchor="_Toc170105">
            <w:r>
              <w:rPr>
                <w:rFonts w:ascii="Georgia" w:eastAsia="Georgia" w:hAnsi="Georgia" w:cs="Georgia"/>
              </w:rPr>
              <w:t>FEATURE 5: STAFF-GRID</w:t>
            </w:r>
            <w:r>
              <w:tab/>
            </w:r>
            <w:r>
              <w:fldChar w:fldCharType="begin"/>
            </w:r>
            <w:r>
              <w:instrText>PAGEREF _Toc170105 \h</w:instrText>
            </w:r>
            <w:r>
              <w:fldChar w:fldCharType="separate"/>
            </w:r>
            <w:r>
              <w:t xml:space="preserve">257 </w:t>
            </w:r>
            <w:r>
              <w:fldChar w:fldCharType="end"/>
            </w:r>
          </w:hyperlink>
        </w:p>
        <w:p w14:paraId="216ABA2D" w14:textId="77777777" w:rsidR="002A0287" w:rsidRDefault="00000000">
          <w:r>
            <w:fldChar w:fldCharType="end"/>
          </w:r>
        </w:p>
      </w:sdtContent>
    </w:sdt>
    <w:p w14:paraId="16752432" w14:textId="77777777" w:rsidR="002A0287" w:rsidRDefault="00000000">
      <w:pPr>
        <w:spacing w:after="178" w:line="259" w:lineRule="auto"/>
        <w:ind w:left="0" w:right="0" w:firstLine="0"/>
      </w:pPr>
      <w:r>
        <w:rPr>
          <w:rFonts w:ascii="Aptos" w:eastAsia="Aptos" w:hAnsi="Aptos" w:cs="Aptos"/>
        </w:rPr>
        <w:t xml:space="preserve"> </w:t>
      </w:r>
    </w:p>
    <w:p w14:paraId="26FA4F75" w14:textId="77777777" w:rsidR="002A0287" w:rsidRDefault="00000000">
      <w:pPr>
        <w:spacing w:after="178" w:line="259" w:lineRule="auto"/>
        <w:ind w:left="29" w:right="0" w:firstLine="0"/>
        <w:jc w:val="center"/>
      </w:pPr>
      <w:r>
        <w:t xml:space="preserve"> </w:t>
      </w:r>
    </w:p>
    <w:p w14:paraId="6BC7054E" w14:textId="77777777" w:rsidR="002A0287" w:rsidRDefault="00000000">
      <w:pPr>
        <w:spacing w:after="178" w:line="259" w:lineRule="auto"/>
        <w:ind w:left="29" w:right="0" w:firstLine="0"/>
        <w:jc w:val="center"/>
      </w:pPr>
      <w:r>
        <w:t xml:space="preserve"> </w:t>
      </w:r>
    </w:p>
    <w:p w14:paraId="4D237E51" w14:textId="77777777" w:rsidR="002A0287" w:rsidRDefault="00000000">
      <w:pPr>
        <w:spacing w:after="178" w:line="259" w:lineRule="auto"/>
        <w:ind w:left="29" w:right="0" w:firstLine="0"/>
        <w:jc w:val="center"/>
      </w:pPr>
      <w:r>
        <w:lastRenderedPageBreak/>
        <w:t xml:space="preserve"> </w:t>
      </w:r>
    </w:p>
    <w:p w14:paraId="65B1C25D" w14:textId="77777777" w:rsidR="002A0287" w:rsidRDefault="00000000">
      <w:pPr>
        <w:spacing w:after="183" w:line="259" w:lineRule="auto"/>
        <w:ind w:left="29" w:right="0" w:firstLine="0"/>
        <w:jc w:val="center"/>
      </w:pPr>
      <w:r>
        <w:t xml:space="preserve"> </w:t>
      </w:r>
    </w:p>
    <w:p w14:paraId="6F7A5AED" w14:textId="77777777" w:rsidR="002A0287" w:rsidRDefault="00000000">
      <w:pPr>
        <w:spacing w:after="178" w:line="259" w:lineRule="auto"/>
        <w:ind w:left="29" w:right="0" w:firstLine="0"/>
        <w:jc w:val="center"/>
      </w:pPr>
      <w:r>
        <w:t xml:space="preserve"> </w:t>
      </w:r>
    </w:p>
    <w:p w14:paraId="43FF1A94" w14:textId="77777777" w:rsidR="002A0287" w:rsidRDefault="00000000">
      <w:pPr>
        <w:spacing w:after="178" w:line="259" w:lineRule="auto"/>
        <w:ind w:left="29" w:right="0" w:firstLine="0"/>
        <w:jc w:val="center"/>
      </w:pPr>
      <w:r>
        <w:t xml:space="preserve"> </w:t>
      </w:r>
    </w:p>
    <w:p w14:paraId="2CAB6992" w14:textId="77777777" w:rsidR="002A0287" w:rsidRDefault="00000000">
      <w:pPr>
        <w:spacing w:after="178" w:line="259" w:lineRule="auto"/>
        <w:ind w:left="29" w:right="0" w:firstLine="0"/>
        <w:jc w:val="center"/>
      </w:pPr>
      <w:r>
        <w:t xml:space="preserve"> </w:t>
      </w:r>
    </w:p>
    <w:p w14:paraId="46FDDCA8" w14:textId="77777777" w:rsidR="002A0287" w:rsidRDefault="00000000">
      <w:pPr>
        <w:spacing w:after="178" w:line="259" w:lineRule="auto"/>
        <w:ind w:left="29" w:right="0" w:firstLine="0"/>
        <w:jc w:val="center"/>
      </w:pPr>
      <w:r>
        <w:t xml:space="preserve"> </w:t>
      </w:r>
    </w:p>
    <w:p w14:paraId="1406F1F9" w14:textId="77777777" w:rsidR="002A0287" w:rsidRDefault="00000000">
      <w:pPr>
        <w:spacing w:after="178" w:line="259" w:lineRule="auto"/>
        <w:ind w:left="29" w:right="0" w:firstLine="0"/>
        <w:jc w:val="center"/>
      </w:pPr>
      <w:r>
        <w:t xml:space="preserve"> </w:t>
      </w:r>
    </w:p>
    <w:p w14:paraId="697DA83C" w14:textId="77777777" w:rsidR="002A0287" w:rsidRDefault="00000000">
      <w:pPr>
        <w:spacing w:after="178" w:line="259" w:lineRule="auto"/>
        <w:ind w:left="29" w:right="0" w:firstLine="0"/>
        <w:jc w:val="center"/>
      </w:pPr>
      <w:r>
        <w:t xml:space="preserve"> </w:t>
      </w:r>
    </w:p>
    <w:p w14:paraId="14ABEA47" w14:textId="77777777" w:rsidR="002A0287" w:rsidRDefault="00000000">
      <w:pPr>
        <w:spacing w:after="183" w:line="259" w:lineRule="auto"/>
        <w:ind w:left="29" w:right="0" w:firstLine="0"/>
        <w:jc w:val="center"/>
      </w:pPr>
      <w:r>
        <w:t xml:space="preserve"> </w:t>
      </w:r>
    </w:p>
    <w:p w14:paraId="22476F86" w14:textId="77777777" w:rsidR="002A0287" w:rsidRDefault="00000000">
      <w:pPr>
        <w:spacing w:after="178" w:line="259" w:lineRule="auto"/>
        <w:ind w:left="29" w:right="0" w:firstLine="0"/>
        <w:jc w:val="center"/>
      </w:pPr>
      <w:r>
        <w:t xml:space="preserve"> </w:t>
      </w:r>
    </w:p>
    <w:p w14:paraId="298E3755" w14:textId="77777777" w:rsidR="002A0287" w:rsidRDefault="00000000">
      <w:pPr>
        <w:spacing w:after="178" w:line="259" w:lineRule="auto"/>
        <w:ind w:left="29" w:right="0" w:firstLine="0"/>
        <w:jc w:val="center"/>
      </w:pPr>
      <w:r>
        <w:t xml:space="preserve"> </w:t>
      </w:r>
    </w:p>
    <w:p w14:paraId="4FED6E93" w14:textId="77777777" w:rsidR="002A0287" w:rsidRDefault="00000000">
      <w:pPr>
        <w:spacing w:after="178" w:line="259" w:lineRule="auto"/>
        <w:ind w:left="29" w:right="0" w:firstLine="0"/>
        <w:jc w:val="center"/>
      </w:pPr>
      <w:r>
        <w:t xml:space="preserve"> </w:t>
      </w:r>
    </w:p>
    <w:p w14:paraId="62B7EE2B" w14:textId="77777777" w:rsidR="002A0287" w:rsidRDefault="00000000">
      <w:pPr>
        <w:spacing w:after="178" w:line="259" w:lineRule="auto"/>
        <w:ind w:left="29" w:right="0" w:firstLine="0"/>
        <w:jc w:val="center"/>
      </w:pPr>
      <w:r>
        <w:t xml:space="preserve"> </w:t>
      </w:r>
    </w:p>
    <w:p w14:paraId="4538CF9F" w14:textId="77777777" w:rsidR="002A0287" w:rsidRDefault="00000000">
      <w:pPr>
        <w:spacing w:after="178" w:line="259" w:lineRule="auto"/>
        <w:ind w:left="29" w:right="0" w:firstLine="0"/>
        <w:jc w:val="center"/>
      </w:pPr>
      <w:r>
        <w:t xml:space="preserve"> </w:t>
      </w:r>
    </w:p>
    <w:p w14:paraId="2F81E519" w14:textId="77777777" w:rsidR="002A0287" w:rsidRDefault="00000000">
      <w:pPr>
        <w:spacing w:after="178" w:line="259" w:lineRule="auto"/>
        <w:ind w:left="29" w:right="0" w:firstLine="0"/>
        <w:jc w:val="center"/>
      </w:pPr>
      <w:r>
        <w:t xml:space="preserve"> </w:t>
      </w:r>
    </w:p>
    <w:p w14:paraId="253EBDDC" w14:textId="77777777" w:rsidR="002A0287" w:rsidRDefault="00000000">
      <w:pPr>
        <w:spacing w:after="183" w:line="259" w:lineRule="auto"/>
        <w:ind w:left="29" w:right="0" w:firstLine="0"/>
        <w:jc w:val="center"/>
      </w:pPr>
      <w:r>
        <w:t xml:space="preserve"> </w:t>
      </w:r>
    </w:p>
    <w:p w14:paraId="7306693A" w14:textId="77777777" w:rsidR="002A0287" w:rsidRDefault="00000000">
      <w:pPr>
        <w:spacing w:after="178" w:line="259" w:lineRule="auto"/>
        <w:ind w:left="0" w:right="0" w:firstLine="0"/>
      </w:pPr>
      <w:r>
        <w:t xml:space="preserve"> </w:t>
      </w:r>
    </w:p>
    <w:p w14:paraId="57FFBAC6" w14:textId="77777777" w:rsidR="002A0287" w:rsidRDefault="00000000">
      <w:pPr>
        <w:spacing w:after="178" w:line="259" w:lineRule="auto"/>
        <w:ind w:left="0" w:right="0" w:firstLine="0"/>
      </w:pPr>
      <w:r>
        <w:t xml:space="preserve"> </w:t>
      </w:r>
    </w:p>
    <w:p w14:paraId="08AD1C91" w14:textId="77777777" w:rsidR="002A0287" w:rsidRDefault="00000000">
      <w:pPr>
        <w:spacing w:after="178" w:line="259" w:lineRule="auto"/>
        <w:ind w:left="0" w:right="0" w:firstLine="0"/>
      </w:pPr>
      <w:r>
        <w:t xml:space="preserve"> </w:t>
      </w:r>
    </w:p>
    <w:p w14:paraId="742DA9F5" w14:textId="77777777" w:rsidR="002A0287" w:rsidRDefault="00000000">
      <w:pPr>
        <w:spacing w:after="178" w:line="259" w:lineRule="auto"/>
        <w:ind w:left="0" w:right="0" w:firstLine="0"/>
      </w:pPr>
      <w:r>
        <w:t xml:space="preserve"> </w:t>
      </w:r>
    </w:p>
    <w:p w14:paraId="16DE208E" w14:textId="77777777" w:rsidR="002A0287" w:rsidRDefault="00000000">
      <w:pPr>
        <w:spacing w:after="178" w:line="259" w:lineRule="auto"/>
        <w:ind w:left="0" w:right="0" w:firstLine="0"/>
      </w:pPr>
      <w:r>
        <w:t xml:space="preserve"> </w:t>
      </w:r>
    </w:p>
    <w:p w14:paraId="6293A77F" w14:textId="77777777" w:rsidR="002A0287" w:rsidRDefault="00000000">
      <w:pPr>
        <w:spacing w:after="0" w:line="259" w:lineRule="auto"/>
        <w:ind w:left="0" w:right="0" w:firstLine="0"/>
      </w:pPr>
      <w:r>
        <w:t xml:space="preserve"> </w:t>
      </w:r>
    </w:p>
    <w:p w14:paraId="558DB104" w14:textId="77777777" w:rsidR="002A0287" w:rsidRDefault="00000000">
      <w:pPr>
        <w:spacing w:after="0" w:line="259" w:lineRule="auto"/>
        <w:ind w:left="0" w:right="0" w:firstLine="0"/>
        <w:jc w:val="both"/>
      </w:pPr>
      <w:r>
        <w:t xml:space="preserve"> </w:t>
      </w:r>
      <w:r>
        <w:br w:type="page"/>
      </w:r>
    </w:p>
    <w:p w14:paraId="37CCC64A" w14:textId="77777777" w:rsidR="002A0287" w:rsidRDefault="00000000">
      <w:pPr>
        <w:spacing w:after="249" w:line="265" w:lineRule="auto"/>
        <w:ind w:left="11" w:right="29"/>
        <w:jc w:val="center"/>
      </w:pPr>
      <w:r>
        <w:lastRenderedPageBreak/>
        <w:t xml:space="preserve">TEIL I: DER ANFANG </w:t>
      </w:r>
    </w:p>
    <w:p w14:paraId="45DFC492" w14:textId="77777777" w:rsidR="002A0287" w:rsidRDefault="00000000">
      <w:pPr>
        <w:spacing w:after="249" w:line="265" w:lineRule="auto"/>
        <w:ind w:left="11" w:right="29"/>
        <w:jc w:val="center"/>
      </w:pPr>
      <w:r>
        <w:t xml:space="preserve">Wer ich war, bevor ich Koch wurde </w:t>
      </w:r>
    </w:p>
    <w:p w14:paraId="3484FE04" w14:textId="77777777" w:rsidR="002A0287" w:rsidRDefault="00000000">
      <w:pPr>
        <w:spacing w:after="221" w:line="259" w:lineRule="auto"/>
        <w:ind w:left="31" w:right="0" w:firstLine="0"/>
        <w:jc w:val="center"/>
      </w:pPr>
      <w:r>
        <w:t xml:space="preserve"> </w:t>
      </w:r>
    </w:p>
    <w:p w14:paraId="6D11A549" w14:textId="77777777" w:rsidR="002A0287" w:rsidRDefault="00000000">
      <w:pPr>
        <w:spacing w:after="216" w:line="259" w:lineRule="auto"/>
        <w:ind w:left="31" w:right="0" w:firstLine="0"/>
        <w:jc w:val="center"/>
      </w:pPr>
      <w:r>
        <w:t xml:space="preserve"> </w:t>
      </w:r>
    </w:p>
    <w:p w14:paraId="58FEC672" w14:textId="77777777" w:rsidR="002A0287" w:rsidRDefault="00000000">
      <w:pPr>
        <w:spacing w:after="215" w:line="265" w:lineRule="auto"/>
        <w:ind w:left="11" w:right="28"/>
        <w:jc w:val="center"/>
      </w:pPr>
      <w:r>
        <w:t xml:space="preserve">PROLOG </w:t>
      </w:r>
    </w:p>
    <w:p w14:paraId="410FF707" w14:textId="77777777" w:rsidR="002A0287" w:rsidRDefault="00000000">
      <w:pPr>
        <w:spacing w:after="614" w:line="265" w:lineRule="auto"/>
        <w:ind w:left="11" w:right="28"/>
        <w:jc w:val="center"/>
      </w:pPr>
      <w:r>
        <w:t xml:space="preserve">Der 12-jährige Forscher </w:t>
      </w:r>
    </w:p>
    <w:p w14:paraId="1C84ABCD" w14:textId="77777777" w:rsidR="002A0287" w:rsidRDefault="00000000">
      <w:pPr>
        <w:ind w:left="19" w:right="15"/>
      </w:pPr>
      <w:r>
        <w:t xml:space="preserve">Ich war zwölf, als ich verstand, dass Systeme töten können. </w:t>
      </w:r>
    </w:p>
    <w:p w14:paraId="28BF8C4D" w14:textId="77777777" w:rsidR="002A0287" w:rsidRDefault="00000000">
      <w:pPr>
        <w:ind w:left="19" w:right="15"/>
      </w:pPr>
      <w:r>
        <w:t xml:space="preserve">Nicht in der Schule. Im Kino. </w:t>
      </w:r>
    </w:p>
    <w:p w14:paraId="57761B9F" w14:textId="77777777" w:rsidR="002A0287" w:rsidRDefault="00000000">
      <w:pPr>
        <w:ind w:left="19" w:right="15"/>
      </w:pPr>
      <w:r>
        <w:t xml:space="preserve">Mein Vater nahm mich mit. </w:t>
      </w:r>
      <w:proofErr w:type="spellStart"/>
      <w:r>
        <w:t>WarGames</w:t>
      </w:r>
      <w:proofErr w:type="spellEnd"/>
      <w:r>
        <w:t xml:space="preserve">. 1984. Bei uns im Kino. Ein Computer namens Joshua, der spielen wollte. Nur spielte er mit Atomraketen. </w:t>
      </w:r>
    </w:p>
    <w:p w14:paraId="690E7EB2" w14:textId="77777777" w:rsidR="002A0287" w:rsidRDefault="00000000">
      <w:pPr>
        <w:ind w:left="19" w:right="15"/>
      </w:pPr>
      <w:r>
        <w:t>"</w:t>
      </w:r>
      <w:proofErr w:type="spellStart"/>
      <w:r>
        <w:t>Shall</w:t>
      </w:r>
      <w:proofErr w:type="spellEnd"/>
      <w:r>
        <w:t xml:space="preserve"> </w:t>
      </w:r>
      <w:proofErr w:type="spellStart"/>
      <w:r>
        <w:t>we</w:t>
      </w:r>
      <w:proofErr w:type="spellEnd"/>
      <w:r>
        <w:t xml:space="preserve"> </w:t>
      </w:r>
      <w:proofErr w:type="spellStart"/>
      <w:r>
        <w:t>play</w:t>
      </w:r>
      <w:proofErr w:type="spellEnd"/>
      <w:r>
        <w:t xml:space="preserve"> a game?" </w:t>
      </w:r>
    </w:p>
    <w:p w14:paraId="6C1F6DFE" w14:textId="77777777" w:rsidR="002A0287" w:rsidRDefault="00000000">
      <w:pPr>
        <w:ind w:left="19" w:right="15"/>
      </w:pPr>
      <w:r>
        <w:t xml:space="preserve">Als wir rauskamen, sagte mein Vater etwas, das ich nie vergessen habe. Er arbeitete mit MUMPS – einer Sprache für Krankenhäuser, Systeme die Leben retten. Er wusste, wovon er sprach. </w:t>
      </w:r>
    </w:p>
    <w:p w14:paraId="0CCBA8BB" w14:textId="77777777" w:rsidR="002A0287" w:rsidRDefault="00000000">
      <w:pPr>
        <w:spacing w:after="0" w:line="452" w:lineRule="auto"/>
        <w:ind w:left="19" w:right="3489"/>
      </w:pPr>
      <w:r>
        <w:t xml:space="preserve">"Systeme kann man gut oder schlecht einsetzen." Ich war zwölf. Ich nickte. </w:t>
      </w:r>
    </w:p>
    <w:p w14:paraId="7C14C05B" w14:textId="77777777" w:rsidR="002A0287" w:rsidRDefault="00000000">
      <w:pPr>
        <w:ind w:left="19" w:right="15"/>
      </w:pPr>
      <w:r>
        <w:t xml:space="preserve">Ich verstand es nicht wirklich. </w:t>
      </w:r>
    </w:p>
    <w:p w14:paraId="43246CA1" w14:textId="77777777" w:rsidR="002A0287" w:rsidRDefault="00000000">
      <w:pPr>
        <w:spacing w:after="409"/>
        <w:ind w:left="19" w:right="15"/>
      </w:pPr>
      <w:r>
        <w:t xml:space="preserve">Aber ich vergaß es nie. </w:t>
      </w:r>
    </w:p>
    <w:p w14:paraId="676822D8" w14:textId="77777777" w:rsidR="002A0287" w:rsidRDefault="00000000">
      <w:pPr>
        <w:ind w:left="19" w:right="15"/>
      </w:pPr>
      <w:r>
        <w:t xml:space="preserve">Das Krankenhaus </w:t>
      </w:r>
    </w:p>
    <w:p w14:paraId="210DA7D0" w14:textId="77777777" w:rsidR="002A0287" w:rsidRDefault="00000000">
      <w:pPr>
        <w:ind w:left="19" w:right="15"/>
      </w:pPr>
      <w:r>
        <w:t xml:space="preserve">Das Krankenhaus war meine Hood. </w:t>
      </w:r>
    </w:p>
    <w:p w14:paraId="23EBAD42" w14:textId="77777777" w:rsidR="002A0287" w:rsidRDefault="00000000">
      <w:pPr>
        <w:ind w:left="19" w:right="15"/>
      </w:pPr>
      <w:r>
        <w:t xml:space="preserve">Mein Vater war dort Verwaltungschef oder sowas – einer der ersten in Deutschland, die MUMPS auf Großrechnern zum Laufen brachten. Ich verstand die Titel nicht. Ich verstand nur: Wenn er von der Arbeit erzählte, wurden Dateien zu Personen. </w:t>
      </w:r>
    </w:p>
    <w:p w14:paraId="23627686" w14:textId="77777777" w:rsidR="002A0287" w:rsidRDefault="00000000">
      <w:pPr>
        <w:ind w:left="19" w:right="15"/>
      </w:pPr>
      <w:r>
        <w:t xml:space="preserve">„Die Patientenakte“, sagte er, „die muss immer wissen, wo sie hingehört. Wenn der Doktor nachts um drei einen Notfall hat, darf er nicht suchen müssen. Das System muss ihm sagen, was los ist.“ </w:t>
      </w:r>
    </w:p>
    <w:p w14:paraId="1369B957" w14:textId="77777777" w:rsidR="002A0287" w:rsidRDefault="00000000">
      <w:pPr>
        <w:spacing w:line="448" w:lineRule="auto"/>
        <w:ind w:left="19" w:right="2600"/>
      </w:pPr>
      <w:r>
        <w:t xml:space="preserve">„Wenn das System ausfällt“, sagte er, „kostet das Leben.“ Das verstand ich. </w:t>
      </w:r>
    </w:p>
    <w:p w14:paraId="59F7FD18" w14:textId="77777777" w:rsidR="002A0287" w:rsidRDefault="00000000">
      <w:pPr>
        <w:spacing w:after="418" w:line="259" w:lineRule="auto"/>
        <w:ind w:left="24" w:right="0" w:firstLine="0"/>
      </w:pPr>
      <w:r>
        <w:t xml:space="preserve"> </w:t>
      </w:r>
    </w:p>
    <w:p w14:paraId="19B56E4B" w14:textId="77777777" w:rsidR="002A0287" w:rsidRDefault="00000000">
      <w:pPr>
        <w:spacing w:after="418" w:line="259" w:lineRule="auto"/>
        <w:ind w:left="24" w:right="0" w:firstLine="0"/>
      </w:pPr>
      <w:r>
        <w:lastRenderedPageBreak/>
        <w:t xml:space="preserve"> </w:t>
      </w:r>
    </w:p>
    <w:p w14:paraId="6054EE4A" w14:textId="77777777" w:rsidR="002A0287" w:rsidRDefault="00000000">
      <w:pPr>
        <w:ind w:left="19" w:right="15"/>
      </w:pPr>
      <w:r>
        <w:t xml:space="preserve">Ich kannte jeden Gang. Jede Abkürzung. Jede Tür, die man eigentlich nicht öffnen durfte. </w:t>
      </w:r>
    </w:p>
    <w:p w14:paraId="35466BD1" w14:textId="77777777" w:rsidR="002A0287" w:rsidRDefault="00000000">
      <w:pPr>
        <w:ind w:left="19" w:right="15"/>
      </w:pPr>
      <w:r>
        <w:t xml:space="preserve">Der Koch winkte mich durch. Die Schwestern halfen mir bei den Hausaufgaben. Die Sekretärinnen gaben mir Süßigkeiten und ließen mich auf ihren Schreibmaschinen tippen. </w:t>
      </w:r>
    </w:p>
    <w:p w14:paraId="69A31015" w14:textId="77777777" w:rsidR="002A0287" w:rsidRDefault="00000000">
      <w:pPr>
        <w:ind w:left="19" w:right="15"/>
      </w:pPr>
      <w:r>
        <w:t xml:space="preserve">Aber die beiden Orte, an denen ich wirklich sein wollte, waren das Labor und der Computerraum. </w:t>
      </w:r>
    </w:p>
    <w:p w14:paraId="2FACE9B2" w14:textId="77777777" w:rsidR="002A0287" w:rsidRDefault="00000000">
      <w:pPr>
        <w:ind w:left="19" w:right="15"/>
      </w:pPr>
      <w:r>
        <w:t xml:space="preserve">Das Labor roch nach Zukunft. Nach Dingen, die man noch nicht wusste, aber herausfinden konnte. </w:t>
      </w:r>
    </w:p>
    <w:p w14:paraId="178E1301" w14:textId="77777777" w:rsidR="002A0287" w:rsidRDefault="00000000">
      <w:pPr>
        <w:ind w:left="19" w:right="15"/>
      </w:pPr>
      <w:r>
        <w:t xml:space="preserve">Der Computerraum summte. Maschinen, größer als ich, die Dinge taten, die ich nicht verstand – aber verstehen wollte. </w:t>
      </w:r>
    </w:p>
    <w:p w14:paraId="407BCFD3" w14:textId="77777777" w:rsidR="002A0287" w:rsidRDefault="00000000">
      <w:pPr>
        <w:ind w:left="19" w:right="15"/>
      </w:pPr>
      <w:r>
        <w:t xml:space="preserve">Ich wollte Forscher werden. Wissenschaftler. Computerfachmann. </w:t>
      </w:r>
    </w:p>
    <w:p w14:paraId="68E0AFE9" w14:textId="77777777" w:rsidR="002A0287" w:rsidRDefault="00000000">
      <w:pPr>
        <w:spacing w:after="409"/>
        <w:ind w:left="19" w:right="15"/>
      </w:pPr>
      <w:r>
        <w:t xml:space="preserve">Auf jeden Fall Computerfachmann. </w:t>
      </w:r>
    </w:p>
    <w:p w14:paraId="0EC96AD2" w14:textId="77777777" w:rsidR="002A0287" w:rsidRDefault="00000000">
      <w:pPr>
        <w:ind w:left="19" w:right="15"/>
      </w:pPr>
      <w:r>
        <w:t xml:space="preserve">Der </w:t>
      </w:r>
      <w:proofErr w:type="spellStart"/>
      <w:r>
        <w:t>Comodore</w:t>
      </w:r>
      <w:proofErr w:type="spellEnd"/>
      <w:r>
        <w:t xml:space="preserve"> </w:t>
      </w:r>
    </w:p>
    <w:p w14:paraId="6013A05A" w14:textId="77777777" w:rsidR="002A0287" w:rsidRDefault="00000000">
      <w:pPr>
        <w:ind w:left="19" w:right="15"/>
      </w:pPr>
      <w:r>
        <w:t xml:space="preserve">Zuhause hatte ich einen C116. Keinen C64 – den konnte ich mir nicht leisten. Aber der C116 reichte. Basic 2.0, erst die 1531 </w:t>
      </w:r>
      <w:proofErr w:type="spellStart"/>
      <w:r>
        <w:t>Datasette</w:t>
      </w:r>
      <w:proofErr w:type="spellEnd"/>
      <w:r>
        <w:t xml:space="preserve">, später </w:t>
      </w:r>
      <w:proofErr w:type="spellStart"/>
      <w:r>
        <w:t>Diketten</w:t>
      </w:r>
      <w:proofErr w:type="spellEnd"/>
      <w:r>
        <w:t xml:space="preserve"> und eine Welt, die Sinn ergab. </w:t>
      </w:r>
    </w:p>
    <w:p w14:paraId="6BFB8106" w14:textId="77777777" w:rsidR="002A0287" w:rsidRDefault="00000000">
      <w:pPr>
        <w:ind w:left="19" w:right="15"/>
      </w:pPr>
      <w:r>
        <w:t xml:space="preserve">Ich machte alle Übungsprogramme aus dem Handbuch. Dann kombinierte ich sie. Dann veränderte ich sie. Dann baute ich mein eigenes Spiel. Ein </w:t>
      </w:r>
      <w:proofErr w:type="spellStart"/>
      <w:r>
        <w:t>Pandaspiel</w:t>
      </w:r>
      <w:proofErr w:type="spellEnd"/>
      <w:r>
        <w:t xml:space="preserve">. Mit zwölf. Nach zwei Jahren Übung. </w:t>
      </w:r>
    </w:p>
    <w:p w14:paraId="2A91A556" w14:textId="77777777" w:rsidR="002A0287" w:rsidRDefault="00000000">
      <w:pPr>
        <w:ind w:left="19" w:right="15"/>
      </w:pPr>
      <w:r>
        <w:t xml:space="preserve">CIRCLE 10,120,40,8 </w:t>
      </w:r>
    </w:p>
    <w:p w14:paraId="3080AC22" w14:textId="77777777" w:rsidR="002A0287" w:rsidRDefault="00000000">
      <w:pPr>
        <w:ind w:left="19" w:right="15"/>
      </w:pPr>
      <w:r>
        <w:t xml:space="preserve">Ein Kreis. An diesem Ort. In dieser Größe. In dieser Farbe. Ein paar in die Mitte, einen halben hier und fertig war das </w:t>
      </w:r>
      <w:proofErr w:type="spellStart"/>
      <w:r>
        <w:t>Pandagesicht</w:t>
      </w:r>
      <w:proofErr w:type="spellEnd"/>
      <w:r>
        <w:t xml:space="preserve">.  </w:t>
      </w:r>
    </w:p>
    <w:p w14:paraId="535870AA" w14:textId="77777777" w:rsidR="002A0287" w:rsidRDefault="00000000">
      <w:pPr>
        <w:spacing w:after="409"/>
        <w:ind w:left="19" w:right="15"/>
      </w:pPr>
      <w:r>
        <w:t xml:space="preserve">Da weiß man, was man hat. </w:t>
      </w:r>
    </w:p>
    <w:p w14:paraId="02E6FB35" w14:textId="77777777" w:rsidR="002A0287" w:rsidRDefault="00000000">
      <w:pPr>
        <w:ind w:left="19" w:right="15"/>
      </w:pPr>
      <w:r>
        <w:t xml:space="preserve">Die Kästchen </w:t>
      </w:r>
    </w:p>
    <w:p w14:paraId="723FE4BC" w14:textId="77777777" w:rsidR="002A0287" w:rsidRDefault="00000000">
      <w:pPr>
        <w:ind w:left="19" w:right="15"/>
      </w:pPr>
      <w:r>
        <w:t xml:space="preserve">Es gab nur ein Problem: Du konntest Informatik studieren. Das war’s. Und ich kam von der Hauptschule. Hauptschüler studieren nicht. </w:t>
      </w:r>
    </w:p>
    <w:p w14:paraId="18370141" w14:textId="77777777" w:rsidR="002A0287" w:rsidRDefault="00000000">
      <w:pPr>
        <w:ind w:left="19" w:right="15"/>
      </w:pPr>
      <w:r>
        <w:t xml:space="preserve">Also ging ich auf die Weiterführende Wirtschaftsschule, weil es dort Informatikunterricht gab. </w:t>
      </w:r>
    </w:p>
    <w:p w14:paraId="1137D5E2" w14:textId="77777777" w:rsidR="002A0287" w:rsidRDefault="00000000">
      <w:pPr>
        <w:spacing w:after="5" w:line="448" w:lineRule="auto"/>
        <w:ind w:left="19" w:right="2875"/>
      </w:pPr>
      <w:r>
        <w:t>Sie nannten es „</w:t>
      </w:r>
      <w:proofErr w:type="spellStart"/>
      <w:r>
        <w:t>Datenverarbeitung“.“Elektrisch</w:t>
      </w:r>
      <w:proofErr w:type="spellEnd"/>
      <w:r>
        <w:t xml:space="preserve">“…EDV Sie hatten keine Computer. Stell dir das mal vor. </w:t>
      </w:r>
    </w:p>
    <w:p w14:paraId="26150C94" w14:textId="77777777" w:rsidR="002A0287" w:rsidRDefault="00000000">
      <w:pPr>
        <w:ind w:left="19" w:right="15"/>
      </w:pPr>
      <w:r>
        <w:lastRenderedPageBreak/>
        <w:t xml:space="preserve">Wir malten Kästchen. Wie Kindergartenkinder in der Vorschule. Mit Schablonen. Auf Papier. Flussdiagramme für Programme, die wir nie schreiben würden. </w:t>
      </w:r>
    </w:p>
    <w:p w14:paraId="10905C91" w14:textId="77777777" w:rsidR="002A0287" w:rsidRDefault="00000000">
      <w:pPr>
        <w:ind w:left="19" w:right="15"/>
      </w:pPr>
      <w:r>
        <w:t xml:space="preserve">Wir lernten Buchführung, Doppelte Buchführung. Eigentlich ganz einfach, wenn man </w:t>
      </w:r>
      <w:proofErr w:type="gramStart"/>
      <w:r>
        <w:t>weiß</w:t>
      </w:r>
      <w:proofErr w:type="gramEnd"/>
      <w:r>
        <w:t xml:space="preserve"> wie es geht. Papa war Buchhalter oder sowas. Ich verstand, fand das </w:t>
      </w:r>
      <w:proofErr w:type="spellStart"/>
      <w:r>
        <w:t>system</w:t>
      </w:r>
      <w:proofErr w:type="spellEnd"/>
      <w:r>
        <w:t xml:space="preserve"> auf </w:t>
      </w:r>
      <w:proofErr w:type="spellStart"/>
      <w:r>
        <w:t>papier</w:t>
      </w:r>
      <w:proofErr w:type="spellEnd"/>
      <w:r>
        <w:t xml:space="preserve"> aber </w:t>
      </w:r>
      <w:proofErr w:type="spellStart"/>
      <w:r>
        <w:t>Scheße</w:t>
      </w:r>
      <w:proofErr w:type="spellEnd"/>
      <w:r>
        <w:t xml:space="preserve">. </w:t>
      </w:r>
    </w:p>
    <w:p w14:paraId="0D3BCF24" w14:textId="77777777" w:rsidR="002A0287" w:rsidRDefault="00000000">
      <w:pPr>
        <w:ind w:left="19" w:right="15"/>
      </w:pPr>
      <w:r>
        <w:t xml:space="preserve">Ich hatte ein Programm für Doppelte Buchführung geschrieben. In Basic 2.0. Auf </w:t>
      </w:r>
      <w:proofErr w:type="spellStart"/>
      <w:r>
        <w:t>Datasette</w:t>
      </w:r>
      <w:proofErr w:type="spellEnd"/>
      <w:r>
        <w:t xml:space="preserve"> gespeichert.  </w:t>
      </w:r>
    </w:p>
    <w:p w14:paraId="4A864EDA" w14:textId="77777777" w:rsidR="002A0287" w:rsidRDefault="00000000">
      <w:pPr>
        <w:ind w:left="19" w:right="15"/>
      </w:pPr>
      <w:r>
        <w:t xml:space="preserve">Aber in der Schule malte ich Kästchen. </w:t>
      </w:r>
    </w:p>
    <w:p w14:paraId="1D8BD292" w14:textId="77777777" w:rsidR="002A0287" w:rsidRDefault="00000000">
      <w:pPr>
        <w:spacing w:after="409"/>
        <w:ind w:left="19" w:right="15"/>
      </w:pPr>
      <w:r>
        <w:t xml:space="preserve">Da wusste ich: Das hier ist nicht für mich. Das hier ist gegen mich. </w:t>
      </w:r>
    </w:p>
    <w:p w14:paraId="1819E88F" w14:textId="77777777" w:rsidR="002A0287" w:rsidRDefault="00000000">
      <w:pPr>
        <w:spacing w:after="409"/>
        <w:ind w:left="19" w:right="15"/>
      </w:pPr>
      <w:r>
        <w:t xml:space="preserve">Die </w:t>
      </w:r>
      <w:proofErr w:type="gramStart"/>
      <w:r>
        <w:t>Jungs</w:t>
      </w:r>
      <w:proofErr w:type="gramEnd"/>
      <w:r>
        <w:t xml:space="preserve"> die rauchten und Bier tranken verstanden mich. </w:t>
      </w:r>
    </w:p>
    <w:p w14:paraId="34FB6E4C" w14:textId="77777777" w:rsidR="002A0287" w:rsidRDefault="00000000">
      <w:pPr>
        <w:ind w:left="19" w:right="15"/>
      </w:pPr>
      <w:r>
        <w:t xml:space="preserve">Der Ausweg </w:t>
      </w:r>
    </w:p>
    <w:p w14:paraId="2CC323DD" w14:textId="77777777" w:rsidR="002A0287" w:rsidRDefault="00000000">
      <w:pPr>
        <w:ind w:left="19" w:right="15"/>
      </w:pPr>
      <w:r>
        <w:t xml:space="preserve">Dann besuchte ich einmal einen Freund aus dem Dorf. Er arbeitete in einem Hotel. Das erste Haus am Platz, wie es genannt wurde. Nach Feierabend durften die Bier trinken.  </w:t>
      </w:r>
    </w:p>
    <w:p w14:paraId="5543AF59" w14:textId="77777777" w:rsidR="002A0287" w:rsidRDefault="00000000">
      <w:pPr>
        <w:ind w:left="19" w:right="15"/>
      </w:pPr>
      <w:proofErr w:type="gramStart"/>
      <w:r>
        <w:t>Umsonst !!!</w:t>
      </w:r>
      <w:proofErr w:type="gramEnd"/>
      <w:r>
        <w:t xml:space="preserve"> </w:t>
      </w:r>
    </w:p>
    <w:p w14:paraId="20AACFE9" w14:textId="77777777" w:rsidR="002A0287" w:rsidRDefault="00000000">
      <w:pPr>
        <w:ind w:left="19" w:right="15"/>
      </w:pPr>
      <w:r>
        <w:t xml:space="preserve">Das war der Moment. </w:t>
      </w:r>
    </w:p>
    <w:p w14:paraId="53F6EAAC" w14:textId="77777777" w:rsidR="002A0287" w:rsidRDefault="00000000">
      <w:pPr>
        <w:ind w:left="19" w:right="15"/>
      </w:pPr>
      <w:r>
        <w:t xml:space="preserve">Nicht die Berufung. Nicht die Liebe zum Kochen. Nicht der Traum vom eigenen Restaurant. </w:t>
      </w:r>
    </w:p>
    <w:p w14:paraId="429597D5" w14:textId="77777777" w:rsidR="002A0287" w:rsidRDefault="00000000">
      <w:pPr>
        <w:ind w:left="19" w:right="15"/>
      </w:pPr>
      <w:r>
        <w:t xml:space="preserve">Freibier. </w:t>
      </w:r>
    </w:p>
    <w:p w14:paraId="7FEEADED" w14:textId="77777777" w:rsidR="002A0287" w:rsidRDefault="00000000">
      <w:pPr>
        <w:ind w:left="19" w:right="15"/>
      </w:pPr>
      <w:r>
        <w:t xml:space="preserve">Und das Entkommen aus einer Schule, die mir Kästchen-Malen beibringen wollte, während ich längst programmierte, oder es zumindest dachte. </w:t>
      </w:r>
    </w:p>
    <w:p w14:paraId="02935E5A" w14:textId="77777777" w:rsidR="002A0287" w:rsidRDefault="00000000">
      <w:pPr>
        <w:spacing w:after="409"/>
        <w:ind w:left="19" w:right="15"/>
      </w:pPr>
      <w:r>
        <w:t xml:space="preserve">Am nächsten Tag begann meine Kochlehre. </w:t>
      </w:r>
    </w:p>
    <w:p w14:paraId="6A9762E8" w14:textId="77777777" w:rsidR="002A0287" w:rsidRDefault="00000000">
      <w:pPr>
        <w:ind w:left="19" w:right="15"/>
      </w:pPr>
      <w:r>
        <w:t xml:space="preserve">Der Forscher </w:t>
      </w:r>
    </w:p>
    <w:p w14:paraId="4CBA51AC" w14:textId="77777777" w:rsidR="002A0287" w:rsidRDefault="00000000">
      <w:pPr>
        <w:ind w:left="19" w:right="15"/>
      </w:pPr>
      <w:r>
        <w:t xml:space="preserve">Was niemand wusste: Der 12-Jährige aus dem Krankenhaus war noch da. </w:t>
      </w:r>
    </w:p>
    <w:p w14:paraId="22DC19D7" w14:textId="77777777" w:rsidR="002A0287" w:rsidRDefault="00000000">
      <w:pPr>
        <w:ind w:left="19" w:right="15"/>
      </w:pPr>
      <w:r>
        <w:t xml:space="preserve">Der, der mit seinem Vater </w:t>
      </w:r>
      <w:proofErr w:type="spellStart"/>
      <w:r>
        <w:t>WarGames</w:t>
      </w:r>
      <w:proofErr w:type="spellEnd"/>
      <w:r>
        <w:t xml:space="preserve"> gesehen hatte. Der, der MUMPS-Maschinen beim Summen zuhörte. Der, der im Wald </w:t>
      </w:r>
      <w:proofErr w:type="gramStart"/>
      <w:r>
        <w:t>vor dem zerstörtem Ameisenhaufen</w:t>
      </w:r>
      <w:proofErr w:type="gramEnd"/>
      <w:r>
        <w:t xml:space="preserve"> saß und fragte: Warum kippt das System nicht?  </w:t>
      </w:r>
    </w:p>
    <w:p w14:paraId="70D80539" w14:textId="77777777" w:rsidR="002A0287" w:rsidRDefault="00000000">
      <w:pPr>
        <w:ind w:left="19" w:right="15"/>
      </w:pPr>
      <w:r>
        <w:t xml:space="preserve">Er beobachtete weiter. Er sah Systeme, wo andere nur Chaos sahen. Er trug Programmierbücher mit sich, auf jedem Flohmarkt neue gekauft, nie richtig gelesen, aber durchgeschmökert. Er philosophierte darüber, was möglich wäre. </w:t>
      </w:r>
    </w:p>
    <w:p w14:paraId="2A4D5DC9" w14:textId="77777777" w:rsidR="002A0287" w:rsidRDefault="00000000">
      <w:pPr>
        <w:ind w:left="19" w:right="15"/>
      </w:pPr>
      <w:r>
        <w:t xml:space="preserve">Dreißig Jahre und länger. </w:t>
      </w:r>
    </w:p>
    <w:p w14:paraId="7513A815" w14:textId="77777777" w:rsidR="002A0287" w:rsidRDefault="00000000">
      <w:pPr>
        <w:ind w:left="19" w:right="15"/>
      </w:pPr>
      <w:r>
        <w:lastRenderedPageBreak/>
        <w:t xml:space="preserve">In Küchen. In Teams. In Beziehungen. Überall Muster. Überall dieselbe Frage. </w:t>
      </w:r>
    </w:p>
    <w:p w14:paraId="0E241316" w14:textId="77777777" w:rsidR="002A0287" w:rsidRDefault="00000000">
      <w:pPr>
        <w:spacing w:after="407"/>
        <w:ind w:left="19" w:right="15"/>
      </w:pPr>
      <w:r>
        <w:t xml:space="preserve">Warum funktioniert das? Warum das nicht? Warum weiß hier niemand, was der andere tut? Oder überhaupt von ihm will. Warum sagen sie was anderes als sie meinen. </w:t>
      </w:r>
    </w:p>
    <w:p w14:paraId="18FCE439" w14:textId="77777777" w:rsidR="002A0287" w:rsidRDefault="00000000">
      <w:pPr>
        <w:ind w:left="19" w:right="15"/>
      </w:pPr>
      <w:r>
        <w:t xml:space="preserve">Die Antwort </w:t>
      </w:r>
    </w:p>
    <w:p w14:paraId="38CC1F25" w14:textId="77777777" w:rsidR="002A0287" w:rsidRDefault="00000000">
      <w:pPr>
        <w:ind w:left="19" w:right="15"/>
      </w:pPr>
      <w:r>
        <w:t xml:space="preserve">40 Jahre nach </w:t>
      </w:r>
      <w:proofErr w:type="spellStart"/>
      <w:r>
        <w:t>WarGames</w:t>
      </w:r>
      <w:proofErr w:type="spellEnd"/>
      <w:r>
        <w:t xml:space="preserve"> baute ich mein eigenes System. </w:t>
      </w:r>
    </w:p>
    <w:p w14:paraId="09D3B060" w14:textId="77777777" w:rsidR="002A0287" w:rsidRDefault="00000000">
      <w:pPr>
        <w:ind w:left="19" w:right="15"/>
      </w:pPr>
      <w:r>
        <w:t xml:space="preserve">Nicht Joshua. Nicht ein System das tötet. </w:t>
      </w:r>
    </w:p>
    <w:p w14:paraId="192215DD" w14:textId="77777777" w:rsidR="002A0287" w:rsidRDefault="00000000">
      <w:pPr>
        <w:ind w:left="19" w:right="15"/>
      </w:pPr>
      <w:r>
        <w:t xml:space="preserve">Software. Ein System das schützt. </w:t>
      </w:r>
    </w:p>
    <w:p w14:paraId="4BAD8199" w14:textId="77777777" w:rsidR="002A0287" w:rsidRDefault="00000000">
      <w:pPr>
        <w:ind w:left="19" w:right="15"/>
      </w:pPr>
      <w:r>
        <w:t xml:space="preserve">Mein Vater hatte recht: Systeme kann man gut oder schlecht einsetzen. </w:t>
      </w:r>
    </w:p>
    <w:p w14:paraId="5A519AE7" w14:textId="77777777" w:rsidR="002A0287" w:rsidRDefault="00000000">
      <w:pPr>
        <w:spacing w:after="409"/>
        <w:ind w:left="19" w:right="15"/>
      </w:pPr>
      <w:r>
        <w:t xml:space="preserve">Ich entschied mich früh. </w:t>
      </w:r>
    </w:p>
    <w:p w14:paraId="07B08556" w14:textId="77777777" w:rsidR="002A0287" w:rsidRDefault="00000000">
      <w:pPr>
        <w:spacing w:after="412" w:line="265" w:lineRule="auto"/>
        <w:ind w:left="11" w:right="29"/>
        <w:jc w:val="center"/>
      </w:pPr>
      <w:r>
        <w:t xml:space="preserve">— </w:t>
      </w:r>
    </w:p>
    <w:p w14:paraId="19F7D98F" w14:textId="77777777" w:rsidR="002A0287" w:rsidRDefault="00000000">
      <w:pPr>
        <w:ind w:left="19" w:right="15"/>
      </w:pPr>
      <w:r>
        <w:t xml:space="preserve">Dieses Buch ist mein Feldtagebuch. 36 Jahre Gastronomie-Dschungel. 36 Jahre Muster. 36 Jahre Erkenntnis. </w:t>
      </w:r>
    </w:p>
    <w:p w14:paraId="546207F5" w14:textId="77777777" w:rsidR="002A0287" w:rsidRDefault="00000000">
      <w:pPr>
        <w:ind w:left="19" w:right="15"/>
      </w:pPr>
      <w:r>
        <w:t xml:space="preserve">Und am Ende: Ein System, das Menschen trägt, statt sie zu fressen. Hoffe ich. </w:t>
      </w:r>
    </w:p>
    <w:p w14:paraId="4FD82702" w14:textId="77777777" w:rsidR="002A0287" w:rsidRDefault="00000000">
      <w:pPr>
        <w:spacing w:after="611"/>
        <w:ind w:left="19" w:right="15"/>
      </w:pPr>
      <w:r>
        <w:t xml:space="preserve">Willkommen in meinem Wald. </w:t>
      </w:r>
    </w:p>
    <w:p w14:paraId="325D4BDF" w14:textId="77777777" w:rsidR="002A0287" w:rsidRDefault="00000000">
      <w:pPr>
        <w:spacing w:line="265" w:lineRule="auto"/>
        <w:ind w:left="11" w:right="29"/>
        <w:jc w:val="center"/>
      </w:pPr>
      <w:r>
        <w:t xml:space="preserve">[Ende Prolog] </w:t>
      </w:r>
    </w:p>
    <w:p w14:paraId="4034832D" w14:textId="77777777" w:rsidR="002A0287" w:rsidRDefault="00000000">
      <w:pPr>
        <w:spacing w:after="184" w:line="259" w:lineRule="auto"/>
        <w:jc w:val="center"/>
      </w:pPr>
      <w:r>
        <w:rPr>
          <w:color w:val="666666"/>
        </w:rPr>
        <w:t>Wörter: ~950 | Status: FINAL</w:t>
      </w:r>
      <w:r>
        <w:t xml:space="preserve"> </w:t>
      </w:r>
    </w:p>
    <w:p w14:paraId="39993508" w14:textId="77777777" w:rsidR="002A0287" w:rsidRDefault="00000000">
      <w:pPr>
        <w:spacing w:after="216" w:line="259" w:lineRule="auto"/>
        <w:ind w:left="31" w:right="0" w:firstLine="0"/>
        <w:jc w:val="center"/>
      </w:pPr>
      <w:r>
        <w:t xml:space="preserve"> </w:t>
      </w:r>
    </w:p>
    <w:p w14:paraId="45944C06" w14:textId="77777777" w:rsidR="002A0287" w:rsidRDefault="00000000">
      <w:pPr>
        <w:spacing w:after="221" w:line="259" w:lineRule="auto"/>
        <w:ind w:left="31" w:right="0" w:firstLine="0"/>
        <w:jc w:val="center"/>
      </w:pPr>
      <w:r>
        <w:t xml:space="preserve"> </w:t>
      </w:r>
    </w:p>
    <w:p w14:paraId="65354D08" w14:textId="77777777" w:rsidR="002A0287" w:rsidRDefault="00000000">
      <w:pPr>
        <w:spacing w:after="216" w:line="259" w:lineRule="auto"/>
        <w:ind w:left="31" w:right="0" w:firstLine="0"/>
        <w:jc w:val="center"/>
      </w:pPr>
      <w:r>
        <w:t xml:space="preserve"> </w:t>
      </w:r>
    </w:p>
    <w:p w14:paraId="48D9175A" w14:textId="77777777" w:rsidR="002A0287" w:rsidRDefault="00000000">
      <w:pPr>
        <w:spacing w:after="221" w:line="259" w:lineRule="auto"/>
        <w:ind w:left="31" w:right="0" w:firstLine="0"/>
        <w:jc w:val="center"/>
      </w:pPr>
      <w:r>
        <w:t xml:space="preserve"> </w:t>
      </w:r>
    </w:p>
    <w:p w14:paraId="4B61C3AB" w14:textId="77777777" w:rsidR="002A0287" w:rsidRDefault="00000000">
      <w:pPr>
        <w:spacing w:after="216" w:line="259" w:lineRule="auto"/>
        <w:ind w:left="31" w:right="0" w:firstLine="0"/>
        <w:jc w:val="center"/>
      </w:pPr>
      <w:r>
        <w:t xml:space="preserve"> </w:t>
      </w:r>
    </w:p>
    <w:p w14:paraId="009C4726" w14:textId="77777777" w:rsidR="002A0287" w:rsidRDefault="00000000">
      <w:pPr>
        <w:spacing w:after="0" w:line="259" w:lineRule="auto"/>
        <w:ind w:left="31" w:right="0" w:firstLine="0"/>
        <w:jc w:val="center"/>
      </w:pPr>
      <w:r>
        <w:t xml:space="preserve"> </w:t>
      </w:r>
    </w:p>
    <w:p w14:paraId="06622FFC" w14:textId="77777777" w:rsidR="002A0287" w:rsidRDefault="00000000">
      <w:pPr>
        <w:spacing w:line="265" w:lineRule="auto"/>
        <w:ind w:left="11" w:right="28"/>
        <w:jc w:val="center"/>
      </w:pPr>
      <w:r>
        <w:t xml:space="preserve">KAPITEL 1 </w:t>
      </w:r>
    </w:p>
    <w:p w14:paraId="7FD78C58" w14:textId="77777777" w:rsidR="002A0287" w:rsidRDefault="00000000">
      <w:pPr>
        <w:spacing w:after="412" w:line="452" w:lineRule="auto"/>
        <w:ind w:left="2717" w:right="2676"/>
        <w:jc w:val="center"/>
      </w:pPr>
      <w:r>
        <w:t xml:space="preserve">Das erste Haus am Platz Kleinstadt in Franken, 1989–1991 </w:t>
      </w:r>
    </w:p>
    <w:p w14:paraId="0B300159" w14:textId="77777777" w:rsidR="002A0287" w:rsidRDefault="00000000">
      <w:pPr>
        <w:ind w:left="19" w:right="15"/>
      </w:pPr>
      <w:r>
        <w:t xml:space="preserve">Ich wollte Programmierer werden. </w:t>
      </w:r>
    </w:p>
    <w:p w14:paraId="4BB0684E" w14:textId="77777777" w:rsidR="002A0287" w:rsidRDefault="00000000">
      <w:pPr>
        <w:ind w:left="19" w:right="15"/>
      </w:pPr>
      <w:r>
        <w:lastRenderedPageBreak/>
        <w:t xml:space="preserve">Bevor es den Job gab. Bevor irgendjemand wusste, was das bedeuten würde. Ich hatte den </w:t>
      </w:r>
      <w:proofErr w:type="spellStart"/>
      <w:r>
        <w:t>Commodore</w:t>
      </w:r>
      <w:proofErr w:type="spellEnd"/>
      <w:r>
        <w:t xml:space="preserve">, ich hatte das </w:t>
      </w:r>
      <w:proofErr w:type="spellStart"/>
      <w:r>
        <w:t>Pandaspiel</w:t>
      </w:r>
      <w:proofErr w:type="spellEnd"/>
      <w:r>
        <w:t xml:space="preserve">, ich hatte die Logik im Kopf. </w:t>
      </w:r>
    </w:p>
    <w:p w14:paraId="499E6249" w14:textId="77777777" w:rsidR="002A0287" w:rsidRDefault="00000000">
      <w:pPr>
        <w:ind w:left="19" w:right="15"/>
      </w:pPr>
      <w:r>
        <w:t xml:space="preserve">Dann kam die Wirtschaftsschule. </w:t>
      </w:r>
    </w:p>
    <w:p w14:paraId="5C2D5E37" w14:textId="77777777" w:rsidR="002A0287" w:rsidRDefault="00000000">
      <w:pPr>
        <w:spacing w:after="409"/>
        <w:ind w:left="19" w:right="15"/>
      </w:pPr>
      <w:r>
        <w:t xml:space="preserve">Ich versagte. </w:t>
      </w:r>
    </w:p>
    <w:p w14:paraId="538439B3" w14:textId="77777777" w:rsidR="002A0287" w:rsidRDefault="00000000">
      <w:pPr>
        <w:ind w:left="19" w:right="15"/>
      </w:pPr>
      <w:r>
        <w:t xml:space="preserve">Zwei Welten </w:t>
      </w:r>
    </w:p>
    <w:p w14:paraId="12A65A14" w14:textId="77777777" w:rsidR="002A0287" w:rsidRDefault="00000000">
      <w:pPr>
        <w:ind w:left="19" w:right="15"/>
      </w:pPr>
      <w:r>
        <w:t xml:space="preserve">Ich wuchs in zwei Welten auf. </w:t>
      </w:r>
    </w:p>
    <w:p w14:paraId="12DA60C6" w14:textId="77777777" w:rsidR="002A0287" w:rsidRDefault="00000000">
      <w:pPr>
        <w:ind w:left="19" w:right="15"/>
      </w:pPr>
      <w:r>
        <w:t xml:space="preserve">Unter der Woche: Schule und Freunde im Dorf. Am Wochenende: Die Stadt, bei den Großeltern. </w:t>
      </w:r>
    </w:p>
    <w:p w14:paraId="5EBF458C" w14:textId="77777777" w:rsidR="002A0287" w:rsidRDefault="00000000">
      <w:pPr>
        <w:ind w:left="19" w:right="15"/>
      </w:pPr>
      <w:r>
        <w:t xml:space="preserve">Ich gehörte nirgends richtig dazu. </w:t>
      </w:r>
    </w:p>
    <w:p w14:paraId="6ADBFFD9" w14:textId="77777777" w:rsidR="002A0287" w:rsidRDefault="00000000">
      <w:pPr>
        <w:ind w:left="19" w:right="15"/>
      </w:pPr>
      <w:r>
        <w:t xml:space="preserve">In der Stadt fehlte ich unter der Woche. Auf dem Dorf fehlte ich am Wochenende. Immer der, der gerade nicht da war. Immer der, der die Hälfte verpasst hatte. </w:t>
      </w:r>
    </w:p>
    <w:p w14:paraId="14F30891" w14:textId="77777777" w:rsidR="002A0287" w:rsidRDefault="00000000">
      <w:pPr>
        <w:spacing w:after="409"/>
        <w:ind w:left="19" w:right="15"/>
      </w:pPr>
      <w:r>
        <w:t xml:space="preserve">Das war es eigentlich schon. Mehr braucht es nicht, um ein Kind zu prägen. </w:t>
      </w:r>
    </w:p>
    <w:p w14:paraId="4A9C6955" w14:textId="77777777" w:rsidR="002A0287" w:rsidRDefault="00000000">
      <w:pPr>
        <w:ind w:left="19" w:right="15"/>
      </w:pPr>
      <w:r>
        <w:t xml:space="preserve">Das Freibier </w:t>
      </w:r>
    </w:p>
    <w:p w14:paraId="6D81C6BB" w14:textId="77777777" w:rsidR="002A0287" w:rsidRDefault="00000000">
      <w:pPr>
        <w:ind w:left="19" w:right="15"/>
      </w:pPr>
      <w:r>
        <w:t xml:space="preserve">Ich </w:t>
      </w:r>
      <w:proofErr w:type="gramStart"/>
      <w:r>
        <w:t>arbeitete</w:t>
      </w:r>
      <w:proofErr w:type="gramEnd"/>
      <w:r>
        <w:t xml:space="preserve"> seit ich fünfzehn war in der Dorfkneipe. Musste mal Strafdienst im Zeltlager machen. Beim Leichtathletiktrainer, Dorfwirt und Freund der Familie – er war einer der Betreuer. Ich hatte Scheiße gebaut. Zur Strafe musste ich im Küchenzelt helfen. </w:t>
      </w:r>
    </w:p>
    <w:p w14:paraId="26B1E082" w14:textId="77777777" w:rsidR="002A0287" w:rsidRDefault="00000000">
      <w:pPr>
        <w:ind w:left="19" w:right="15"/>
      </w:pPr>
      <w:r>
        <w:t xml:space="preserve">Ich stellte mich wohl nicht dämlich an. Wurde neben der Wirtschaftsschule seine Aushilfe. Handlanger. Der Junge, der da ist, wenn man ihn braucht. Wenn sein Sohn nicht da war. </w:t>
      </w:r>
    </w:p>
    <w:p w14:paraId="10FE9659" w14:textId="77777777" w:rsidR="002A0287" w:rsidRDefault="00000000">
      <w:pPr>
        <w:ind w:left="19" w:right="15"/>
      </w:pPr>
      <w:r>
        <w:t xml:space="preserve">Er war früher Küchenchef des Ausbildungsbetriebes, in dem wir später arbeiteten. Das war aber lange vor unserer Zeit. Die alten Zeiten. Von denen sprach er manchmal. Damals war alles besser, schöner und einfacher... </w:t>
      </w:r>
    </w:p>
    <w:p w14:paraId="11DA93E0" w14:textId="77777777" w:rsidR="002A0287" w:rsidRDefault="00000000">
      <w:pPr>
        <w:ind w:left="19" w:right="15"/>
      </w:pPr>
      <w:r>
        <w:t xml:space="preserve">Kenn ich irgendwoher. Ich werde wohl auch gerade so. </w:t>
      </w:r>
    </w:p>
    <w:p w14:paraId="0967AD0E" w14:textId="77777777" w:rsidR="002A0287" w:rsidRDefault="00000000">
      <w:pPr>
        <w:ind w:left="19" w:right="15"/>
      </w:pPr>
      <w:r>
        <w:t xml:space="preserve">Der Vater war der Chef. Mein Mentor, bevor ich wusste, was ein Mentor ist. </w:t>
      </w:r>
    </w:p>
    <w:p w14:paraId="696699CC" w14:textId="77777777" w:rsidR="002A0287" w:rsidRDefault="00000000">
      <w:pPr>
        <w:ind w:left="19" w:right="15"/>
      </w:pPr>
      <w:r>
        <w:t xml:space="preserve">Eines Abends holten die Jungs und ich seinen Sohn ab. Er machte seine Lehre im besten Hotel am Platz. Ein Jahr über mir. Naturtalent. Einer, der später seinen Stern mit siebenundzwanzig kochen würde. </w:t>
      </w:r>
    </w:p>
    <w:p w14:paraId="20270B4A" w14:textId="77777777" w:rsidR="002A0287" w:rsidRDefault="00000000">
      <w:pPr>
        <w:ind w:left="19" w:right="15"/>
      </w:pPr>
      <w:r>
        <w:t xml:space="preserve">Wir gingen rein, und da saßen sie. </w:t>
      </w:r>
    </w:p>
    <w:p w14:paraId="14E8EA1B" w14:textId="77777777" w:rsidR="002A0287" w:rsidRDefault="00000000">
      <w:pPr>
        <w:ind w:left="19" w:right="15"/>
      </w:pPr>
      <w:r>
        <w:t xml:space="preserve">Alle Lehrlinge. An der Theke. Freibier. </w:t>
      </w:r>
    </w:p>
    <w:p w14:paraId="4669C794" w14:textId="77777777" w:rsidR="002A0287" w:rsidRDefault="00000000">
      <w:pPr>
        <w:ind w:left="19" w:right="15"/>
      </w:pPr>
      <w:r>
        <w:t xml:space="preserve">Das Feierabendbier. Nach der Schicht. Zusammen. Wie eine Familie, nur ohne den Scheiß. </w:t>
      </w:r>
    </w:p>
    <w:p w14:paraId="631A5454" w14:textId="77777777" w:rsidR="002A0287" w:rsidRDefault="00000000">
      <w:pPr>
        <w:ind w:left="19" w:right="15"/>
      </w:pPr>
      <w:r>
        <w:lastRenderedPageBreak/>
        <w:t xml:space="preserve">Hier gehöre ich hin. </w:t>
      </w:r>
    </w:p>
    <w:p w14:paraId="0421F303" w14:textId="77777777" w:rsidR="002A0287" w:rsidRDefault="00000000">
      <w:pPr>
        <w:ind w:left="19" w:right="15"/>
      </w:pPr>
      <w:r>
        <w:t xml:space="preserve">Zum ersten Mal. </w:t>
      </w:r>
    </w:p>
    <w:p w14:paraId="25745B0F" w14:textId="77777777" w:rsidR="002A0287" w:rsidRDefault="00000000">
      <w:pPr>
        <w:ind w:left="19" w:right="15"/>
      </w:pPr>
      <w:r>
        <w:t xml:space="preserve">Ich stand da und dachte: Wie geil ist das denn. </w:t>
      </w:r>
    </w:p>
    <w:p w14:paraId="7BD6254A" w14:textId="77777777" w:rsidR="002A0287" w:rsidRDefault="00000000">
      <w:pPr>
        <w:ind w:left="19" w:right="15"/>
      </w:pPr>
      <w:r>
        <w:t xml:space="preserve">Am nächsten Tag stand ich wieder dort. </w:t>
      </w:r>
    </w:p>
    <w:p w14:paraId="616175BA" w14:textId="77777777" w:rsidR="002A0287" w:rsidRDefault="00000000">
      <w:pPr>
        <w:ind w:left="19" w:right="15"/>
      </w:pPr>
      <w:r>
        <w:t xml:space="preserve">„Ich will eine Lehre machen“, sagte ich. „Als Koch.“ </w:t>
      </w:r>
    </w:p>
    <w:p w14:paraId="72EE4559" w14:textId="77777777" w:rsidR="002A0287" w:rsidRDefault="00000000">
      <w:pPr>
        <w:spacing w:after="409"/>
        <w:ind w:left="19" w:right="15"/>
      </w:pPr>
      <w:r>
        <w:t xml:space="preserve">Zwei Tage später fing ich an zu rauchen. Damit ich auch Pause machen konnte. </w:t>
      </w:r>
    </w:p>
    <w:p w14:paraId="39E74CEF" w14:textId="77777777" w:rsidR="002A0287" w:rsidRDefault="00000000">
      <w:pPr>
        <w:ind w:left="19" w:right="15"/>
      </w:pPr>
      <w:r>
        <w:t xml:space="preserve">Die Brigade </w:t>
      </w:r>
    </w:p>
    <w:p w14:paraId="797F5259" w14:textId="77777777" w:rsidR="002A0287" w:rsidRDefault="00000000">
      <w:pPr>
        <w:ind w:left="19" w:right="15"/>
      </w:pPr>
      <w:r>
        <w:t xml:space="preserve">Das erste Haus am Platz. 1989. </w:t>
      </w:r>
    </w:p>
    <w:p w14:paraId="24872542" w14:textId="77777777" w:rsidR="002A0287" w:rsidRDefault="00000000">
      <w:pPr>
        <w:ind w:left="19" w:right="15"/>
      </w:pPr>
      <w:r>
        <w:t xml:space="preserve">Eine richtige Brigade. Nicht so ein zusammengewürfelter Haufen, der </w:t>
      </w:r>
      <w:proofErr w:type="gramStart"/>
      <w:r>
        <w:t>sich irgendwie</w:t>
      </w:r>
      <w:proofErr w:type="gramEnd"/>
      <w:r>
        <w:t xml:space="preserve"> durchs Mise en Place quält. Eine Brigade. Mit Posten. Mit Hierarchie. Mit einem System, das funktionierte. </w:t>
      </w:r>
    </w:p>
    <w:p w14:paraId="6FAD114B" w14:textId="77777777" w:rsidR="002A0287" w:rsidRDefault="00000000">
      <w:pPr>
        <w:ind w:left="19" w:right="15"/>
      </w:pPr>
      <w:r>
        <w:t xml:space="preserve">Mittagservice. Abendservice. Dazwischen: Vorbereitung. Lernen. Fehler machen. Wieder lernen. </w:t>
      </w:r>
    </w:p>
    <w:p w14:paraId="5D7D4C8D" w14:textId="77777777" w:rsidR="002A0287" w:rsidRDefault="00000000">
      <w:pPr>
        <w:ind w:left="19" w:right="15"/>
      </w:pPr>
      <w:r>
        <w:t xml:space="preserve">Alles von der Pike auf. </w:t>
      </w:r>
    </w:p>
    <w:p w14:paraId="2AEEA30D" w14:textId="77777777" w:rsidR="002A0287" w:rsidRDefault="00000000">
      <w:pPr>
        <w:ind w:left="19" w:right="15"/>
      </w:pPr>
      <w:r>
        <w:t xml:space="preserve">Alles frisch. Es gab kaum Tüten – Convenience, wie wir es heute kennen, wurde gerade erst erfunden. Wenn du eine Sauce wolltest, machtest du eine Sauce. Wenn du einen Fond wolltest, setztest du Knochen an. Wenn du Pommes wolltest, schnittest du Kartoffeln. Wenn du Hollandaise </w:t>
      </w:r>
      <w:proofErr w:type="gramStart"/>
      <w:r>
        <w:t>wolltest….</w:t>
      </w:r>
      <w:proofErr w:type="gramEnd"/>
      <w:r>
        <w:t xml:space="preserve">dann hast du welche zubereitet und nicht geöffnet und schon gar kein Pulver irgendwo reingerührt. </w:t>
      </w:r>
    </w:p>
    <w:p w14:paraId="1FF1FDCB" w14:textId="77777777" w:rsidR="002A0287" w:rsidRDefault="00000000">
      <w:pPr>
        <w:ind w:left="19" w:right="15"/>
      </w:pPr>
      <w:r>
        <w:t xml:space="preserve">Es gab keine Spülmaschinen. Keinen Kombidämpfer. Keine Maschinen, die dir das Denken abnahmen. </w:t>
      </w:r>
    </w:p>
    <w:p w14:paraId="21A226F2" w14:textId="77777777" w:rsidR="002A0287" w:rsidRDefault="00000000">
      <w:pPr>
        <w:spacing w:after="409"/>
        <w:ind w:left="19" w:right="15"/>
      </w:pPr>
      <w:r>
        <w:t xml:space="preserve">Es gab: Bain Marie. Salamander. Herde. Öfen. Und Flammen, die weh taten. </w:t>
      </w:r>
    </w:p>
    <w:p w14:paraId="64BCCF5A" w14:textId="77777777" w:rsidR="002A0287" w:rsidRDefault="00000000">
      <w:pPr>
        <w:spacing w:after="0" w:line="259" w:lineRule="auto"/>
        <w:ind w:left="24" w:right="0" w:firstLine="0"/>
      </w:pPr>
      <w:r>
        <w:t xml:space="preserve"> </w:t>
      </w:r>
    </w:p>
    <w:p w14:paraId="3A6BADCD" w14:textId="77777777" w:rsidR="002A0287" w:rsidRDefault="00000000">
      <w:pPr>
        <w:ind w:left="19" w:right="15"/>
      </w:pPr>
      <w:r>
        <w:t xml:space="preserve">Die Griffe </w:t>
      </w:r>
    </w:p>
    <w:p w14:paraId="4FF75FD9" w14:textId="77777777" w:rsidR="002A0287" w:rsidRDefault="00000000">
      <w:pPr>
        <w:ind w:left="19" w:right="15"/>
      </w:pPr>
      <w:r>
        <w:t xml:space="preserve">Die Griffe glühten. Genau wie es in Antonis Buch beschrieben ist. </w:t>
      </w:r>
    </w:p>
    <w:p w14:paraId="6024E185" w14:textId="77777777" w:rsidR="002A0287" w:rsidRDefault="00000000">
      <w:pPr>
        <w:ind w:left="19" w:right="15"/>
      </w:pPr>
      <w:r>
        <w:t xml:space="preserve">Das lernt man schnell. Oder man lernt es nie, weil man aufhört. </w:t>
      </w:r>
    </w:p>
    <w:p w14:paraId="01EC956B" w14:textId="77777777" w:rsidR="002A0287" w:rsidRDefault="00000000">
      <w:pPr>
        <w:ind w:left="19" w:right="15"/>
      </w:pPr>
      <w:r>
        <w:t xml:space="preserve">Du greifst einmal an einen Griff, der zwanzig Minuten über der Flamme stand, und du vergisst es nie wieder. Die Brandblase erinnert dich. Die Narbe erinnert dich. Der Reflex, der sich einbrennt – Tuch, immer Tuch, bevor du irgendetwas anfasst – der bleibt. Die Postenchefs griffen in Kochendes </w:t>
      </w:r>
      <w:proofErr w:type="gramStart"/>
      <w:r>
        <w:t>Wasser</w:t>
      </w:r>
      <w:proofErr w:type="gramEnd"/>
      <w:r>
        <w:t xml:space="preserve"> um Knodel aus dem Topf zu </w:t>
      </w:r>
      <w:proofErr w:type="gramStart"/>
      <w:r>
        <w:t>holen</w:t>
      </w:r>
      <w:proofErr w:type="gramEnd"/>
      <w:r>
        <w:t xml:space="preserve"> wenn die Schaumkelle nicht an der richtigen </w:t>
      </w:r>
      <w:proofErr w:type="spellStart"/>
      <w:r>
        <w:t>stelle</w:t>
      </w:r>
      <w:proofErr w:type="spellEnd"/>
      <w:r>
        <w:t xml:space="preserve"> lag. Wenn geschickt wurde hatte keiner Zeit die blöde Kelle zu suchen. Wenn du sie verschlampt hattest. </w:t>
      </w:r>
      <w:proofErr w:type="gramStart"/>
      <w:r>
        <w:t>Selber</w:t>
      </w:r>
      <w:proofErr w:type="gramEnd"/>
      <w:r>
        <w:t xml:space="preserve"> schuld. </w:t>
      </w:r>
    </w:p>
    <w:p w14:paraId="6C2CE523" w14:textId="77777777" w:rsidR="002A0287" w:rsidRDefault="00000000">
      <w:pPr>
        <w:spacing w:after="407"/>
        <w:ind w:left="19" w:right="15"/>
      </w:pPr>
      <w:r>
        <w:lastRenderedPageBreak/>
        <w:t xml:space="preserve">Das war eine/die Ausbildung. Nicht Theorie. Praxis. Schmerz. Wiederholung. Bis es sitzt. </w:t>
      </w:r>
    </w:p>
    <w:p w14:paraId="115F638F" w14:textId="77777777" w:rsidR="002A0287" w:rsidRDefault="00000000">
      <w:pPr>
        <w:spacing w:after="409"/>
        <w:ind w:left="19" w:right="15"/>
      </w:pPr>
      <w:r>
        <w:t xml:space="preserve">Das erste </w:t>
      </w:r>
      <w:proofErr w:type="spellStart"/>
      <w:proofErr w:type="gramStart"/>
      <w:r>
        <w:t>mal</w:t>
      </w:r>
      <w:proofErr w:type="spellEnd"/>
      <w:proofErr w:type="gramEnd"/>
      <w:r>
        <w:t xml:space="preserve"> geschnitten. </w:t>
      </w:r>
    </w:p>
    <w:p w14:paraId="137B2850" w14:textId="77777777" w:rsidR="002A0287" w:rsidRDefault="00000000">
      <w:pPr>
        <w:spacing w:after="407"/>
        <w:ind w:left="19" w:right="15"/>
      </w:pPr>
      <w:r>
        <w:t xml:space="preserve">„Beim Schinkenabschwarten abgerutscht und in den Handballen geschnitten. Tief“ stand im Verbandsbuch.  </w:t>
      </w:r>
    </w:p>
    <w:p w14:paraId="76C643D9" w14:textId="77777777" w:rsidR="002A0287" w:rsidRDefault="00000000">
      <w:pPr>
        <w:spacing w:after="409"/>
        <w:ind w:left="19" w:right="15"/>
      </w:pPr>
      <w:r>
        <w:t xml:space="preserve">Autsch. </w:t>
      </w:r>
    </w:p>
    <w:p w14:paraId="2F25E447" w14:textId="77777777" w:rsidR="002A0287" w:rsidRDefault="00000000">
      <w:pPr>
        <w:spacing w:after="11"/>
        <w:ind w:left="19" w:right="15"/>
      </w:pPr>
      <w:r>
        <w:t xml:space="preserve"> „Du hast es wirklich geschafft 3 Scheiben deines Daumens mit der </w:t>
      </w:r>
    </w:p>
    <w:p w14:paraId="5BB348CA" w14:textId="77777777" w:rsidR="002A0287" w:rsidRDefault="00000000">
      <w:pPr>
        <w:spacing w:after="11"/>
        <w:ind w:left="19" w:right="15"/>
      </w:pPr>
      <w:r>
        <w:t xml:space="preserve">Aufschnittmaschine abzuschneiden“ lachte die Schwester bei meinem 2 Besuch        </w:t>
      </w:r>
    </w:p>
    <w:p w14:paraId="07FC54CA" w14:textId="77777777" w:rsidR="002A0287" w:rsidRDefault="00000000">
      <w:pPr>
        <w:spacing w:after="409"/>
        <w:ind w:left="19" w:right="15"/>
      </w:pPr>
      <w:r>
        <w:t xml:space="preserve">“3 Scheiben. Ein normaler Mensch merkt das bei der ersten“ </w:t>
      </w:r>
    </w:p>
    <w:p w14:paraId="764D6FF8" w14:textId="77777777" w:rsidR="002A0287" w:rsidRDefault="00000000">
      <w:pPr>
        <w:spacing w:after="407"/>
        <w:ind w:left="19" w:right="15"/>
      </w:pPr>
      <w:r>
        <w:t xml:space="preserve">Wenn ich heute meine Hände betrachte, sehe ich diese Narbe. Die anderen sind da. Sind halt da und ich weiß </w:t>
      </w:r>
      <w:proofErr w:type="gramStart"/>
      <w:r>
        <w:t>nicht</w:t>
      </w:r>
      <w:proofErr w:type="gramEnd"/>
      <w:r>
        <w:t xml:space="preserve"> wo ich sie bekommen habe. Irgendwann in den letzten 30 Jahren. </w:t>
      </w:r>
    </w:p>
    <w:p w14:paraId="13CD6BD7" w14:textId="77777777" w:rsidR="002A0287" w:rsidRDefault="00000000">
      <w:pPr>
        <w:ind w:left="19" w:right="15"/>
      </w:pPr>
      <w:r>
        <w:t xml:space="preserve">Der Meister </w:t>
      </w:r>
    </w:p>
    <w:p w14:paraId="4AAEDC6A" w14:textId="77777777" w:rsidR="002A0287" w:rsidRDefault="00000000">
      <w:pPr>
        <w:ind w:left="19" w:right="15"/>
      </w:pPr>
      <w:r>
        <w:t xml:space="preserve">Mein Lehrmeister hieß Chef. </w:t>
      </w:r>
    </w:p>
    <w:p w14:paraId="314AA906" w14:textId="77777777" w:rsidR="002A0287" w:rsidRDefault="00000000">
      <w:pPr>
        <w:ind w:left="19" w:right="15"/>
      </w:pPr>
      <w:r>
        <w:t xml:space="preserve">Jüngster Meister Deutschlands. Später in einer Kochshow, als Kochshows noch etwas bedeuteten. Ein Mann, der wusste, was er tat, und der sich die Zeit nahm, es zu zeigen. </w:t>
      </w:r>
    </w:p>
    <w:p w14:paraId="18430ED8" w14:textId="77777777" w:rsidR="002A0287" w:rsidRDefault="00000000">
      <w:pPr>
        <w:ind w:left="19" w:right="15"/>
      </w:pPr>
      <w:r>
        <w:t xml:space="preserve">Er führte mich früh in die Gemeinschaft ein. Die Wirte und Köche aus den umliegenden Dörfern trafen sich jeden Sonntag in einer der Kneipen. Reihum. Jeder war mal dran. Man trank, man redete, man gehörte dazu. </w:t>
      </w:r>
    </w:p>
    <w:p w14:paraId="5F9D28C4" w14:textId="77777777" w:rsidR="002A0287" w:rsidRDefault="00000000">
      <w:pPr>
        <w:spacing w:after="407"/>
        <w:ind w:left="19" w:right="15"/>
      </w:pPr>
      <w:r>
        <w:t xml:space="preserve">Ich war siebzehn und saß mit Männern am Tisch, die dreißig Jahre Küche auf dem Buckel hatten. Ich hielt die Klappe und hörte zu. Das war die beste Ausbildung, die ich je hatte. </w:t>
      </w:r>
    </w:p>
    <w:p w14:paraId="2B31DF2A" w14:textId="77777777" w:rsidR="002A0287" w:rsidRDefault="00000000">
      <w:pPr>
        <w:ind w:left="19" w:right="15"/>
      </w:pPr>
      <w:r>
        <w:t xml:space="preserve">Die Familie </w:t>
      </w:r>
    </w:p>
    <w:p w14:paraId="334B20AE" w14:textId="77777777" w:rsidR="002A0287" w:rsidRDefault="00000000">
      <w:pPr>
        <w:ind w:left="19" w:right="15"/>
      </w:pPr>
      <w:r>
        <w:t xml:space="preserve">Und dann war da der Chef. </w:t>
      </w:r>
    </w:p>
    <w:p w14:paraId="6431858E" w14:textId="77777777" w:rsidR="002A0287" w:rsidRDefault="00000000">
      <w:pPr>
        <w:ind w:left="19" w:right="15"/>
      </w:pPr>
      <w:r>
        <w:t xml:space="preserve">Nicht der Chef – der andere. Der Hotelchef. Der Besitzer. Ein Lehrer, wie unser Meister, aber </w:t>
      </w:r>
      <w:proofErr w:type="spellStart"/>
      <w:proofErr w:type="gramStart"/>
      <w:r>
        <w:t>anders.Chef</w:t>
      </w:r>
      <w:proofErr w:type="spellEnd"/>
      <w:proofErr w:type="gramEnd"/>
      <w:r>
        <w:t xml:space="preserve"> lehrte das Handwerk. Der Chef lehrte das Gastgeben. Er war Lehrer, bevor er Gastgeber wurde. Nicht Hotelier. </w:t>
      </w:r>
    </w:p>
    <w:p w14:paraId="5ADD8A53" w14:textId="77777777" w:rsidR="002A0287" w:rsidRDefault="00000000">
      <w:pPr>
        <w:spacing w:after="9"/>
        <w:ind w:left="19" w:right="15"/>
      </w:pPr>
      <w:r>
        <w:t xml:space="preserve">Ein Natural Born Gastgeber. Einer, bei dem die Gäste sich wohlfühlten, bevor sie </w:t>
      </w:r>
      <w:proofErr w:type="gramStart"/>
      <w:r>
        <w:t>wussten</w:t>
      </w:r>
      <w:proofErr w:type="gramEnd"/>
      <w:r>
        <w:t xml:space="preserve"> warum. Der eine Atmosphäre schaffen konnte, die man nicht lernen kann. </w:t>
      </w:r>
    </w:p>
    <w:p w14:paraId="00108805" w14:textId="77777777" w:rsidR="002A0287" w:rsidRDefault="00000000">
      <w:pPr>
        <w:ind w:left="19" w:right="15"/>
      </w:pPr>
      <w:r>
        <w:t xml:space="preserve">Man hat es oder man hat es nicht. </w:t>
      </w:r>
    </w:p>
    <w:p w14:paraId="153ED095" w14:textId="77777777" w:rsidR="002A0287" w:rsidRDefault="00000000">
      <w:pPr>
        <w:ind w:left="19" w:right="15"/>
      </w:pPr>
      <w:r>
        <w:lastRenderedPageBreak/>
        <w:t xml:space="preserve">Er hatte es. </w:t>
      </w:r>
    </w:p>
    <w:p w14:paraId="25D4906A" w14:textId="77777777" w:rsidR="002A0287" w:rsidRDefault="00000000">
      <w:pPr>
        <w:ind w:left="19" w:right="15"/>
      </w:pPr>
      <w:r>
        <w:t xml:space="preserve">Seine Frau auch. Von beiden habe ich gelernt. Nicht nur Kochen. Nicht nur Service. Sondern: Wie man Menschen behandelt. Wie man ein Haus führt. Wie man ein System baut, das trägt. </w:t>
      </w:r>
    </w:p>
    <w:p w14:paraId="66B5010D" w14:textId="77777777" w:rsidR="002A0287" w:rsidRDefault="00000000">
      <w:pPr>
        <w:ind w:left="19" w:right="15"/>
      </w:pPr>
      <w:r>
        <w:t xml:space="preserve">Mein erster Lohnstreifen kam auf einem Bierdeckel. </w:t>
      </w:r>
    </w:p>
    <w:p w14:paraId="48F62F85" w14:textId="77777777" w:rsidR="002A0287" w:rsidRDefault="00000000">
      <w:pPr>
        <w:ind w:left="19" w:right="15"/>
      </w:pPr>
      <w:r>
        <w:t xml:space="preserve">Minus 40 DM. Zwanzig Bruchteller. Irgendeine teure Serie, die ich beim Stapeln umgeworfen hatte. </w:t>
      </w:r>
    </w:p>
    <w:p w14:paraId="2789D0BE" w14:textId="77777777" w:rsidR="002A0287" w:rsidRDefault="00000000">
      <w:pPr>
        <w:ind w:left="19" w:right="15"/>
      </w:pPr>
      <w:r>
        <w:t xml:space="preserve">Ich habe nie wieder einen Stapel Teller umgeworfen. </w:t>
      </w:r>
    </w:p>
    <w:p w14:paraId="6D19D12D" w14:textId="77777777" w:rsidR="002A0287" w:rsidRDefault="00000000">
      <w:pPr>
        <w:ind w:left="19" w:right="15"/>
      </w:pPr>
      <w:r>
        <w:t xml:space="preserve">Manche Lektionen kosten Geld. Manche kosten Schmerz. Die besten kosten beides. </w:t>
      </w:r>
    </w:p>
    <w:p w14:paraId="127AA87B" w14:textId="77777777" w:rsidR="002A0287" w:rsidRDefault="00000000">
      <w:pPr>
        <w:ind w:left="19" w:right="15"/>
      </w:pPr>
      <w:r>
        <w:t xml:space="preserve">Irgendwann wurde das meine Familie. </w:t>
      </w:r>
    </w:p>
    <w:p w14:paraId="069E3733" w14:textId="77777777" w:rsidR="002A0287" w:rsidRDefault="00000000">
      <w:pPr>
        <w:ind w:left="19" w:right="15"/>
      </w:pPr>
      <w:r>
        <w:t xml:space="preserve">Der Sohn – verwöhnt, Porschefahrer, bekam die beste Ausbildung bei den besten Köchen und wusste es nicht zu schätzen. Wir wurden trotzdem Freunde. </w:t>
      </w:r>
    </w:p>
    <w:p w14:paraId="7EB8620F" w14:textId="77777777" w:rsidR="002A0287" w:rsidRDefault="00000000">
      <w:pPr>
        <w:ind w:left="19" w:right="15"/>
      </w:pPr>
      <w:r>
        <w:t xml:space="preserve">Die Tochter – wunderschön. Ich war monatelang verliebt. Hoffnungslos. Natürlich. </w:t>
      </w:r>
    </w:p>
    <w:p w14:paraId="0296E50B" w14:textId="77777777" w:rsidR="002A0287" w:rsidRDefault="00000000">
      <w:pPr>
        <w:spacing w:after="407"/>
        <w:ind w:left="19" w:right="15"/>
      </w:pPr>
      <w:r>
        <w:t xml:space="preserve">Und ich – der Lehrling aus dem Nachbardorf, der wegen Freibier angefangen hatte und blieb, weil er endlich irgendwo hingehörte. </w:t>
      </w:r>
    </w:p>
    <w:p w14:paraId="71DD99C1" w14:textId="77777777" w:rsidR="002A0287" w:rsidRDefault="00000000">
      <w:pPr>
        <w:ind w:left="19" w:right="15"/>
      </w:pPr>
      <w:r>
        <w:t xml:space="preserve">Kein Naturtalent </w:t>
      </w:r>
    </w:p>
    <w:p w14:paraId="5D607B3F" w14:textId="77777777" w:rsidR="002A0287" w:rsidRDefault="00000000">
      <w:pPr>
        <w:ind w:left="19" w:right="15"/>
      </w:pPr>
      <w:r>
        <w:t xml:space="preserve">Ich war nie der beste Koch. </w:t>
      </w:r>
    </w:p>
    <w:p w14:paraId="59651380" w14:textId="77777777" w:rsidR="002A0287" w:rsidRDefault="00000000">
      <w:pPr>
        <w:ind w:left="19" w:right="15"/>
      </w:pPr>
      <w:r>
        <w:t xml:space="preserve">Nicht wie </w:t>
      </w:r>
      <w:proofErr w:type="spellStart"/>
      <w:r>
        <w:t>Ralfi</w:t>
      </w:r>
      <w:proofErr w:type="spellEnd"/>
      <w:r>
        <w:t xml:space="preserve">. </w:t>
      </w:r>
      <w:proofErr w:type="spellStart"/>
      <w:r>
        <w:t>Ralfi</w:t>
      </w:r>
      <w:proofErr w:type="spellEnd"/>
      <w:r>
        <w:t xml:space="preserve"> war ein Naturtalent. Er sah Dinge, bevor sie passierten. Er wusste, wann die Sauce fertig war, ohne hinzuschauen. Er bewegte sich durch die Küche wie durch sein Wohnzimmer. </w:t>
      </w:r>
    </w:p>
    <w:p w14:paraId="15A9F9C2" w14:textId="77777777" w:rsidR="002A0287" w:rsidRDefault="00000000">
      <w:pPr>
        <w:ind w:left="19" w:right="15"/>
      </w:pPr>
      <w:r>
        <w:t xml:space="preserve">Ich nicht. </w:t>
      </w:r>
    </w:p>
    <w:p w14:paraId="34DF3C4D" w14:textId="77777777" w:rsidR="002A0287" w:rsidRDefault="00000000">
      <w:pPr>
        <w:ind w:left="19" w:right="15"/>
      </w:pPr>
      <w:r>
        <w:t xml:space="preserve">Ich musste alles lernen. Jeden Handgriff. Jede Bewegung. Jedes Timing. </w:t>
      </w:r>
    </w:p>
    <w:p w14:paraId="731931FB" w14:textId="77777777" w:rsidR="002A0287" w:rsidRDefault="00000000">
      <w:pPr>
        <w:ind w:left="19" w:right="15"/>
      </w:pPr>
      <w:r>
        <w:t xml:space="preserve">Aber ich hatte etwas anderes. </w:t>
      </w:r>
    </w:p>
    <w:p w14:paraId="289F6C7C" w14:textId="77777777" w:rsidR="002A0287" w:rsidRDefault="00000000">
      <w:pPr>
        <w:ind w:left="19" w:right="15"/>
      </w:pPr>
      <w:r>
        <w:t xml:space="preserve">Ich hatte die Logik. Den Programmfluss. </w:t>
      </w:r>
      <w:proofErr w:type="spellStart"/>
      <w:r>
        <w:t>If</w:t>
      </w:r>
      <w:proofErr w:type="spellEnd"/>
      <w:r>
        <w:t>/</w:t>
      </w:r>
      <w:proofErr w:type="spellStart"/>
      <w:r>
        <w:t>Then</w:t>
      </w:r>
      <w:proofErr w:type="spellEnd"/>
      <w:r>
        <w:t xml:space="preserve">/Else. </w:t>
      </w:r>
    </w:p>
    <w:p w14:paraId="0711A618" w14:textId="77777777" w:rsidR="002A0287" w:rsidRDefault="00000000">
      <w:pPr>
        <w:ind w:left="19" w:right="15"/>
      </w:pPr>
      <w:r>
        <w:t xml:space="preserve">Wenn die Butter bräunt, dann Mehl. Wenn nicht, warten. </w:t>
      </w:r>
    </w:p>
    <w:p w14:paraId="4B1DA06A" w14:textId="77777777" w:rsidR="002A0287" w:rsidRDefault="00000000">
      <w:pPr>
        <w:ind w:left="19" w:right="15"/>
      </w:pPr>
      <w:r>
        <w:t xml:space="preserve">Die anderen lernten Rezepte. Ich lernte Bedingungen. </w:t>
      </w:r>
    </w:p>
    <w:p w14:paraId="4A9FD71A" w14:textId="77777777" w:rsidR="002A0287" w:rsidRDefault="00000000">
      <w:pPr>
        <w:spacing w:after="407"/>
        <w:ind w:left="19" w:right="15"/>
      </w:pPr>
      <w:r>
        <w:t xml:space="preserve">Ein paar Monate später war aus mir ein Koch geworden. Kein Naturtalent. Aber ein Koch. </w:t>
      </w:r>
    </w:p>
    <w:p w14:paraId="710BDD0E" w14:textId="77777777" w:rsidR="002A0287" w:rsidRDefault="00000000">
      <w:pPr>
        <w:ind w:left="19" w:right="15"/>
      </w:pPr>
      <w:r>
        <w:t xml:space="preserve">Der Anfang </w:t>
      </w:r>
    </w:p>
    <w:p w14:paraId="6F2C4F67" w14:textId="77777777" w:rsidR="002A0287" w:rsidRDefault="00000000">
      <w:pPr>
        <w:ind w:left="19" w:right="15"/>
      </w:pPr>
      <w:r>
        <w:t xml:space="preserve">Das war der Anfang. </w:t>
      </w:r>
    </w:p>
    <w:p w14:paraId="11EF2339" w14:textId="77777777" w:rsidR="002A0287" w:rsidRDefault="00000000">
      <w:pPr>
        <w:ind w:left="19" w:right="15"/>
      </w:pPr>
      <w:r>
        <w:lastRenderedPageBreak/>
        <w:t xml:space="preserve">Nicht das Freibier – obwohl das half. Nicht das Rauchen – obwohl das blieb. Nicht die Tochter – obwohl die Erinnerung blieb. </w:t>
      </w:r>
    </w:p>
    <w:p w14:paraId="1E26FE7A" w14:textId="77777777" w:rsidR="002A0287" w:rsidRDefault="00000000">
      <w:pPr>
        <w:ind w:left="19" w:right="15"/>
      </w:pPr>
      <w:r>
        <w:t xml:space="preserve">Der Anfang war: Ein System, das funktionierte. Menschen, die wussten, was sie taten. Ein Ort, an dem Arbeit Würde hatte. Eine Familie, die mich aufnahm. </w:t>
      </w:r>
    </w:p>
    <w:p w14:paraId="58FD4DB5" w14:textId="77777777" w:rsidR="002A0287" w:rsidRDefault="00000000">
      <w:pPr>
        <w:ind w:left="19" w:right="15"/>
      </w:pPr>
      <w:r>
        <w:t xml:space="preserve">Ich verstand es damals nicht so. </w:t>
      </w:r>
    </w:p>
    <w:p w14:paraId="089B0C39" w14:textId="77777777" w:rsidR="002A0287" w:rsidRDefault="00000000">
      <w:pPr>
        <w:spacing w:after="409"/>
        <w:ind w:left="19" w:right="15"/>
      </w:pPr>
      <w:r>
        <w:t xml:space="preserve">Ich verstand nur: Hier gehöre ich hin. </w:t>
      </w:r>
    </w:p>
    <w:p w14:paraId="3F3096A9" w14:textId="77777777" w:rsidR="002A0287" w:rsidRDefault="00000000">
      <w:pPr>
        <w:ind w:left="19" w:right="15"/>
      </w:pPr>
      <w:r>
        <w:t xml:space="preserve">Drei Jahre später würde ich betrunken einem Fuchs ausweichen, einen Unfall bauen, mit dem Motorblock auf der Brust liegen und denken: Das merkt schon keiner. </w:t>
      </w:r>
    </w:p>
    <w:p w14:paraId="4610B4D3" w14:textId="77777777" w:rsidR="002A0287" w:rsidRDefault="00000000">
      <w:pPr>
        <w:spacing w:after="611"/>
        <w:ind w:left="19" w:right="15"/>
      </w:pPr>
      <w:r>
        <w:t xml:space="preserve">Aber das ist eine andere Geschichte. </w:t>
      </w:r>
    </w:p>
    <w:p w14:paraId="09F5DDEB" w14:textId="77777777" w:rsidR="002A0287" w:rsidRDefault="00000000">
      <w:pPr>
        <w:spacing w:line="265" w:lineRule="auto"/>
        <w:ind w:left="11" w:right="29"/>
        <w:jc w:val="center"/>
      </w:pPr>
      <w:r>
        <w:t xml:space="preserve">[Ende Kapitel 1] </w:t>
      </w:r>
    </w:p>
    <w:p w14:paraId="384F3CFD" w14:textId="77777777" w:rsidR="002A0287" w:rsidRDefault="00000000">
      <w:pPr>
        <w:spacing w:after="184" w:line="259" w:lineRule="auto"/>
        <w:jc w:val="center"/>
      </w:pPr>
      <w:r>
        <w:rPr>
          <w:color w:val="666666"/>
        </w:rPr>
        <w:t>Wörter: ~1.250 | Status: FERTIG V3</w:t>
      </w:r>
      <w:r>
        <w:t xml:space="preserve"> </w:t>
      </w:r>
    </w:p>
    <w:p w14:paraId="52E38DBA" w14:textId="77777777" w:rsidR="002A0287" w:rsidRDefault="00000000">
      <w:pPr>
        <w:spacing w:after="181" w:line="259" w:lineRule="auto"/>
        <w:ind w:left="24" w:right="0" w:firstLine="0"/>
      </w:pPr>
      <w:r>
        <w:t xml:space="preserve"> </w:t>
      </w:r>
    </w:p>
    <w:p w14:paraId="7EC0EDE9"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A73FF93" w14:textId="77777777" w:rsidR="002A0287" w:rsidRDefault="00000000">
      <w:pPr>
        <w:spacing w:after="246"/>
        <w:ind w:left="19" w:right="15"/>
      </w:pPr>
      <w:r>
        <w:t xml:space="preserve">TEIL II: DIE LEHRJAHRE </w:t>
      </w:r>
    </w:p>
    <w:p w14:paraId="5F2094E0" w14:textId="77777777" w:rsidR="002A0287" w:rsidRDefault="00000000">
      <w:pPr>
        <w:spacing w:after="328"/>
        <w:ind w:left="19" w:right="15"/>
      </w:pPr>
      <w:r>
        <w:t xml:space="preserve">Wie ich Koch wurde (1989-1993) </w:t>
      </w:r>
    </w:p>
    <w:p w14:paraId="7FFC337B" w14:textId="77777777" w:rsidR="002A0287" w:rsidRDefault="00000000">
      <w:pPr>
        <w:spacing w:after="200" w:line="259" w:lineRule="auto"/>
        <w:ind w:left="19" w:right="0"/>
      </w:pPr>
      <w:r>
        <w:rPr>
          <w:color w:val="0F4761"/>
        </w:rPr>
        <w:t xml:space="preserve">DAS PERFEKTE HALBE HÄHNCHEN </w:t>
      </w:r>
    </w:p>
    <w:p w14:paraId="094FFB49" w14:textId="77777777" w:rsidR="002A0287" w:rsidRDefault="00000000">
      <w:pPr>
        <w:pStyle w:val="berschrift2"/>
        <w:spacing w:after="101"/>
        <w:ind w:left="19"/>
      </w:pPr>
      <w:bookmarkStart w:id="0" w:name="_Toc169937"/>
      <w:r>
        <w:t xml:space="preserve">Oder: Der Fuchs, der Friedhof und das Geheimnis der Anni </w:t>
      </w:r>
      <w:bookmarkEnd w:id="0"/>
    </w:p>
    <w:p w14:paraId="5C67CDE6" w14:textId="77777777" w:rsidR="002A0287" w:rsidRDefault="00000000">
      <w:pPr>
        <w:spacing w:after="178" w:line="259" w:lineRule="auto"/>
        <w:ind w:left="24" w:right="0" w:firstLine="0"/>
      </w:pPr>
      <w:r>
        <w:t xml:space="preserve"> </w:t>
      </w:r>
    </w:p>
    <w:p w14:paraId="1552DB1B" w14:textId="77777777" w:rsidR="002A0287" w:rsidRDefault="00000000">
      <w:pPr>
        <w:ind w:left="19" w:right="15"/>
      </w:pPr>
      <w:r>
        <w:t xml:space="preserve">Bei uns im Dorf gab es eine Tradition. </w:t>
      </w:r>
    </w:p>
    <w:p w14:paraId="26AC5987" w14:textId="77777777" w:rsidR="002A0287" w:rsidRDefault="00000000">
      <w:pPr>
        <w:ind w:left="19" w:right="15"/>
      </w:pPr>
      <w:r>
        <w:t xml:space="preserve">Sonntag </w:t>
      </w:r>
      <w:proofErr w:type="spellStart"/>
      <w:r>
        <w:t>abend</w:t>
      </w:r>
      <w:proofErr w:type="spellEnd"/>
      <w:r>
        <w:t xml:space="preserve">, die Welten kamen in der Glotze, die ganze Familie saß davor, und wir aßen halbe Hähnchen. Von </w:t>
      </w:r>
      <w:proofErr w:type="gramStart"/>
      <w:r>
        <w:t>der Anni</w:t>
      </w:r>
      <w:proofErr w:type="gramEnd"/>
      <w:r>
        <w:t xml:space="preserve">. </w:t>
      </w:r>
    </w:p>
    <w:p w14:paraId="3CF344CB" w14:textId="77777777" w:rsidR="002A0287" w:rsidRDefault="00000000">
      <w:pPr>
        <w:ind w:left="19" w:right="15"/>
      </w:pPr>
      <w:r>
        <w:t xml:space="preserve">Anni war die Wirtin bei uns im Dorf. Eine Institution. Die Hähnchen waren ihr Ding. Sonntags marinierte sie sie heimlich, im Hinterzimmer, und niemand durfte zusehen. So war es schon immer. So würde es immer sein. </w:t>
      </w:r>
    </w:p>
    <w:p w14:paraId="5BA2F4CA" w14:textId="77777777" w:rsidR="002A0287" w:rsidRDefault="00000000">
      <w:pPr>
        <w:spacing w:after="409"/>
        <w:ind w:left="19" w:right="15"/>
      </w:pPr>
      <w:r>
        <w:t xml:space="preserve">Kindheitserinnerung. Wunderschön. Der Geschmack von Sonntag. </w:t>
      </w:r>
    </w:p>
    <w:p w14:paraId="1595C972" w14:textId="77777777" w:rsidR="002A0287" w:rsidRDefault="00000000">
      <w:pPr>
        <w:spacing w:after="412" w:line="265" w:lineRule="auto"/>
        <w:ind w:left="11" w:right="29"/>
        <w:jc w:val="center"/>
      </w:pPr>
      <w:r>
        <w:t xml:space="preserve">--- </w:t>
      </w:r>
    </w:p>
    <w:p w14:paraId="2E5DC8A5" w14:textId="77777777" w:rsidR="002A0287" w:rsidRDefault="00000000">
      <w:pPr>
        <w:ind w:left="19" w:right="15"/>
      </w:pPr>
      <w:r>
        <w:t xml:space="preserve">Später, als ich in der Lehre war und auch danach, half ich oft in der Gaststätte aus. Anni war schon älter, aber sie machte immer noch alles selbst. Alle Klöße. Und vor allem: die halben Hähnchen. </w:t>
      </w:r>
    </w:p>
    <w:p w14:paraId="5EE73E8D" w14:textId="77777777" w:rsidR="002A0287" w:rsidRDefault="00000000">
      <w:pPr>
        <w:ind w:left="19" w:right="15"/>
      </w:pPr>
      <w:r>
        <w:lastRenderedPageBreak/>
        <w:t xml:space="preserve">Inzwischen hatte ihr Sohn die Wirtschaft übernommen. Und Sonntag abends, nach dem Service, fuhren wir in die Stadt. Alle Wirte und Köche aus den umliegenden Dörfern trafen sich, und wir tranken. </w:t>
      </w:r>
    </w:p>
    <w:p w14:paraId="6857948A" w14:textId="77777777" w:rsidR="002A0287" w:rsidRDefault="00000000">
      <w:pPr>
        <w:ind w:left="19" w:right="15"/>
      </w:pPr>
      <w:r>
        <w:t xml:space="preserve">So war das. </w:t>
      </w:r>
    </w:p>
    <w:p w14:paraId="02EA72DD" w14:textId="77777777" w:rsidR="002A0287" w:rsidRDefault="00000000">
      <w:pPr>
        <w:spacing w:after="11"/>
        <w:ind w:left="19" w:right="15"/>
      </w:pPr>
      <w:r>
        <w:t xml:space="preserve">Ihr Sohn war der beste Koch, von dem ich je gelernt habe. Mein Mentor. Mein </w:t>
      </w:r>
    </w:p>
    <w:p w14:paraId="77453E01" w14:textId="77777777" w:rsidR="002A0287" w:rsidRDefault="00000000">
      <w:pPr>
        <w:ind w:left="19" w:right="15"/>
      </w:pPr>
      <w:r>
        <w:t xml:space="preserve">Vorbild. Mein Held. Was ich über Saucen weiß, weiß ich von ihm. Was ich über Timing weiß, weiß ich von ihm. Er sah Dinge, die andere nicht sahen, und er nahm sich die Zeit, sie mir zu zeigen. </w:t>
      </w:r>
    </w:p>
    <w:p w14:paraId="3668B5A3" w14:textId="77777777" w:rsidR="002A0287" w:rsidRDefault="00000000">
      <w:pPr>
        <w:ind w:left="19" w:right="15"/>
      </w:pPr>
      <w:r>
        <w:t xml:space="preserve">Sein Sohn machte die Lehre mit mir. Ein Jahr vor mir. Er wurde später Deutschlands jüngster Sternekoch. </w:t>
      </w:r>
    </w:p>
    <w:p w14:paraId="6A0CEFA0" w14:textId="77777777" w:rsidR="002A0287" w:rsidRDefault="00000000">
      <w:pPr>
        <w:spacing w:after="409"/>
        <w:ind w:left="19" w:right="15"/>
      </w:pPr>
      <w:r>
        <w:t xml:space="preserve">Aber das Kochen habe ich von seinem Vater gelernt. </w:t>
      </w:r>
    </w:p>
    <w:p w14:paraId="0D51BCEC" w14:textId="77777777" w:rsidR="002A0287" w:rsidRDefault="00000000">
      <w:pPr>
        <w:spacing w:after="412" w:line="265" w:lineRule="auto"/>
        <w:ind w:left="11" w:right="29"/>
        <w:jc w:val="center"/>
      </w:pPr>
      <w:r>
        <w:t xml:space="preserve">--- </w:t>
      </w:r>
    </w:p>
    <w:p w14:paraId="13C95D83" w14:textId="77777777" w:rsidR="002A0287" w:rsidRDefault="00000000">
      <w:pPr>
        <w:ind w:left="19" w:right="15"/>
      </w:pPr>
      <w:r>
        <w:t xml:space="preserve">An diesem Abend war er so betrunken, dass ich ihn nach Hause fahren musste. Ich war auch betrunken, aber nicht so schlimm wie er. Dachte ich. </w:t>
      </w:r>
    </w:p>
    <w:p w14:paraId="2F1531C6" w14:textId="77777777" w:rsidR="002A0287" w:rsidRDefault="00000000">
      <w:pPr>
        <w:ind w:left="19" w:right="15"/>
      </w:pPr>
      <w:r>
        <w:t xml:space="preserve">Auf dem Heimweg lief uns ein Fuchs vors Auto. </w:t>
      </w:r>
    </w:p>
    <w:p w14:paraId="5B2341D5" w14:textId="77777777" w:rsidR="002A0287" w:rsidRDefault="00000000">
      <w:pPr>
        <w:ind w:left="19" w:right="15"/>
      </w:pPr>
      <w:r>
        <w:t xml:space="preserve">Ich kam ins Schlingern. Riss das Steuer rum. Fing mich wieder. Wir kamen mit dem Schrecken davon. </w:t>
      </w:r>
    </w:p>
    <w:p w14:paraId="72A17E77" w14:textId="77777777" w:rsidR="002A0287" w:rsidRDefault="00000000">
      <w:pPr>
        <w:spacing w:after="11"/>
        <w:ind w:left="19" w:right="15"/>
      </w:pPr>
      <w:r>
        <w:t xml:space="preserve">Auf dem Parkplatz vor der Wirtschaft saßen wir noch eine Weile im Auto. Das </w:t>
      </w:r>
    </w:p>
    <w:p w14:paraId="387D7F43" w14:textId="77777777" w:rsidR="002A0287" w:rsidRDefault="00000000">
      <w:pPr>
        <w:ind w:left="19" w:right="15"/>
      </w:pPr>
      <w:r>
        <w:t xml:space="preserve">Adrenalin. Die Erleichterung. Und dann, in diesem Moment – vielleicht weil wir dem Tod gerade von der Schippe gesprungen waren, vielleicht weil er so betrunken war – verriet er mir das Geheimnis. </w:t>
      </w:r>
    </w:p>
    <w:p w14:paraId="4187F3B3" w14:textId="77777777" w:rsidR="002A0287" w:rsidRDefault="00000000">
      <w:pPr>
        <w:ind w:left="19" w:right="15"/>
      </w:pPr>
      <w:r>
        <w:t xml:space="preserve">Das Geheimnis seiner Mutter. </w:t>
      </w:r>
    </w:p>
    <w:p w14:paraId="179CE303" w14:textId="77777777" w:rsidR="002A0287" w:rsidRDefault="00000000">
      <w:pPr>
        <w:ind w:left="19" w:right="15"/>
      </w:pPr>
      <w:r>
        <w:t xml:space="preserve">Das Geheimnis der Hähnchen. </w:t>
      </w:r>
    </w:p>
    <w:p w14:paraId="78BD9A6A" w14:textId="77777777" w:rsidR="002A0287" w:rsidRDefault="00000000">
      <w:pPr>
        <w:spacing w:after="409"/>
        <w:ind w:left="19" w:right="15"/>
      </w:pPr>
      <w:r>
        <w:t xml:space="preserve">Ich musste schwören, es nie weiterzuerzählen. </w:t>
      </w:r>
    </w:p>
    <w:p w14:paraId="1CD9DAC8" w14:textId="77777777" w:rsidR="002A0287" w:rsidRDefault="00000000">
      <w:pPr>
        <w:spacing w:after="412" w:line="265" w:lineRule="auto"/>
        <w:ind w:left="11" w:right="29"/>
        <w:jc w:val="center"/>
      </w:pPr>
      <w:r>
        <w:t xml:space="preserve">--- </w:t>
      </w:r>
    </w:p>
    <w:p w14:paraId="6CAAF150" w14:textId="77777777" w:rsidR="002A0287" w:rsidRDefault="00000000">
      <w:pPr>
        <w:ind w:left="19" w:right="15"/>
      </w:pPr>
      <w:r>
        <w:t xml:space="preserve">Am nächsten Abend ging ich mit den Jungs aus. Nach der Tour wollte ich meinen damaligen besten Freund nach Hause fahren. Mit seinem Auto. </w:t>
      </w:r>
    </w:p>
    <w:p w14:paraId="74F86EEA" w14:textId="77777777" w:rsidR="002A0287" w:rsidRDefault="00000000">
      <w:pPr>
        <w:ind w:left="19" w:right="15"/>
      </w:pPr>
      <w:r>
        <w:t xml:space="preserve">Auf der Heimfahrt erzählte ich ihm vom Abend davor. Vom Hähnchen-Geheimnis. Vom Fuchs. </w:t>
      </w:r>
    </w:p>
    <w:p w14:paraId="79C3F393" w14:textId="77777777" w:rsidR="002A0287" w:rsidRDefault="00000000">
      <w:pPr>
        <w:spacing w:after="0" w:line="452" w:lineRule="auto"/>
        <w:ind w:left="19" w:right="3196"/>
      </w:pPr>
      <w:r>
        <w:t xml:space="preserve">„Und dann", sagte ich, „kam ich so ins Schlingern–" Ich machte die Lenkbewegung. </w:t>
      </w:r>
    </w:p>
    <w:p w14:paraId="6D64563F" w14:textId="77777777" w:rsidR="002A0287" w:rsidRDefault="00000000">
      <w:pPr>
        <w:ind w:left="19" w:right="15"/>
      </w:pPr>
      <w:r>
        <w:lastRenderedPageBreak/>
        <w:t xml:space="preserve">Dieselbe wie gestern. </w:t>
      </w:r>
    </w:p>
    <w:p w14:paraId="3D4D94DD" w14:textId="77777777" w:rsidR="002A0287" w:rsidRDefault="00000000">
      <w:pPr>
        <w:spacing w:after="409"/>
        <w:ind w:left="19" w:right="15"/>
      </w:pPr>
      <w:r>
        <w:t xml:space="preserve">Nur war es nass. Und ich war ein bisschen schneller. Und ein bisschen betrunkener. </w:t>
      </w:r>
    </w:p>
    <w:p w14:paraId="6454C45D" w14:textId="77777777" w:rsidR="002A0287" w:rsidRDefault="00000000">
      <w:pPr>
        <w:spacing w:after="412" w:line="265" w:lineRule="auto"/>
        <w:ind w:left="11" w:right="29"/>
        <w:jc w:val="center"/>
      </w:pPr>
      <w:r>
        <w:t xml:space="preserve">--- </w:t>
      </w:r>
    </w:p>
    <w:p w14:paraId="22FE1B13" w14:textId="77777777" w:rsidR="002A0287" w:rsidRDefault="00000000">
      <w:pPr>
        <w:ind w:left="19" w:right="15"/>
      </w:pPr>
      <w:r>
        <w:t xml:space="preserve">Der Motorblock lag auf meiner Brust. </w:t>
      </w:r>
    </w:p>
    <w:p w14:paraId="096161FA" w14:textId="77777777" w:rsidR="002A0287" w:rsidRDefault="00000000">
      <w:pPr>
        <w:ind w:left="19" w:right="15"/>
      </w:pPr>
      <w:r>
        <w:t xml:space="preserve">Mein Bein war offen. Durchgebrochen am Oberschenkel. Ich konnte es sehen, aber ich konnte es nicht fühlen. Noch nicht. </w:t>
      </w:r>
    </w:p>
    <w:p w14:paraId="77F85E87" w14:textId="77777777" w:rsidR="002A0287" w:rsidRDefault="00000000">
      <w:pPr>
        <w:ind w:left="19" w:right="15"/>
      </w:pPr>
      <w:r>
        <w:t xml:space="preserve">Neben mir: mein Freund. Bewusstlos. </w:t>
      </w:r>
    </w:p>
    <w:p w14:paraId="0E4F4F6A" w14:textId="77777777" w:rsidR="002A0287" w:rsidRDefault="00000000">
      <w:pPr>
        <w:ind w:left="19" w:right="15"/>
      </w:pPr>
      <w:r>
        <w:t xml:space="preserve">Ich weckte ihn. </w:t>
      </w:r>
    </w:p>
    <w:p w14:paraId="13A65E6B" w14:textId="77777777" w:rsidR="002A0287" w:rsidRDefault="00000000">
      <w:pPr>
        <w:ind w:left="19" w:right="15"/>
      </w:pPr>
      <w:r>
        <w:t xml:space="preserve">„Hol schnell den Trecker", sagte ich. „Da kümmern wir uns drum. Das merkt schon keiner." </w:t>
      </w:r>
    </w:p>
    <w:p w14:paraId="7080D83B" w14:textId="77777777" w:rsidR="002A0287" w:rsidRDefault="00000000">
      <w:pPr>
        <w:ind w:left="19" w:right="15"/>
      </w:pPr>
      <w:r>
        <w:t xml:space="preserve">Das sagte ich. Mit dem Motorblock auf der Brust. Mit dem offenen Bein. Das merkt schon keiner. </w:t>
      </w:r>
    </w:p>
    <w:p w14:paraId="19F43377" w14:textId="77777777" w:rsidR="002A0287" w:rsidRDefault="00000000">
      <w:pPr>
        <w:spacing w:after="412" w:line="265" w:lineRule="auto"/>
        <w:ind w:left="11" w:right="29"/>
        <w:jc w:val="center"/>
      </w:pPr>
      <w:r>
        <w:t xml:space="preserve">--- </w:t>
      </w:r>
    </w:p>
    <w:p w14:paraId="48672297" w14:textId="77777777" w:rsidR="002A0287" w:rsidRDefault="00000000">
      <w:pPr>
        <w:ind w:left="19" w:right="15"/>
      </w:pPr>
      <w:r>
        <w:t xml:space="preserve">Mein Freund stieg aus dem Auto. </w:t>
      </w:r>
    </w:p>
    <w:p w14:paraId="37A6C3D6" w14:textId="77777777" w:rsidR="002A0287" w:rsidRDefault="00000000">
      <w:pPr>
        <w:ind w:left="19" w:right="15"/>
      </w:pPr>
      <w:r>
        <w:t xml:space="preserve">Durch die Frontscheibe. Das war die schnellste Route. T-Shirt, Glassplitter, überall Blut. Sein Gesicht zerschnitten. Seine Arme aufgerissen. Seine langen blonden Haare – die jetzt keine mehr waren. </w:t>
      </w:r>
    </w:p>
    <w:p w14:paraId="13B3BF70" w14:textId="77777777" w:rsidR="002A0287" w:rsidRDefault="00000000">
      <w:pPr>
        <w:ind w:left="19" w:right="15"/>
      </w:pPr>
      <w:r>
        <w:t xml:space="preserve">Er sah aus wie ein Zombie. </w:t>
      </w:r>
    </w:p>
    <w:p w14:paraId="71C3E53B" w14:textId="77777777" w:rsidR="002A0287" w:rsidRDefault="00000000">
      <w:pPr>
        <w:spacing w:after="414"/>
        <w:ind w:left="19" w:right="15"/>
      </w:pPr>
      <w:r>
        <w:t xml:space="preserve">Und er nahm die Abkürzung. Über den Friedhof. </w:t>
      </w:r>
    </w:p>
    <w:p w14:paraId="033DF575" w14:textId="77777777" w:rsidR="002A0287" w:rsidRDefault="00000000">
      <w:pPr>
        <w:spacing w:after="412" w:line="265" w:lineRule="auto"/>
        <w:ind w:left="11" w:right="29"/>
        <w:jc w:val="center"/>
      </w:pPr>
      <w:r>
        <w:t xml:space="preserve">--- </w:t>
      </w:r>
    </w:p>
    <w:p w14:paraId="7AFE4811" w14:textId="77777777" w:rsidR="002A0287" w:rsidRDefault="00000000">
      <w:pPr>
        <w:ind w:left="19" w:right="15"/>
      </w:pPr>
      <w:r>
        <w:t xml:space="preserve">Stell dir das vor. </w:t>
      </w:r>
    </w:p>
    <w:p w14:paraId="081FA7B9" w14:textId="77777777" w:rsidR="002A0287" w:rsidRDefault="00000000">
      <w:pPr>
        <w:ind w:left="19" w:right="15"/>
      </w:pPr>
      <w:r>
        <w:t xml:space="preserve">Nachts. Ein Dorf in Franken. Eine alte Frau – Frau Helder – sitzt vielleicht noch am Fenster, kann nicht schlafen. </w:t>
      </w:r>
    </w:p>
    <w:p w14:paraId="41720BB2" w14:textId="77777777" w:rsidR="002A0287" w:rsidRDefault="00000000">
      <w:pPr>
        <w:ind w:left="19" w:right="15"/>
      </w:pPr>
      <w:r>
        <w:t xml:space="preserve">Und aus dem Friedhof kommt eine Gestalt. </w:t>
      </w:r>
    </w:p>
    <w:p w14:paraId="4F377AF0" w14:textId="77777777" w:rsidR="002A0287" w:rsidRDefault="00000000">
      <w:pPr>
        <w:ind w:left="19" w:right="15"/>
      </w:pPr>
      <w:r>
        <w:t xml:space="preserve">Blut. Zerrissene Kleidung. Wankend. </w:t>
      </w:r>
    </w:p>
    <w:p w14:paraId="1E7429C6" w14:textId="77777777" w:rsidR="002A0287" w:rsidRDefault="00000000">
      <w:pPr>
        <w:spacing w:after="407"/>
        <w:ind w:left="19" w:right="15"/>
      </w:pPr>
      <w:r>
        <w:t xml:space="preserve">Frau Helder hat wochenlang davon erzählt. Von den Toten, die wieder aufgewacht sind. </w:t>
      </w:r>
    </w:p>
    <w:p w14:paraId="69734993" w14:textId="77777777" w:rsidR="002A0287" w:rsidRDefault="00000000">
      <w:pPr>
        <w:spacing w:after="412" w:line="265" w:lineRule="auto"/>
        <w:ind w:left="11" w:right="29"/>
        <w:jc w:val="center"/>
      </w:pPr>
      <w:r>
        <w:t xml:space="preserve">--- </w:t>
      </w:r>
    </w:p>
    <w:p w14:paraId="06DA7289" w14:textId="77777777" w:rsidR="002A0287" w:rsidRDefault="00000000">
      <w:pPr>
        <w:ind w:left="19" w:right="15"/>
      </w:pPr>
      <w:r>
        <w:lastRenderedPageBreak/>
        <w:t xml:space="preserve">Dann: Feuerwehr. Polizei. Rettungswagen. Das ganze Dorf wach. </w:t>
      </w:r>
    </w:p>
    <w:p w14:paraId="056894FD" w14:textId="77777777" w:rsidR="002A0287" w:rsidRDefault="00000000">
      <w:pPr>
        <w:ind w:left="19" w:right="15"/>
      </w:pPr>
      <w:r>
        <w:t xml:space="preserve">Der Pfarrer stand vor der Tür meiner Eltern. </w:t>
      </w:r>
    </w:p>
    <w:p w14:paraId="18286FA0" w14:textId="77777777" w:rsidR="002A0287" w:rsidRDefault="00000000">
      <w:pPr>
        <w:ind w:left="19" w:right="15"/>
      </w:pPr>
      <w:r>
        <w:t xml:space="preserve">Und ich lag auf dem Weg ins Krankenhaus. In das Krankenhaus, in dem mein Vater Chefirgendwas war. </w:t>
      </w:r>
    </w:p>
    <w:p w14:paraId="624F0C10" w14:textId="77777777" w:rsidR="002A0287" w:rsidRDefault="00000000">
      <w:pPr>
        <w:spacing w:after="414"/>
        <w:ind w:left="19" w:right="15"/>
      </w:pPr>
      <w:r>
        <w:t xml:space="preserve">Guten Eindruck gemacht. </w:t>
      </w:r>
    </w:p>
    <w:p w14:paraId="0D8EB1D5" w14:textId="77777777" w:rsidR="002A0287" w:rsidRDefault="00000000">
      <w:pPr>
        <w:spacing w:after="412" w:line="265" w:lineRule="auto"/>
        <w:ind w:left="11" w:right="29"/>
        <w:jc w:val="center"/>
      </w:pPr>
      <w:r>
        <w:t xml:space="preserve">--- </w:t>
      </w:r>
    </w:p>
    <w:p w14:paraId="3649010F" w14:textId="77777777" w:rsidR="002A0287" w:rsidRDefault="00000000">
      <w:pPr>
        <w:ind w:left="19" w:right="15"/>
      </w:pPr>
      <w:r>
        <w:t xml:space="preserve">Sie sagten mir, ich würde nie wieder in der Küche arbeiten können. </w:t>
      </w:r>
    </w:p>
    <w:p w14:paraId="29BA7DA2" w14:textId="77777777" w:rsidR="002A0287" w:rsidRDefault="00000000">
      <w:pPr>
        <w:ind w:left="19" w:right="15"/>
      </w:pPr>
      <w:r>
        <w:t xml:space="preserve">Offener Oberschenkelbruch. Monatelange Reha. Der Körper macht das nicht mehr mit. </w:t>
      </w:r>
    </w:p>
    <w:p w14:paraId="727279E1" w14:textId="77777777" w:rsidR="002A0287" w:rsidRDefault="00000000">
      <w:pPr>
        <w:ind w:left="19" w:right="15"/>
      </w:pPr>
      <w:r>
        <w:t xml:space="preserve">Aber ich hatte von dem Besten gelernt. Ich hatte gesehen, wie ein System funktioniert, wenn jemand es wirklich beherrscht. Ich hatte das Geheimnis der Hähnchen im Kopf und das Feuer im Bauch. </w:t>
      </w:r>
    </w:p>
    <w:p w14:paraId="2CBA9843" w14:textId="77777777" w:rsidR="002A0287" w:rsidRDefault="00000000">
      <w:pPr>
        <w:ind w:left="19" w:right="15"/>
      </w:pPr>
      <w:r>
        <w:t xml:space="preserve">Ich habe danach noch 35 Jahre in Küchen gearbeitet. Unter </w:t>
      </w:r>
      <w:proofErr w:type="spellStart"/>
      <w:r>
        <w:t>Hochlast</w:t>
      </w:r>
      <w:proofErr w:type="spellEnd"/>
      <w:r>
        <w:t xml:space="preserve">. Bis zuletzt. </w:t>
      </w:r>
    </w:p>
    <w:p w14:paraId="0D700EFF" w14:textId="77777777" w:rsidR="002A0287" w:rsidRDefault="00000000">
      <w:pPr>
        <w:ind w:left="19" w:right="15"/>
      </w:pPr>
      <w:r>
        <w:t xml:space="preserve">Nicht weil ich musste. </w:t>
      </w:r>
    </w:p>
    <w:p w14:paraId="1EFBF925" w14:textId="77777777" w:rsidR="002A0287" w:rsidRDefault="00000000">
      <w:pPr>
        <w:ind w:left="19" w:right="15"/>
      </w:pPr>
      <w:r>
        <w:t xml:space="preserve">Weil ich das System inzwischen liebte. Die Posten. Den Pass. Die Choreografie. Den Tanz. </w:t>
      </w:r>
    </w:p>
    <w:p w14:paraId="4391D63C" w14:textId="77777777" w:rsidR="002A0287" w:rsidRDefault="00000000">
      <w:pPr>
        <w:spacing w:after="414"/>
        <w:ind w:left="19" w:right="15"/>
      </w:pPr>
      <w:r>
        <w:t xml:space="preserve">Sie sagten „nie wieder", und ich hörte: „Wir werden sehen." </w:t>
      </w:r>
    </w:p>
    <w:p w14:paraId="4CD494D0" w14:textId="77777777" w:rsidR="002A0287" w:rsidRDefault="00000000">
      <w:pPr>
        <w:spacing w:after="412" w:line="265" w:lineRule="auto"/>
        <w:ind w:left="11" w:right="29"/>
        <w:jc w:val="center"/>
      </w:pPr>
      <w:r>
        <w:t xml:space="preserve">--- </w:t>
      </w:r>
    </w:p>
    <w:p w14:paraId="125DC150" w14:textId="77777777" w:rsidR="002A0287" w:rsidRDefault="00000000">
      <w:pPr>
        <w:ind w:left="19" w:right="15"/>
      </w:pPr>
      <w:r>
        <w:t xml:space="preserve">Später stand ich mit Ralf und Stefan in der Küche. Stefan kochte gerade seinen ersten Stern. Lachs aus der Spülmaschine – Niedertemperatur, bevor es einen Namen dafür gab. </w:t>
      </w:r>
      <w:proofErr w:type="spellStart"/>
      <w:r>
        <w:t>Red</w:t>
      </w:r>
      <w:proofErr w:type="spellEnd"/>
      <w:r>
        <w:t xml:space="preserve"> Bull Parfait – als </w:t>
      </w:r>
      <w:proofErr w:type="spellStart"/>
      <w:r>
        <w:t>Red</w:t>
      </w:r>
      <w:proofErr w:type="spellEnd"/>
      <w:r>
        <w:t xml:space="preserve"> Bull in Deutschland noch verboten war und wir nach Österreich fahren mussten, um das Zeug zu holen. </w:t>
      </w:r>
    </w:p>
    <w:p w14:paraId="31CDD40F" w14:textId="77777777" w:rsidR="002A0287" w:rsidRDefault="00000000">
      <w:pPr>
        <w:ind w:left="19" w:right="15"/>
      </w:pPr>
      <w:r>
        <w:t xml:space="preserve">Das war die Avantgarde. Wir waren dabei. Nicht als Zuschauer. Als Köche. </w:t>
      </w:r>
    </w:p>
    <w:p w14:paraId="404D0D8E" w14:textId="77777777" w:rsidR="002A0287" w:rsidRDefault="00000000">
      <w:pPr>
        <w:spacing w:after="407"/>
        <w:ind w:left="19" w:right="15"/>
      </w:pPr>
      <w:r>
        <w:t xml:space="preserve">Aber das Fundament, das hatte ich schon. Von einem Mann auf einem Parkplatz, nach einem Beinahe-Unfall, der mir das Geheimnis seiner Mutter anvertraute. </w:t>
      </w:r>
    </w:p>
    <w:p w14:paraId="670DCCB6" w14:textId="77777777" w:rsidR="002A0287" w:rsidRDefault="00000000">
      <w:pPr>
        <w:spacing w:after="412" w:line="265" w:lineRule="auto"/>
        <w:ind w:left="11" w:right="29"/>
        <w:jc w:val="center"/>
      </w:pPr>
      <w:r>
        <w:t xml:space="preserve">--- </w:t>
      </w:r>
    </w:p>
    <w:p w14:paraId="177350F0" w14:textId="77777777" w:rsidR="002A0287" w:rsidRDefault="00000000">
      <w:pPr>
        <w:ind w:left="19" w:right="15"/>
      </w:pPr>
      <w:r>
        <w:t xml:space="preserve">Das Geheimnis der Hähnchen habe ich nie verraten. </w:t>
      </w:r>
    </w:p>
    <w:p w14:paraId="3DF4D377" w14:textId="77777777" w:rsidR="002A0287" w:rsidRDefault="00000000">
      <w:pPr>
        <w:ind w:left="19" w:right="15"/>
      </w:pPr>
      <w:r>
        <w:t xml:space="preserve">Anni ist längst tot. Ihr Sohn hat mir mehr beigebracht als jeder andere Mensch in meinem Leben. Die Wirtschaft gibt es nicht mehr. </w:t>
      </w:r>
    </w:p>
    <w:p w14:paraId="7461529F" w14:textId="77777777" w:rsidR="002A0287" w:rsidRDefault="00000000">
      <w:pPr>
        <w:ind w:left="19" w:right="15"/>
      </w:pPr>
      <w:r>
        <w:lastRenderedPageBreak/>
        <w:t xml:space="preserve">Aber ich habe es versprochen. </w:t>
      </w:r>
    </w:p>
    <w:p w14:paraId="54AB8829" w14:textId="77777777" w:rsidR="002A0287" w:rsidRDefault="00000000">
      <w:pPr>
        <w:ind w:left="19" w:right="15"/>
      </w:pPr>
      <w:r>
        <w:t xml:space="preserve">Und manche Dinge hält man ein. Egal was passiert. Egal ob es noch jemanden interessiert. </w:t>
      </w:r>
    </w:p>
    <w:p w14:paraId="53936409" w14:textId="77777777" w:rsidR="002A0287" w:rsidRDefault="00000000">
      <w:pPr>
        <w:ind w:left="19" w:right="15"/>
      </w:pPr>
      <w:r>
        <w:t xml:space="preserve">Das ist vielleicht das Einzige, was ich aus dieser Nacht mitgenommen habe – neben der Narbe am Bein und der Geschichte vom Zombie auf dem Friedhof: </w:t>
      </w:r>
    </w:p>
    <w:p w14:paraId="587190A0" w14:textId="77777777" w:rsidR="002A0287" w:rsidRDefault="00000000">
      <w:pPr>
        <w:ind w:left="19" w:right="15"/>
      </w:pPr>
      <w:r>
        <w:t xml:space="preserve">Manche Geheimnisse nimmt man mit ins Grab. </w:t>
      </w:r>
    </w:p>
    <w:p w14:paraId="17C61E6C" w14:textId="77777777" w:rsidR="002A0287" w:rsidRDefault="00000000">
      <w:pPr>
        <w:ind w:left="19" w:right="15"/>
      </w:pPr>
      <w:r>
        <w:t xml:space="preserve">Selbst wenn sie nur von Hähnchen handeln. </w:t>
      </w:r>
    </w:p>
    <w:p w14:paraId="2689D5F9"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0E288E7" w14:textId="77777777" w:rsidR="002A0287" w:rsidRDefault="00000000">
      <w:pPr>
        <w:spacing w:line="265" w:lineRule="auto"/>
        <w:ind w:left="11" w:right="29"/>
        <w:jc w:val="center"/>
      </w:pPr>
      <w:r>
        <w:t xml:space="preserve">[ZWIEGESPRÄCH] </w:t>
      </w:r>
    </w:p>
    <w:p w14:paraId="5DAAB86B" w14:textId="77777777" w:rsidR="002A0287" w:rsidRDefault="00000000">
      <w:pPr>
        <w:spacing w:after="407"/>
        <w:ind w:left="19" w:right="15"/>
      </w:pPr>
      <w:r>
        <w:t xml:space="preserve">Eine Landstraße. Nachts. Nebel. Ich sitze am Straßenrand, das Autowrack dampft noch. BOURDAIN lehnt neben mir, raucht. </w:t>
      </w:r>
    </w:p>
    <w:p w14:paraId="7971CB0B" w14:textId="77777777" w:rsidR="002A0287" w:rsidRDefault="00000000">
      <w:pPr>
        <w:spacing w:after="112"/>
        <w:ind w:left="19" w:right="15"/>
      </w:pPr>
      <w:r>
        <w:t xml:space="preserve">BOURDAIN: Das merkt schon keiner. </w:t>
      </w:r>
    </w:p>
    <w:p w14:paraId="1D874D99" w14:textId="77777777" w:rsidR="002A0287" w:rsidRDefault="00000000">
      <w:pPr>
        <w:spacing w:after="112"/>
        <w:ind w:left="19" w:right="15"/>
      </w:pPr>
      <w:r>
        <w:t xml:space="preserve">ICH: Ich war jung. </w:t>
      </w:r>
    </w:p>
    <w:p w14:paraId="6AB8AFEF" w14:textId="77777777" w:rsidR="002A0287" w:rsidRDefault="00000000">
      <w:pPr>
        <w:spacing w:after="107"/>
        <w:ind w:left="19" w:right="15"/>
      </w:pPr>
      <w:r>
        <w:t xml:space="preserve">BOURDAIN: Du warst </w:t>
      </w:r>
      <w:proofErr w:type="gramStart"/>
      <w:r>
        <w:t>besoffen</w:t>
      </w:r>
      <w:proofErr w:type="gramEnd"/>
      <w:r>
        <w:t xml:space="preserve">. Mit dem Motorblock auf der Brust. </w:t>
      </w:r>
    </w:p>
    <w:p w14:paraId="4A425D5C" w14:textId="77777777" w:rsidR="002A0287" w:rsidRDefault="00000000">
      <w:pPr>
        <w:spacing w:after="112"/>
        <w:ind w:left="19" w:right="15"/>
      </w:pPr>
      <w:r>
        <w:t xml:space="preserve">ICH: Ja. </w:t>
      </w:r>
    </w:p>
    <w:p w14:paraId="6F045DB9" w14:textId="77777777" w:rsidR="002A0287" w:rsidRDefault="00000000">
      <w:pPr>
        <w:spacing w:after="112"/>
        <w:ind w:left="19" w:right="15"/>
      </w:pPr>
      <w:r>
        <w:t xml:space="preserve">BOURDAIN: Und du hast danach noch 35 Jahre weitergemacht. </w:t>
      </w:r>
    </w:p>
    <w:p w14:paraId="158C711B" w14:textId="77777777" w:rsidR="002A0287" w:rsidRDefault="00000000">
      <w:pPr>
        <w:spacing w:after="107"/>
        <w:ind w:left="19" w:right="15"/>
      </w:pPr>
      <w:r>
        <w:t xml:space="preserve">ICH: Haben sie mir nicht zugetraut. </w:t>
      </w:r>
    </w:p>
    <w:p w14:paraId="47DBC5B1" w14:textId="77777777" w:rsidR="002A0287" w:rsidRDefault="00000000">
      <w:pPr>
        <w:spacing w:after="109"/>
        <w:ind w:left="19" w:right="15"/>
      </w:pPr>
      <w:r>
        <w:t xml:space="preserve">BOURDAIN: (zieht an der Zigarette) Die Küche nimmt alles. Dein Bein. Deinen Rücken. Deine Beziehungen. Und du kommst trotzdem wieder. </w:t>
      </w:r>
    </w:p>
    <w:p w14:paraId="553BE992" w14:textId="77777777" w:rsidR="002A0287" w:rsidRDefault="00000000">
      <w:pPr>
        <w:spacing w:after="107"/>
        <w:ind w:left="19" w:right="15"/>
      </w:pPr>
      <w:r>
        <w:t xml:space="preserve">ICH: Weil das System funktioniert. Wenn du drin bist, funktioniert es. </w:t>
      </w:r>
    </w:p>
    <w:p w14:paraId="767C70CF" w14:textId="77777777" w:rsidR="002A0287" w:rsidRDefault="00000000">
      <w:pPr>
        <w:spacing w:after="112"/>
        <w:ind w:left="19" w:right="15"/>
      </w:pPr>
      <w:r>
        <w:t xml:space="preserve">BOURDAIN: (lacht leise) Du klingst wie ein Süchtiger. </w:t>
      </w:r>
    </w:p>
    <w:p w14:paraId="1F00AF2F" w14:textId="77777777" w:rsidR="002A0287" w:rsidRDefault="00000000">
      <w:pPr>
        <w:spacing w:after="112"/>
        <w:ind w:left="19" w:right="15"/>
      </w:pPr>
      <w:r>
        <w:t xml:space="preserve">ICH: Vielleicht war ich einer. </w:t>
      </w:r>
    </w:p>
    <w:p w14:paraId="784D6CD2" w14:textId="77777777" w:rsidR="002A0287" w:rsidRDefault="00000000">
      <w:pPr>
        <w:spacing w:after="107"/>
        <w:ind w:left="19" w:right="15"/>
      </w:pPr>
      <w:r>
        <w:t xml:space="preserve">BOURDAIN: (nickt) Wir alle. Jeder, der bleibt, ist einer. </w:t>
      </w:r>
    </w:p>
    <w:p w14:paraId="4D54B0D2" w14:textId="77777777" w:rsidR="002A0287" w:rsidRDefault="00000000">
      <w:pPr>
        <w:spacing w:after="112"/>
        <w:ind w:left="19" w:right="15"/>
      </w:pPr>
      <w:r>
        <w:t xml:space="preserve">ICH: Das Hähnchen-Geheimnis </w:t>
      </w:r>
      <w:proofErr w:type="gramStart"/>
      <w:r>
        <w:t>hab</w:t>
      </w:r>
      <w:proofErr w:type="gramEnd"/>
      <w:r>
        <w:t xml:space="preserve"> ich nie verraten. </w:t>
      </w:r>
    </w:p>
    <w:p w14:paraId="45103DC8" w14:textId="77777777" w:rsidR="002A0287" w:rsidRDefault="00000000">
      <w:pPr>
        <w:spacing w:after="112"/>
        <w:ind w:left="19" w:right="15"/>
      </w:pPr>
      <w:r>
        <w:t xml:space="preserve">BOURDAIN: Ich weiß. </w:t>
      </w:r>
    </w:p>
    <w:p w14:paraId="1B1F052A" w14:textId="77777777" w:rsidR="002A0287" w:rsidRDefault="00000000">
      <w:pPr>
        <w:spacing w:after="107"/>
        <w:ind w:left="19" w:right="15"/>
      </w:pPr>
      <w:r>
        <w:t xml:space="preserve">ICH: Viele sind tot. Es interessiert keinen mehr. </w:t>
      </w:r>
    </w:p>
    <w:p w14:paraId="1015D821" w14:textId="77777777" w:rsidR="002A0287" w:rsidRDefault="00000000">
      <w:pPr>
        <w:spacing w:after="112"/>
        <w:ind w:left="19" w:right="15"/>
      </w:pPr>
      <w:r>
        <w:t xml:space="preserve">BOURDAIN: Es interessiert dich. </w:t>
      </w:r>
    </w:p>
    <w:p w14:paraId="3111227C" w14:textId="77777777" w:rsidR="002A0287" w:rsidRDefault="00000000">
      <w:pPr>
        <w:spacing w:after="107"/>
        <w:ind w:left="19" w:right="15"/>
      </w:pPr>
      <w:r>
        <w:t xml:space="preserve">ICH: (schweige)) </w:t>
      </w:r>
    </w:p>
    <w:p w14:paraId="7964C73C" w14:textId="77777777" w:rsidR="002A0287" w:rsidRDefault="00000000">
      <w:pPr>
        <w:spacing w:after="109"/>
        <w:ind w:left="19" w:right="15"/>
      </w:pPr>
      <w:r>
        <w:t xml:space="preserve">BOURDAIN: Das ist das Ding mit Geheimnissen. Sie werden nicht wichtiger, wenn man sie erzählt. Sie werden wichtiger, wenn man sie behält. </w:t>
      </w:r>
    </w:p>
    <w:p w14:paraId="2A3C40FC" w14:textId="77777777" w:rsidR="002A0287" w:rsidRDefault="00000000">
      <w:pPr>
        <w:spacing w:after="112"/>
        <w:ind w:left="19" w:right="15"/>
      </w:pPr>
      <w:r>
        <w:t xml:space="preserve">ICH: </w:t>
      </w:r>
      <w:proofErr w:type="gramStart"/>
      <w:r>
        <w:t>Selbst</w:t>
      </w:r>
      <w:proofErr w:type="gramEnd"/>
      <w:r>
        <w:t xml:space="preserve"> wenn sie nur von Hähnchen handeln. </w:t>
      </w:r>
    </w:p>
    <w:p w14:paraId="6495C482" w14:textId="77777777" w:rsidR="002A0287" w:rsidRDefault="00000000">
      <w:pPr>
        <w:spacing w:after="409"/>
        <w:ind w:left="19" w:right="15"/>
      </w:pPr>
      <w:r>
        <w:t xml:space="preserve">BOURDAIN: (drückt die Zigarette aus) Gerade dann. </w:t>
      </w:r>
    </w:p>
    <w:p w14:paraId="60A09B92" w14:textId="77777777" w:rsidR="002A0287" w:rsidRDefault="00000000">
      <w:pPr>
        <w:spacing w:after="407"/>
        <w:ind w:left="19" w:right="15"/>
      </w:pPr>
      <w:r>
        <w:lastRenderedPageBreak/>
        <w:t xml:space="preserve">Er steht auf, klopft mir auf die Schulter, geht in den Nebel. Das Autowrack dampft noch immer. </w:t>
      </w:r>
    </w:p>
    <w:p w14:paraId="0C7D22E8" w14:textId="77777777" w:rsidR="002A0287" w:rsidRDefault="00000000">
      <w:pPr>
        <w:spacing w:after="172" w:line="265" w:lineRule="auto"/>
        <w:ind w:left="11" w:right="29"/>
        <w:jc w:val="center"/>
      </w:pPr>
      <w:r>
        <w:t xml:space="preserve">[Ende Kapitel] </w:t>
      </w:r>
    </w:p>
    <w:p w14:paraId="37B0E337" w14:textId="77777777" w:rsidR="002A0287" w:rsidRDefault="00000000">
      <w:pPr>
        <w:spacing w:after="178" w:line="259" w:lineRule="auto"/>
        <w:ind w:left="24" w:right="0" w:firstLine="0"/>
      </w:pPr>
      <w:r>
        <w:t xml:space="preserve"> </w:t>
      </w:r>
    </w:p>
    <w:p w14:paraId="18099305" w14:textId="77777777" w:rsidR="002A0287" w:rsidRDefault="00000000">
      <w:pPr>
        <w:spacing w:after="181" w:line="259" w:lineRule="auto"/>
        <w:ind w:left="24" w:right="0" w:firstLine="0"/>
      </w:pPr>
      <w:r>
        <w:t xml:space="preserve"> </w:t>
      </w:r>
    </w:p>
    <w:p w14:paraId="4259D8B8"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BDBE3A3" w14:textId="77777777" w:rsidR="002A0287" w:rsidRDefault="00000000">
      <w:pPr>
        <w:pStyle w:val="berschrift1"/>
        <w:spacing w:after="210" w:line="265" w:lineRule="auto"/>
        <w:ind w:left="11" w:right="28"/>
        <w:jc w:val="center"/>
      </w:pPr>
      <w:bookmarkStart w:id="1" w:name="_Toc169938"/>
      <w:r>
        <w:rPr>
          <w:rFonts w:ascii="Georgia" w:eastAsia="Georgia" w:hAnsi="Georgia" w:cs="Georgia"/>
          <w:b w:val="0"/>
          <w:i w:val="0"/>
        </w:rPr>
        <w:t xml:space="preserve">INTERMEZZO </w:t>
      </w:r>
      <w:bookmarkEnd w:id="1"/>
    </w:p>
    <w:p w14:paraId="0DB8A10F" w14:textId="77777777" w:rsidR="002A0287" w:rsidRDefault="00000000">
      <w:pPr>
        <w:spacing w:after="614" w:line="265" w:lineRule="auto"/>
        <w:ind w:left="11" w:right="28"/>
        <w:jc w:val="center"/>
      </w:pPr>
      <w:r>
        <w:t xml:space="preserve">Der Sommer auf Krücken </w:t>
      </w:r>
    </w:p>
    <w:p w14:paraId="7F0782CE" w14:textId="77777777" w:rsidR="002A0287" w:rsidRDefault="00000000">
      <w:pPr>
        <w:ind w:left="19" w:right="15"/>
      </w:pPr>
      <w:r>
        <w:t xml:space="preserve">Nach der ersten Aufregung. </w:t>
      </w:r>
    </w:p>
    <w:p w14:paraId="5E32082E" w14:textId="77777777" w:rsidR="002A0287" w:rsidRDefault="00000000">
      <w:pPr>
        <w:ind w:left="19" w:right="15"/>
      </w:pPr>
      <w:r>
        <w:t xml:space="preserve">Als das Morphium nachließ. Die Befragungen der Polizei endeten. Der Chef der Freiwilligen Feuerwehr, der Pfarrer und der Oberarzt mir die Leviten gelesen hatten. </w:t>
      </w:r>
    </w:p>
    <w:p w14:paraId="4070A367" w14:textId="77777777" w:rsidR="002A0287" w:rsidRDefault="00000000">
      <w:pPr>
        <w:ind w:left="19" w:right="15"/>
      </w:pPr>
      <w:r>
        <w:t xml:space="preserve">Es war komisch. </w:t>
      </w:r>
    </w:p>
    <w:p w14:paraId="3C398654" w14:textId="77777777" w:rsidR="002A0287" w:rsidRDefault="00000000">
      <w:pPr>
        <w:spacing w:after="409"/>
        <w:ind w:left="19" w:right="15"/>
      </w:pPr>
      <w:r>
        <w:t xml:space="preserve">Wirklich komisch. </w:t>
      </w:r>
    </w:p>
    <w:p w14:paraId="05E30B2D" w14:textId="77777777" w:rsidR="002A0287" w:rsidRDefault="00000000">
      <w:pPr>
        <w:ind w:left="19" w:right="15"/>
      </w:pPr>
      <w:r>
        <w:t xml:space="preserve">Ich muss sie alle die ganze Nacht ständig zum Lachen gebracht haben, während sie um mein Leben kämpften. </w:t>
      </w:r>
    </w:p>
    <w:p w14:paraId="72307BD6" w14:textId="77777777" w:rsidR="002A0287" w:rsidRDefault="00000000">
      <w:pPr>
        <w:spacing w:after="407"/>
        <w:ind w:left="19" w:right="15"/>
      </w:pPr>
      <w:r>
        <w:t xml:space="preserve">Natürlich kann ich mich an viel Geschrei erinnern. Aber auch an Lachende Polizisten und freundliche Gesichter. </w:t>
      </w:r>
    </w:p>
    <w:p w14:paraId="490BAD50" w14:textId="77777777" w:rsidR="002A0287" w:rsidRDefault="00000000">
      <w:pPr>
        <w:spacing w:after="412" w:line="265" w:lineRule="auto"/>
        <w:ind w:left="11" w:right="29"/>
        <w:jc w:val="center"/>
      </w:pPr>
      <w:r>
        <w:t xml:space="preserve">— </w:t>
      </w:r>
    </w:p>
    <w:p w14:paraId="6004B78B" w14:textId="77777777" w:rsidR="002A0287" w:rsidRDefault="00000000">
      <w:pPr>
        <w:ind w:left="19" w:right="15"/>
      </w:pPr>
      <w:r>
        <w:t xml:space="preserve">Ich lag im Krankenhaus meines </w:t>
      </w:r>
      <w:proofErr w:type="gramStart"/>
      <w:r>
        <w:t>Vaters.(</w:t>
      </w:r>
      <w:proofErr w:type="gramEnd"/>
      <w:r>
        <w:t xml:space="preserve">in dem er arbeitete) </w:t>
      </w:r>
    </w:p>
    <w:p w14:paraId="30023566" w14:textId="77777777" w:rsidR="002A0287" w:rsidRDefault="00000000">
      <w:pPr>
        <w:ind w:left="19" w:right="15"/>
      </w:pPr>
      <w:r>
        <w:t xml:space="preserve">Besser gesagt: Ich hing in einem Foltergestell, das meine Knochen mit Schrauben zusammenhielt. Und die Schrauben mussten jeden Tag ein bisschen gedreht werden. </w:t>
      </w:r>
    </w:p>
    <w:p w14:paraId="5FC76517" w14:textId="77777777" w:rsidR="002A0287" w:rsidRDefault="00000000">
      <w:pPr>
        <w:ind w:left="19" w:right="15"/>
      </w:pPr>
      <w:r>
        <w:t xml:space="preserve">Ich musste mich in einem Nachttopf erleichtern und bekam von Fremden den Hintern abgewischt und den Schwanz gewaschen. Ganz </w:t>
      </w:r>
      <w:proofErr w:type="spellStart"/>
      <w:proofErr w:type="gramStart"/>
      <w:r>
        <w:t>Toll</w:t>
      </w:r>
      <w:proofErr w:type="spellEnd"/>
      <w:proofErr w:type="gramEnd"/>
      <w:r>
        <w:t xml:space="preserve">. </w:t>
      </w:r>
    </w:p>
    <w:p w14:paraId="7F7E17CA" w14:textId="77777777" w:rsidR="002A0287" w:rsidRDefault="00000000">
      <w:pPr>
        <w:ind w:left="19" w:right="15"/>
      </w:pPr>
      <w:r>
        <w:t xml:space="preserve">Das war ein Spaß. </w:t>
      </w:r>
    </w:p>
    <w:p w14:paraId="2363AAED" w14:textId="77777777" w:rsidR="002A0287" w:rsidRDefault="00000000">
      <w:pPr>
        <w:spacing w:after="409"/>
        <w:ind w:left="19" w:right="15"/>
      </w:pPr>
      <w:r>
        <w:t xml:space="preserve">Damals begann ich mit Schmerzmitteln. Naja. Reden wir nicht drüber. </w:t>
      </w:r>
    </w:p>
    <w:p w14:paraId="41A11A64" w14:textId="77777777" w:rsidR="002A0287" w:rsidRDefault="00000000">
      <w:pPr>
        <w:spacing w:after="412" w:line="265" w:lineRule="auto"/>
        <w:ind w:left="11" w:right="29"/>
        <w:jc w:val="center"/>
      </w:pPr>
      <w:r>
        <w:t xml:space="preserve">— </w:t>
      </w:r>
    </w:p>
    <w:p w14:paraId="5C7E556E" w14:textId="77777777" w:rsidR="002A0287" w:rsidRDefault="00000000">
      <w:pPr>
        <w:ind w:left="19" w:right="15"/>
      </w:pPr>
      <w:r>
        <w:t xml:space="preserve">Der Polizist erzählte am nächsten Morgen – oder wann auch immer ich wieder ansprechbar war – dass er nicht wirklich eine Aussage bräuchte. </w:t>
      </w:r>
    </w:p>
    <w:p w14:paraId="75A03466" w14:textId="77777777" w:rsidR="002A0287" w:rsidRDefault="00000000">
      <w:pPr>
        <w:ind w:left="19" w:right="15"/>
      </w:pPr>
      <w:r>
        <w:lastRenderedPageBreak/>
        <w:t xml:space="preserve">Er grinste nur die ganze Zeit. </w:t>
      </w:r>
    </w:p>
    <w:p w14:paraId="1E072C49" w14:textId="77777777" w:rsidR="002A0287" w:rsidRDefault="00000000">
      <w:pPr>
        <w:ind w:left="19" w:right="15"/>
      </w:pPr>
      <w:r>
        <w:t xml:space="preserve">Er war </w:t>
      </w:r>
      <w:proofErr w:type="gramStart"/>
      <w:r>
        <w:t>ja auch</w:t>
      </w:r>
      <w:proofErr w:type="gramEnd"/>
      <w:r>
        <w:t xml:space="preserve"> die ganze Nacht dabei, als ich ihm alles erzählt hatte. </w:t>
      </w:r>
    </w:p>
    <w:p w14:paraId="143AB055" w14:textId="77777777" w:rsidR="002A0287" w:rsidRDefault="00000000">
      <w:pPr>
        <w:ind w:left="19" w:right="15"/>
      </w:pPr>
      <w:r>
        <w:t xml:space="preserve">WAS HABE ICH. </w:t>
      </w:r>
    </w:p>
    <w:p w14:paraId="2A8B6F1E" w14:textId="77777777" w:rsidR="002A0287" w:rsidRDefault="00000000">
      <w:pPr>
        <w:ind w:left="19" w:right="15"/>
      </w:pPr>
      <w:r>
        <w:t xml:space="preserve">Ich war wach und fragte: „Habe ich wirklich...?“ </w:t>
      </w:r>
    </w:p>
    <w:p w14:paraId="42329B41" w14:textId="77777777" w:rsidR="002A0287" w:rsidRDefault="00000000">
      <w:pPr>
        <w:ind w:left="19" w:right="15"/>
      </w:pPr>
      <w:r>
        <w:t xml:space="preserve">Er sah, dass ich anfing zu verstehen. Musste ein Lachen unterdrücken. Ging, ohne ein Wort zu sagen. Blieb an der Tür kurz stehen. Blickte mich ernst an. Drehte den Kopf. Und ging. </w:t>
      </w:r>
    </w:p>
    <w:p w14:paraId="2A7ADFC9" w14:textId="77777777" w:rsidR="002A0287" w:rsidRDefault="00000000">
      <w:pPr>
        <w:ind w:left="19" w:right="15"/>
      </w:pPr>
      <w:r>
        <w:t xml:space="preserve">Ich hörte ihn lachen. </w:t>
      </w:r>
    </w:p>
    <w:p w14:paraId="46E7ED53" w14:textId="77777777" w:rsidR="002A0287" w:rsidRDefault="00000000">
      <w:pPr>
        <w:spacing w:after="409"/>
        <w:ind w:left="19" w:right="15"/>
      </w:pPr>
      <w:r>
        <w:t xml:space="preserve">Ich weiß bis heute nicht, was ich ihm alles erzählt hatte. </w:t>
      </w:r>
    </w:p>
    <w:p w14:paraId="4A8851AF" w14:textId="77777777" w:rsidR="002A0287" w:rsidRDefault="00000000">
      <w:pPr>
        <w:spacing w:after="412" w:line="265" w:lineRule="auto"/>
        <w:ind w:left="11" w:right="29"/>
        <w:jc w:val="center"/>
      </w:pPr>
      <w:r>
        <w:t xml:space="preserve">— </w:t>
      </w:r>
    </w:p>
    <w:p w14:paraId="6AB279D1" w14:textId="77777777" w:rsidR="002A0287" w:rsidRDefault="00000000">
      <w:pPr>
        <w:ind w:left="19" w:right="15"/>
      </w:pPr>
      <w:r>
        <w:t xml:space="preserve">Ich weiß nur, dass er mich Monate später bei einer Verkehrskontrolle nochmal laufen ließ. Obwohl er wusste, dass ich nicht nüchtern war. </w:t>
      </w:r>
    </w:p>
    <w:p w14:paraId="5BF83F8F" w14:textId="77777777" w:rsidR="002A0287" w:rsidRDefault="00000000">
      <w:pPr>
        <w:ind w:left="19" w:right="15"/>
      </w:pPr>
      <w:r>
        <w:t xml:space="preserve">Nachts um halb zwei. </w:t>
      </w:r>
    </w:p>
    <w:p w14:paraId="5DAB3BB8" w14:textId="77777777" w:rsidR="002A0287" w:rsidRDefault="00000000">
      <w:pPr>
        <w:ind w:left="19" w:right="15"/>
      </w:pPr>
      <w:r>
        <w:t xml:space="preserve">Er sah mich im Auto sitzen. Ich kurbelte die Scheibe runter und ich sagte: „Jetzt bin ich am Arsch.“ </w:t>
      </w:r>
    </w:p>
    <w:p w14:paraId="0D1EFBD5" w14:textId="77777777" w:rsidR="002A0287" w:rsidRDefault="00000000">
      <w:pPr>
        <w:ind w:left="19" w:right="15"/>
      </w:pPr>
      <w:r>
        <w:t xml:space="preserve">„Das ist das letzte Mal“, sagte er. </w:t>
      </w:r>
    </w:p>
    <w:p w14:paraId="78AFC2C3" w14:textId="77777777" w:rsidR="002A0287" w:rsidRDefault="00000000">
      <w:pPr>
        <w:ind w:left="19" w:right="15"/>
      </w:pPr>
      <w:r>
        <w:t xml:space="preserve">Er ging seinem Kollegen entgegen und sagte sowas wie: „Den brauchen wir nicht kontrollieren, den kenne ich. Der trinkt nicht. Das ist der Unfalltyp, von dem ich dir erzählt habe.“ </w:t>
      </w:r>
    </w:p>
    <w:p w14:paraId="09CFAF60" w14:textId="77777777" w:rsidR="002A0287" w:rsidRDefault="00000000">
      <w:pPr>
        <w:spacing w:after="407"/>
        <w:ind w:left="19" w:right="15"/>
      </w:pPr>
      <w:r>
        <w:t xml:space="preserve">Eine Woche später war der Lappen eh weg. Wegen einer Trunkenheitsfahrt mit Unfall und </w:t>
      </w:r>
      <w:proofErr w:type="gramStart"/>
      <w:r>
        <w:t>1,Wassweißich</w:t>
      </w:r>
      <w:proofErr w:type="gramEnd"/>
      <w:r>
        <w:t xml:space="preserve">. Der besagte Unfall. </w:t>
      </w:r>
    </w:p>
    <w:p w14:paraId="7F87A500" w14:textId="77777777" w:rsidR="002A0287" w:rsidRDefault="00000000">
      <w:pPr>
        <w:spacing w:after="412" w:line="265" w:lineRule="auto"/>
        <w:ind w:left="11" w:right="29"/>
        <w:jc w:val="center"/>
      </w:pPr>
      <w:r>
        <w:t xml:space="preserve">— </w:t>
      </w:r>
    </w:p>
    <w:p w14:paraId="11D1FADF" w14:textId="77777777" w:rsidR="002A0287" w:rsidRDefault="00000000">
      <w:pPr>
        <w:ind w:left="19" w:right="15"/>
      </w:pPr>
      <w:r>
        <w:t xml:space="preserve">In der Stadt waren wir Helden. </w:t>
      </w:r>
    </w:p>
    <w:p w14:paraId="3F91F8E1" w14:textId="77777777" w:rsidR="002A0287" w:rsidRDefault="00000000">
      <w:pPr>
        <w:ind w:left="19" w:right="15"/>
      </w:pPr>
      <w:r>
        <w:t xml:space="preserve">Einen Unfall gebaut. Knapp überlebt. Mein Freund war der wirkliche Held, der es rausgeschafft hatte. Über den Friedhof. Mich gerettet. </w:t>
      </w:r>
    </w:p>
    <w:p w14:paraId="5E05AE99" w14:textId="77777777" w:rsidR="002A0287" w:rsidRDefault="00000000">
      <w:pPr>
        <w:spacing w:after="409"/>
        <w:ind w:left="19" w:right="15"/>
      </w:pPr>
      <w:r>
        <w:t xml:space="preserve">Das kam bei den Mädels an. </w:t>
      </w:r>
    </w:p>
    <w:p w14:paraId="1B07FBC6" w14:textId="77777777" w:rsidR="002A0287" w:rsidRDefault="00000000">
      <w:pPr>
        <w:spacing w:after="407"/>
        <w:ind w:left="19" w:right="15"/>
      </w:pPr>
      <w:r>
        <w:t xml:space="preserve">Und der Sommer auf Krücken ohne Küche in meiner alten Hood im Krankenhaus war der Hammer. </w:t>
      </w:r>
    </w:p>
    <w:p w14:paraId="1C52ACC1" w14:textId="77777777" w:rsidR="002A0287" w:rsidRDefault="00000000">
      <w:pPr>
        <w:ind w:left="19" w:right="15"/>
      </w:pPr>
      <w:r>
        <w:t xml:space="preserve">Sie waren alle noch da von früher. </w:t>
      </w:r>
    </w:p>
    <w:p w14:paraId="2ABA2914" w14:textId="77777777" w:rsidR="002A0287" w:rsidRDefault="00000000">
      <w:pPr>
        <w:ind w:left="19" w:right="15"/>
      </w:pPr>
      <w:r>
        <w:lastRenderedPageBreak/>
        <w:t xml:space="preserve">Ich spielte Nintendo mit einer Großcousine von mir. Oder meiner Tante. Die beste Freundin meiner anderen Tante war die Intensivschwester. Meine Kumpels von damals. Der Küchenchef. Die Freunde meines Vaters. Der viele Besuch. Haufenweise Mädels. Ich unter Morphium umgeben von Engeln. Einmal wachte ich nachts auf als mir eine der Schwestern einen…  </w:t>
      </w:r>
    </w:p>
    <w:p w14:paraId="42C6AA40" w14:textId="77777777" w:rsidR="002A0287" w:rsidRDefault="00000000">
      <w:pPr>
        <w:ind w:left="19" w:right="15"/>
      </w:pPr>
      <w:r>
        <w:t xml:space="preserve">Ich sagte es Tagsüber einmal als </w:t>
      </w:r>
      <w:proofErr w:type="spellStart"/>
      <w:r>
        <w:t>Spass</w:t>
      </w:r>
      <w:proofErr w:type="spellEnd"/>
      <w:r>
        <w:t xml:space="preserve"> oder beim Flirten, das mir das bestimmt gefallen </w:t>
      </w:r>
      <w:proofErr w:type="gramStart"/>
      <w:r>
        <w:t>würde</w:t>
      </w:r>
      <w:proofErr w:type="gramEnd"/>
      <w:r>
        <w:t xml:space="preserve"> wenn sie nachts in mein Zimmer</w:t>
      </w:r>
      <w:proofErr w:type="gramStart"/>
      <w:r>
        <w:t xml:space="preserve"> ….</w:t>
      </w:r>
      <w:proofErr w:type="gramEnd"/>
      <w:r>
        <w:t xml:space="preserve">.  </w:t>
      </w:r>
    </w:p>
    <w:p w14:paraId="5A7E25C0" w14:textId="77777777" w:rsidR="002A0287" w:rsidRDefault="00000000">
      <w:pPr>
        <w:ind w:left="19" w:right="15"/>
      </w:pPr>
      <w:r>
        <w:t xml:space="preserve">Aber das. Ich wollte da nicht mehr weg.  </w:t>
      </w:r>
    </w:p>
    <w:p w14:paraId="347B220C" w14:textId="77777777" w:rsidR="002A0287" w:rsidRDefault="00000000">
      <w:pPr>
        <w:ind w:left="19" w:right="15"/>
      </w:pPr>
      <w:r>
        <w:t xml:space="preserve">Schmerzmittel Sex und gute Unterhaltung. </w:t>
      </w:r>
    </w:p>
    <w:p w14:paraId="72D60464" w14:textId="77777777" w:rsidR="002A0287" w:rsidRDefault="00000000">
      <w:pPr>
        <w:spacing w:after="409"/>
        <w:ind w:left="19" w:right="15"/>
      </w:pPr>
      <w:r>
        <w:t xml:space="preserve">Und der Große war noch da. Der Rechner. </w:t>
      </w:r>
    </w:p>
    <w:p w14:paraId="17736EF6" w14:textId="77777777" w:rsidR="002A0287" w:rsidRDefault="00000000">
      <w:pPr>
        <w:ind w:left="19" w:right="15"/>
      </w:pPr>
      <w:r>
        <w:t xml:space="preserve">Ich war aber kein Kind mehr. </w:t>
      </w:r>
    </w:p>
    <w:p w14:paraId="427485CB" w14:textId="77777777" w:rsidR="002A0287" w:rsidRDefault="00000000">
      <w:pPr>
        <w:ind w:left="19" w:right="15"/>
      </w:pPr>
      <w:r>
        <w:t xml:space="preserve">Jetzt verstand ich, was die in der Verwaltung früher meinten, dass im Schwesternwohnheim die besten Partys sind. </w:t>
      </w:r>
    </w:p>
    <w:p w14:paraId="0B3D9FF4" w14:textId="77777777" w:rsidR="002A0287" w:rsidRDefault="00000000">
      <w:pPr>
        <w:spacing w:after="409"/>
        <w:ind w:left="19" w:right="15"/>
      </w:pPr>
      <w:r>
        <w:t xml:space="preserve">Es waren viele Partys in einigen Schwesternzimmern. </w:t>
      </w:r>
    </w:p>
    <w:p w14:paraId="562E19FF" w14:textId="77777777" w:rsidR="002A0287" w:rsidRDefault="00000000">
      <w:pPr>
        <w:ind w:left="19" w:right="15"/>
      </w:pPr>
      <w:r>
        <w:t xml:space="preserve">Auch der alte Pförtner war noch da. </w:t>
      </w:r>
    </w:p>
    <w:p w14:paraId="41A83AFB" w14:textId="77777777" w:rsidR="002A0287" w:rsidRDefault="00000000">
      <w:pPr>
        <w:spacing w:after="409"/>
        <w:ind w:left="19" w:right="15"/>
      </w:pPr>
      <w:r>
        <w:t xml:space="preserve">Und der Sommer ging viel zu schnell vorbei. </w:t>
      </w:r>
    </w:p>
    <w:p w14:paraId="6DEB85E0" w14:textId="77777777" w:rsidR="002A0287" w:rsidRDefault="00000000">
      <w:pPr>
        <w:spacing w:after="409"/>
        <w:ind w:left="19" w:right="15"/>
      </w:pPr>
      <w:r>
        <w:t xml:space="preserve">Das Krankenhaus.  </w:t>
      </w:r>
    </w:p>
    <w:p w14:paraId="7F7BC248" w14:textId="77777777" w:rsidR="002A0287" w:rsidRDefault="00000000">
      <w:pPr>
        <w:spacing w:after="409"/>
        <w:ind w:left="19" w:right="15"/>
      </w:pPr>
      <w:r>
        <w:t xml:space="preserve">Vor einigen Jahren wurde es abgerissen. </w:t>
      </w:r>
    </w:p>
    <w:p w14:paraId="49D9312D" w14:textId="77777777" w:rsidR="002A0287" w:rsidRDefault="00000000">
      <w:pPr>
        <w:spacing w:after="412" w:line="265" w:lineRule="auto"/>
        <w:ind w:left="11" w:right="29"/>
        <w:jc w:val="center"/>
      </w:pPr>
      <w:r>
        <w:t xml:space="preserve">— </w:t>
      </w:r>
    </w:p>
    <w:p w14:paraId="2C407047" w14:textId="77777777" w:rsidR="002A0287" w:rsidRDefault="00000000">
      <w:pPr>
        <w:spacing w:after="611"/>
        <w:ind w:left="19" w:right="15"/>
      </w:pPr>
      <w:r>
        <w:t xml:space="preserve">Komisch, </w:t>
      </w:r>
      <w:proofErr w:type="spellStart"/>
      <w:r>
        <w:t>wa</w:t>
      </w:r>
      <w:proofErr w:type="spellEnd"/>
      <w:r>
        <w:t xml:space="preserve">. </w:t>
      </w:r>
    </w:p>
    <w:p w14:paraId="3F2020F8" w14:textId="77777777" w:rsidR="002A0287" w:rsidRDefault="00000000">
      <w:pPr>
        <w:ind w:left="2132" w:right="15"/>
      </w:pPr>
      <w:r>
        <w:t xml:space="preserve">[Ende Intermezzo: Der Sommer auf Krücken] </w:t>
      </w:r>
    </w:p>
    <w:p w14:paraId="4E9DA761" w14:textId="77777777" w:rsidR="002A0287" w:rsidRDefault="00000000">
      <w:pPr>
        <w:spacing w:after="184" w:line="259" w:lineRule="auto"/>
        <w:jc w:val="center"/>
      </w:pPr>
      <w:r>
        <w:rPr>
          <w:color w:val="666666"/>
        </w:rPr>
        <w:t>Status: FERTIG</w:t>
      </w:r>
      <w:r>
        <w:t xml:space="preserve"> </w:t>
      </w:r>
    </w:p>
    <w:p w14:paraId="112B138D"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C99BD7F" w14:textId="77777777" w:rsidR="002A0287" w:rsidRDefault="00000000">
      <w:pPr>
        <w:spacing w:after="0" w:line="259" w:lineRule="auto"/>
        <w:ind w:left="24"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71079098" w14:textId="77777777" w:rsidR="002A0287" w:rsidRDefault="00000000">
      <w:pPr>
        <w:spacing w:line="265" w:lineRule="auto"/>
        <w:ind w:left="11" w:right="28"/>
        <w:jc w:val="center"/>
      </w:pPr>
      <w:r>
        <w:lastRenderedPageBreak/>
        <w:t xml:space="preserve">INTERMEZZO </w:t>
      </w:r>
    </w:p>
    <w:p w14:paraId="4A4300CB" w14:textId="77777777" w:rsidR="002A0287" w:rsidRDefault="00000000">
      <w:pPr>
        <w:spacing w:after="614" w:line="265" w:lineRule="auto"/>
        <w:ind w:left="11" w:right="28"/>
        <w:jc w:val="center"/>
      </w:pPr>
      <w:proofErr w:type="spellStart"/>
      <w:r>
        <w:t>Marigon</w:t>
      </w:r>
      <w:proofErr w:type="spellEnd"/>
      <w:r>
        <w:t xml:space="preserve"> </w:t>
      </w:r>
    </w:p>
    <w:p w14:paraId="0782430B" w14:textId="77777777" w:rsidR="002A0287" w:rsidRDefault="00000000">
      <w:pPr>
        <w:ind w:left="19" w:right="15"/>
      </w:pPr>
      <w:r>
        <w:t xml:space="preserve">Es war ein sonniger Nachmittag. </w:t>
      </w:r>
    </w:p>
    <w:p w14:paraId="2B52A190" w14:textId="77777777" w:rsidR="002A0287" w:rsidRDefault="00000000">
      <w:pPr>
        <w:ind w:left="19" w:right="15"/>
      </w:pPr>
      <w:r>
        <w:t xml:space="preserve">Wir hatten uns wie so oft Tischtücher, Sitzkissen und weiteres Material aus der Wäschekammer geholt, eine Flasche keine Ahnung mehr </w:t>
      </w:r>
      <w:proofErr w:type="gramStart"/>
      <w:r>
        <w:t>geklaut</w:t>
      </w:r>
      <w:proofErr w:type="gramEnd"/>
      <w:r>
        <w:t xml:space="preserve"> und es uns auf dem Dach bequem gemacht. Natürlich durften wir das eigentlich nicht. </w:t>
      </w:r>
    </w:p>
    <w:p w14:paraId="1C0CDD5E" w14:textId="77777777" w:rsidR="002A0287" w:rsidRDefault="00000000">
      <w:pPr>
        <w:ind w:left="19" w:right="15"/>
      </w:pPr>
      <w:r>
        <w:t xml:space="preserve">Normalerweise waren alle da. Dösten oder schliefen, unterhielten sich leise oder stritten. Das Team erholte sich vom Mittagsgeschäft und machte sich bereit für das Abendgeschäft. </w:t>
      </w:r>
    </w:p>
    <w:p w14:paraId="349520A3" w14:textId="77777777" w:rsidR="002A0287" w:rsidRDefault="00000000">
      <w:pPr>
        <w:spacing w:after="112"/>
        <w:ind w:left="19" w:right="15"/>
      </w:pPr>
      <w:r>
        <w:t xml:space="preserve">„MEP steht bei mir, was brauchst du noch?“ </w:t>
      </w:r>
    </w:p>
    <w:p w14:paraId="5811DD9D" w14:textId="77777777" w:rsidR="002A0287" w:rsidRDefault="00000000">
      <w:pPr>
        <w:spacing w:after="107"/>
        <w:ind w:left="19" w:right="15"/>
      </w:pPr>
      <w:r>
        <w:t xml:space="preserve">„Ach ja, wie geht’s deiner Schwester, der fetten Kuh?“ </w:t>
      </w:r>
    </w:p>
    <w:p w14:paraId="406FA60E" w14:textId="77777777" w:rsidR="002A0287" w:rsidRDefault="00000000">
      <w:pPr>
        <w:ind w:left="19" w:right="15"/>
      </w:pPr>
      <w:r>
        <w:t xml:space="preserve">Gelächter. Köche unter sich. Ein Heidenspaß, wenn man dazugehört. </w:t>
      </w:r>
    </w:p>
    <w:p w14:paraId="16422EA5" w14:textId="77777777" w:rsidR="002A0287" w:rsidRDefault="00000000">
      <w:pPr>
        <w:spacing w:after="409"/>
        <w:ind w:left="19" w:right="15"/>
      </w:pPr>
      <w:r>
        <w:t xml:space="preserve">So war das damals. </w:t>
      </w:r>
    </w:p>
    <w:p w14:paraId="04043554" w14:textId="77777777" w:rsidR="002A0287" w:rsidRDefault="00000000">
      <w:pPr>
        <w:ind w:left="19" w:right="15"/>
      </w:pPr>
      <w:r>
        <w:t xml:space="preserve">Eines Nachmittags </w:t>
      </w:r>
      <w:proofErr w:type="gramStart"/>
      <w:r>
        <w:t>saßen</w:t>
      </w:r>
      <w:proofErr w:type="gramEnd"/>
      <w:r>
        <w:t xml:space="preserve"> nur der Spanier, und ich auf dem Dach und unterhielten uns über alles Mögliche. </w:t>
      </w:r>
    </w:p>
    <w:p w14:paraId="307E92A3" w14:textId="77777777" w:rsidR="002A0287" w:rsidRDefault="00000000">
      <w:pPr>
        <w:ind w:left="19" w:right="15"/>
      </w:pPr>
      <w:r>
        <w:t xml:space="preserve">Irgendwann sagte er mir, dass der </w:t>
      </w:r>
      <w:proofErr w:type="spellStart"/>
      <w:r>
        <w:t>Schwuchtelwitz</w:t>
      </w:r>
      <w:proofErr w:type="spellEnd"/>
      <w:r>
        <w:t xml:space="preserve">, den ich vorhin gemacht hatte, ihn verletzt hätte. </w:t>
      </w:r>
    </w:p>
    <w:p w14:paraId="02CC36C2" w14:textId="77777777" w:rsidR="002A0287" w:rsidRDefault="00000000">
      <w:pPr>
        <w:ind w:left="19" w:right="15"/>
      </w:pPr>
      <w:r>
        <w:t xml:space="preserve">WAS? </w:t>
      </w:r>
      <w:proofErr w:type="gramStart"/>
      <w:r>
        <w:t>Bist</w:t>
      </w:r>
      <w:proofErr w:type="gramEnd"/>
      <w:r>
        <w:t xml:space="preserve"> auch </w:t>
      </w:r>
      <w:proofErr w:type="spellStart"/>
      <w:r>
        <w:t>ne</w:t>
      </w:r>
      <w:proofErr w:type="spellEnd"/>
      <w:r>
        <w:t xml:space="preserve"> kleine </w:t>
      </w:r>
      <w:proofErr w:type="gramStart"/>
      <w:r>
        <w:t>Schwuchtel</w:t>
      </w:r>
      <w:proofErr w:type="gramEnd"/>
      <w:r>
        <w:t xml:space="preserve"> oder was? </w:t>
      </w:r>
    </w:p>
    <w:p w14:paraId="6F5D6526" w14:textId="77777777" w:rsidR="002A0287" w:rsidRDefault="00000000">
      <w:pPr>
        <w:ind w:left="19" w:right="15"/>
      </w:pPr>
      <w:r>
        <w:t xml:space="preserve">Ich schaute ihn an. Er sah mich an. </w:t>
      </w:r>
    </w:p>
    <w:p w14:paraId="6CFE573E" w14:textId="77777777" w:rsidR="002A0287" w:rsidRDefault="00000000">
      <w:pPr>
        <w:ind w:left="19" w:right="15"/>
      </w:pPr>
      <w:r>
        <w:t xml:space="preserve">Da wusste ich es. </w:t>
      </w:r>
    </w:p>
    <w:p w14:paraId="7465E0A1" w14:textId="77777777" w:rsidR="002A0287" w:rsidRDefault="00000000">
      <w:pPr>
        <w:ind w:left="19" w:right="15"/>
      </w:pPr>
      <w:r>
        <w:t xml:space="preserve">Er sagte erst nichts. </w:t>
      </w:r>
    </w:p>
    <w:p w14:paraId="03676B1E" w14:textId="77777777" w:rsidR="002A0287" w:rsidRDefault="00000000">
      <w:pPr>
        <w:ind w:left="19" w:right="15"/>
      </w:pPr>
      <w:r>
        <w:t xml:space="preserve">Dann. </w:t>
      </w:r>
    </w:p>
    <w:p w14:paraId="3184FD4B" w14:textId="77777777" w:rsidR="002A0287" w:rsidRDefault="00000000">
      <w:pPr>
        <w:spacing w:after="106" w:line="360" w:lineRule="auto"/>
        <w:ind w:left="19" w:right="7753"/>
      </w:pPr>
      <w:r>
        <w:t>„Echt?“ „</w:t>
      </w:r>
      <w:proofErr w:type="spellStart"/>
      <w:r>
        <w:t>Sí</w:t>
      </w:r>
      <w:proofErr w:type="spellEnd"/>
      <w:r>
        <w:t xml:space="preserve">.“ </w:t>
      </w:r>
    </w:p>
    <w:p w14:paraId="55F60435" w14:textId="77777777" w:rsidR="002A0287" w:rsidRDefault="00000000">
      <w:pPr>
        <w:ind w:left="19" w:right="15"/>
      </w:pPr>
      <w:r>
        <w:t xml:space="preserve">Ich lernte gerade ein bisschen Küchenspanisch. </w:t>
      </w:r>
    </w:p>
    <w:p w14:paraId="5A0C368D" w14:textId="77777777" w:rsidR="002A0287" w:rsidRDefault="00000000">
      <w:pPr>
        <w:spacing w:after="112"/>
        <w:ind w:left="19" w:right="15"/>
      </w:pPr>
      <w:r>
        <w:t>„</w:t>
      </w:r>
      <w:proofErr w:type="spellStart"/>
      <w:r>
        <w:t>Maricón</w:t>
      </w:r>
      <w:proofErr w:type="spellEnd"/>
      <w:r>
        <w:t xml:space="preserve">?“ </w:t>
      </w:r>
    </w:p>
    <w:p w14:paraId="21959C23" w14:textId="77777777" w:rsidR="002A0287" w:rsidRDefault="00000000">
      <w:pPr>
        <w:spacing w:after="409"/>
        <w:ind w:left="19" w:right="15"/>
      </w:pPr>
      <w:r>
        <w:t>„</w:t>
      </w:r>
      <w:proofErr w:type="spellStart"/>
      <w:r>
        <w:t>Sí</w:t>
      </w:r>
      <w:proofErr w:type="spellEnd"/>
      <w:r>
        <w:t xml:space="preserve">.“ </w:t>
      </w:r>
    </w:p>
    <w:p w14:paraId="0393A730" w14:textId="77777777" w:rsidR="002A0287" w:rsidRDefault="00000000">
      <w:pPr>
        <w:ind w:left="19" w:right="15"/>
      </w:pPr>
      <w:r>
        <w:t xml:space="preserve">Ich war wohl eine ganze Weile sprachlos. </w:t>
      </w:r>
    </w:p>
    <w:p w14:paraId="52817FF4" w14:textId="77777777" w:rsidR="002A0287" w:rsidRDefault="00000000">
      <w:pPr>
        <w:ind w:left="19" w:right="15"/>
      </w:pPr>
      <w:r>
        <w:t xml:space="preserve">Wir haben nie wieder ein Wort darüber verloren. Ich machte keine Schwulenwitze mehr. </w:t>
      </w:r>
    </w:p>
    <w:p w14:paraId="4D16913A" w14:textId="77777777" w:rsidR="002A0287" w:rsidRDefault="00000000">
      <w:pPr>
        <w:ind w:left="19" w:right="15"/>
      </w:pPr>
      <w:r>
        <w:lastRenderedPageBreak/>
        <w:t xml:space="preserve">Wenn das rauskommen würde. Nicht auszudenken, was mit ihm passieren würde. Spanier. Streng katholische Familie. Vater Obsthändler in der Stadt. Einer der ersten Gastarbeiter, die in der Stadt waren. Integriert. Nicht wie heute. </w:t>
      </w:r>
    </w:p>
    <w:p w14:paraId="75CE32E3" w14:textId="77777777" w:rsidR="002A0287" w:rsidRDefault="00000000">
      <w:pPr>
        <w:spacing w:after="414"/>
        <w:ind w:left="19" w:right="15"/>
      </w:pPr>
      <w:r>
        <w:t xml:space="preserve">Die zweite Generation Gastarbeiter </w:t>
      </w:r>
      <w:proofErr w:type="gramStart"/>
      <w:r>
        <w:t>ist übrigens</w:t>
      </w:r>
      <w:proofErr w:type="gramEnd"/>
      <w:r>
        <w:t xml:space="preserve"> deutscher als wir „Deutschen“. </w:t>
      </w:r>
    </w:p>
    <w:p w14:paraId="02831FFC" w14:textId="77777777" w:rsidR="002A0287" w:rsidRDefault="00000000">
      <w:pPr>
        <w:ind w:left="19" w:right="15"/>
      </w:pPr>
      <w:r>
        <w:t xml:space="preserve">Aber zurück zu meinem Freund. </w:t>
      </w:r>
    </w:p>
    <w:p w14:paraId="7B6EC136" w14:textId="77777777" w:rsidR="002A0287" w:rsidRDefault="00000000">
      <w:pPr>
        <w:ind w:left="19" w:right="15"/>
      </w:pPr>
      <w:r>
        <w:t xml:space="preserve">Er starb Jahre später an einer Überdosis in Spanien. </w:t>
      </w:r>
    </w:p>
    <w:p w14:paraId="62F73D70" w14:textId="77777777" w:rsidR="002A0287" w:rsidRDefault="00000000">
      <w:pPr>
        <w:spacing w:after="414"/>
        <w:ind w:left="19" w:right="15"/>
      </w:pPr>
      <w:r>
        <w:t xml:space="preserve">Ich mochte ihn. Er hat mir vertraut und ich habe ihn nie verraten. </w:t>
      </w:r>
    </w:p>
    <w:p w14:paraId="41FCD604" w14:textId="77777777" w:rsidR="002A0287" w:rsidRDefault="00000000">
      <w:pPr>
        <w:spacing w:after="412" w:line="265" w:lineRule="auto"/>
        <w:ind w:left="11" w:right="29"/>
        <w:jc w:val="center"/>
      </w:pPr>
      <w:r>
        <w:t xml:space="preserve">— </w:t>
      </w:r>
    </w:p>
    <w:p w14:paraId="1BAB399D" w14:textId="77777777" w:rsidR="002A0287" w:rsidRDefault="00000000">
      <w:pPr>
        <w:ind w:left="19" w:right="15"/>
      </w:pPr>
      <w:r>
        <w:t xml:space="preserve">Am Ende der Pause waren wir betrunken eingeschlafen. Chef fand uns kurz nach Dienstbeginn und ließ uns schlafen. </w:t>
      </w:r>
    </w:p>
    <w:p w14:paraId="12CDED91" w14:textId="77777777" w:rsidR="002A0287" w:rsidRDefault="00000000">
      <w:pPr>
        <w:ind w:left="19" w:right="15"/>
      </w:pPr>
      <w:r>
        <w:t xml:space="preserve">Es waren andere Zeiten und der Meister wusste, was wir durchmachten. Besser als wir selbst. </w:t>
      </w:r>
    </w:p>
    <w:p w14:paraId="011F89A1" w14:textId="77777777" w:rsidR="002A0287" w:rsidRDefault="00000000">
      <w:pPr>
        <w:ind w:left="19" w:right="15"/>
      </w:pPr>
      <w:r>
        <w:t xml:space="preserve">Später fragte ich ihn einmal und er sagte: </w:t>
      </w:r>
    </w:p>
    <w:p w14:paraId="31EF9093" w14:textId="77777777" w:rsidR="002A0287" w:rsidRDefault="00000000">
      <w:pPr>
        <w:spacing w:after="502" w:line="362" w:lineRule="auto"/>
        <w:ind w:left="19" w:right="385"/>
      </w:pPr>
      <w:r>
        <w:t xml:space="preserve">„Ihr hattet Potenzial und musstet euch ausleben. Ja, ich wusste es. Er hat es dir an diesem Tag erzählt. Das dachte ich mir.“ Das wusste ich jahrelang nicht. </w:t>
      </w:r>
    </w:p>
    <w:p w14:paraId="4E8A1BE3" w14:textId="77777777" w:rsidR="002A0287" w:rsidRDefault="00000000">
      <w:pPr>
        <w:spacing w:after="412" w:line="265" w:lineRule="auto"/>
        <w:ind w:left="11" w:right="29"/>
        <w:jc w:val="center"/>
      </w:pPr>
      <w:r>
        <w:t xml:space="preserve">[Ende Intermezzo: Spanier auf dem Dach] </w:t>
      </w:r>
    </w:p>
    <w:p w14:paraId="235CB98F" w14:textId="77777777" w:rsidR="002A0287" w:rsidRDefault="00000000">
      <w:pPr>
        <w:spacing w:after="178" w:line="259" w:lineRule="auto"/>
        <w:ind w:left="24" w:right="0" w:firstLine="0"/>
      </w:pPr>
      <w:r>
        <w:t xml:space="preserve"> </w:t>
      </w:r>
    </w:p>
    <w:p w14:paraId="374755E7" w14:textId="77777777" w:rsidR="002A0287" w:rsidRDefault="00000000">
      <w:pPr>
        <w:spacing w:after="215" w:line="265" w:lineRule="auto"/>
        <w:ind w:left="11" w:right="28"/>
        <w:jc w:val="center"/>
      </w:pPr>
      <w:r>
        <w:t xml:space="preserve">INTERMEZZO </w:t>
      </w:r>
    </w:p>
    <w:p w14:paraId="46B7462D" w14:textId="77777777" w:rsidR="002A0287" w:rsidRDefault="00000000">
      <w:pPr>
        <w:spacing w:line="265" w:lineRule="auto"/>
        <w:ind w:left="11" w:right="29"/>
        <w:jc w:val="center"/>
      </w:pPr>
      <w:r>
        <w:t xml:space="preserve">Halb sechs </w:t>
      </w:r>
    </w:p>
    <w:p w14:paraId="000BFC3A" w14:textId="77777777" w:rsidR="002A0287" w:rsidRDefault="00000000">
      <w:pPr>
        <w:spacing w:after="614" w:line="265" w:lineRule="auto"/>
        <w:ind w:left="11" w:right="28"/>
        <w:jc w:val="center"/>
      </w:pPr>
      <w:r>
        <w:t xml:space="preserve">Personalessen. Drei Jahre lang. </w:t>
      </w:r>
    </w:p>
    <w:p w14:paraId="66D7E24F" w14:textId="77777777" w:rsidR="002A0287" w:rsidRDefault="00000000">
      <w:pPr>
        <w:ind w:left="19" w:right="15"/>
      </w:pPr>
      <w:r>
        <w:t xml:space="preserve">Es war 17:20 Uhr. Ich machte mich auf den Weg. </w:t>
      </w:r>
    </w:p>
    <w:p w14:paraId="0311D51C" w14:textId="77777777" w:rsidR="002A0287" w:rsidRDefault="00000000">
      <w:pPr>
        <w:ind w:left="19" w:right="15"/>
      </w:pPr>
      <w:r>
        <w:t xml:space="preserve">Jetzt durfte nichts dazwischenkommen. </w:t>
      </w:r>
    </w:p>
    <w:p w14:paraId="5E293D35" w14:textId="77777777" w:rsidR="002A0287" w:rsidRDefault="00000000">
      <w:pPr>
        <w:ind w:left="19" w:right="15"/>
      </w:pPr>
      <w:r>
        <w:t xml:space="preserve">Ich nahm die Abkürzung durch eine kleine Gasse. Bitte keine Touris im Weg. Dann über den Busparkplatz, weiter über die Brücke. </w:t>
      </w:r>
    </w:p>
    <w:p w14:paraId="6F1DF045" w14:textId="77777777" w:rsidR="002A0287" w:rsidRDefault="00000000">
      <w:pPr>
        <w:ind w:left="19" w:right="15"/>
      </w:pPr>
      <w:r>
        <w:t xml:space="preserve">Außer Atem, schwitzend, rannte ich. </w:t>
      </w:r>
    </w:p>
    <w:p w14:paraId="6A978BFD" w14:textId="77777777" w:rsidR="002A0287" w:rsidRDefault="00000000">
      <w:pPr>
        <w:ind w:left="19" w:right="15"/>
      </w:pPr>
      <w:r>
        <w:t xml:space="preserve">Ich darf nicht zu spät kommen. </w:t>
      </w:r>
    </w:p>
    <w:p w14:paraId="52E24B97" w14:textId="77777777" w:rsidR="002A0287" w:rsidRDefault="00000000">
      <w:pPr>
        <w:spacing w:after="409"/>
        <w:ind w:left="19" w:right="15"/>
      </w:pPr>
      <w:r>
        <w:t xml:space="preserve">Ich rannte. Es war wichtig. </w:t>
      </w:r>
    </w:p>
    <w:p w14:paraId="4E7AC229" w14:textId="77777777" w:rsidR="002A0287" w:rsidRDefault="00000000">
      <w:pPr>
        <w:ind w:left="19" w:right="15"/>
      </w:pPr>
      <w:r>
        <w:lastRenderedPageBreak/>
        <w:t xml:space="preserve">Es gab Personalessen. </w:t>
      </w:r>
    </w:p>
    <w:p w14:paraId="567784B9" w14:textId="77777777" w:rsidR="002A0287" w:rsidRDefault="00000000">
      <w:pPr>
        <w:ind w:left="19" w:right="15"/>
      </w:pPr>
      <w:r>
        <w:t xml:space="preserve">Um halb 6. Nicht 2 nach halb 6. Nicht 2 vor halb 6. </w:t>
      </w:r>
    </w:p>
    <w:p w14:paraId="422B8147" w14:textId="77777777" w:rsidR="002A0287" w:rsidRDefault="00000000">
      <w:pPr>
        <w:spacing w:after="409"/>
        <w:ind w:left="19" w:right="15"/>
      </w:pPr>
      <w:r>
        <w:t xml:space="preserve">Es gab Essen um halb 6. </w:t>
      </w:r>
    </w:p>
    <w:p w14:paraId="1A0B52FE" w14:textId="77777777" w:rsidR="002A0287" w:rsidRDefault="00000000">
      <w:pPr>
        <w:ind w:left="19" w:right="15"/>
      </w:pPr>
      <w:r>
        <w:t xml:space="preserve">Jeden Tag. Und jeden Tag saßen wir alle zusammen. </w:t>
      </w:r>
    </w:p>
    <w:p w14:paraId="3F7B97B7" w14:textId="77777777" w:rsidR="002A0287" w:rsidRDefault="00000000">
      <w:pPr>
        <w:ind w:left="19" w:right="15"/>
      </w:pPr>
      <w:r>
        <w:t xml:space="preserve">Eine große Familie. Und wer es verpasste, wusste nicht was abging, was los war, was gespielt wurde, wo jeder stand. </w:t>
      </w:r>
    </w:p>
    <w:p w14:paraId="03781F3A" w14:textId="77777777" w:rsidR="002A0287" w:rsidRDefault="00000000">
      <w:pPr>
        <w:ind w:left="19" w:right="15"/>
      </w:pPr>
      <w:r>
        <w:t xml:space="preserve">Es war die allabendliche schönste und gemütlichste Übergabe der Welt. </w:t>
      </w:r>
    </w:p>
    <w:p w14:paraId="32529C15" w14:textId="77777777" w:rsidR="002A0287" w:rsidRDefault="00000000">
      <w:pPr>
        <w:spacing w:after="408"/>
        <w:ind w:left="19" w:right="15"/>
      </w:pPr>
      <w:r>
        <w:t xml:space="preserve">Eine halbe Stunde mit Infos, Geschichten, Lachen und ernsten Themen. Mit Gästen, mit Freunden, mit Lieferanten. Wer da war, aß mit. </w:t>
      </w:r>
    </w:p>
    <w:p w14:paraId="263AAB52" w14:textId="77777777" w:rsidR="002A0287" w:rsidRDefault="00000000">
      <w:pPr>
        <w:ind w:left="19" w:right="15"/>
      </w:pPr>
      <w:r>
        <w:t xml:space="preserve">Es gab das, was der Nachmittagsdienst hergab. </w:t>
      </w:r>
    </w:p>
    <w:p w14:paraId="33CB2C86" w14:textId="77777777" w:rsidR="002A0287" w:rsidRDefault="00000000">
      <w:pPr>
        <w:ind w:left="19" w:right="15"/>
      </w:pPr>
      <w:r>
        <w:t xml:space="preserve">Wenn viel zu tun war, gab es Brot, Wurst und Käse, saure Gurken und Tomaten. Klassisches Abendessen. </w:t>
      </w:r>
    </w:p>
    <w:p w14:paraId="1477F250" w14:textId="77777777" w:rsidR="002A0287" w:rsidRDefault="00000000">
      <w:pPr>
        <w:ind w:left="19" w:right="15"/>
      </w:pPr>
      <w:r>
        <w:t xml:space="preserve">Aber das war eben nicht immer. </w:t>
      </w:r>
    </w:p>
    <w:p w14:paraId="5897B48A" w14:textId="77777777" w:rsidR="002A0287" w:rsidRDefault="00000000">
      <w:pPr>
        <w:ind w:left="19" w:right="15"/>
      </w:pPr>
      <w:r>
        <w:t xml:space="preserve">Manchmal gab es die besten und teuersten Speisen, die man sich vorstellen konnte. </w:t>
      </w:r>
    </w:p>
    <w:p w14:paraId="4EF5E4EE" w14:textId="77777777" w:rsidR="002A0287" w:rsidRDefault="00000000">
      <w:pPr>
        <w:ind w:left="19" w:right="15"/>
      </w:pPr>
      <w:r>
        <w:t xml:space="preserve">Einmal gab es Kaviar. Chef wollte, dass wir wissen, wie das schmeckt. </w:t>
      </w:r>
    </w:p>
    <w:p w14:paraId="4A5C4D49" w14:textId="77777777" w:rsidR="002A0287" w:rsidRDefault="00000000">
      <w:pPr>
        <w:spacing w:after="407"/>
        <w:ind w:left="19" w:right="15"/>
      </w:pPr>
      <w:r>
        <w:t xml:space="preserve">Trüffelnudeln. Hummer – glaub ich nicht, aber ich erzähle es gerne. Steaks. Schnitzel. Haxen. Tartar. </w:t>
      </w:r>
    </w:p>
    <w:p w14:paraId="520DC6A8" w14:textId="77777777" w:rsidR="002A0287" w:rsidRDefault="00000000">
      <w:pPr>
        <w:spacing w:after="409"/>
        <w:ind w:left="19" w:right="15"/>
      </w:pPr>
      <w:r>
        <w:t xml:space="preserve">Es war die schönste halbe Stunde des Tages. </w:t>
      </w:r>
    </w:p>
    <w:p w14:paraId="758AEC67" w14:textId="77777777" w:rsidR="002A0287" w:rsidRDefault="00000000">
      <w:pPr>
        <w:spacing w:after="407"/>
        <w:ind w:left="19" w:right="15"/>
      </w:pPr>
      <w:r>
        <w:t xml:space="preserve">Erst auf der Dachterrasse oder im TV-Raum chillen und TNG schauen. Dann Abendessen. Eine rauchen. Service. Aufräumen. Und dann Spaß, bis man müde wurde und nach Hause ging. </w:t>
      </w:r>
    </w:p>
    <w:p w14:paraId="6D9C0F4C" w14:textId="77777777" w:rsidR="002A0287" w:rsidRDefault="00000000">
      <w:pPr>
        <w:spacing w:after="412" w:line="265" w:lineRule="auto"/>
        <w:ind w:left="11" w:right="29"/>
        <w:jc w:val="center"/>
      </w:pPr>
      <w:r>
        <w:t xml:space="preserve">— </w:t>
      </w:r>
    </w:p>
    <w:p w14:paraId="1703B566" w14:textId="77777777" w:rsidR="002A0287" w:rsidRDefault="00000000">
      <w:pPr>
        <w:ind w:left="19" w:right="15"/>
      </w:pPr>
      <w:r>
        <w:t xml:space="preserve">Ich versuchte in einigen Betrieben so etwas wie gemeinschaftliches Abendessen einzuführen. </w:t>
      </w:r>
    </w:p>
    <w:p w14:paraId="0452B4FE" w14:textId="77777777" w:rsidR="002A0287" w:rsidRDefault="00000000">
      <w:pPr>
        <w:spacing w:after="611"/>
        <w:ind w:left="19" w:right="15"/>
      </w:pPr>
      <w:r>
        <w:t xml:space="preserve">Leider </w:t>
      </w:r>
      <w:proofErr w:type="gramStart"/>
      <w:r>
        <w:t>klappte</w:t>
      </w:r>
      <w:proofErr w:type="gramEnd"/>
      <w:r>
        <w:t xml:space="preserve"> es nie. </w:t>
      </w:r>
    </w:p>
    <w:p w14:paraId="73F62AD2" w14:textId="77777777" w:rsidR="002A0287" w:rsidRDefault="00000000">
      <w:pPr>
        <w:spacing w:after="412" w:line="265" w:lineRule="auto"/>
        <w:ind w:left="11" w:right="29"/>
        <w:jc w:val="center"/>
      </w:pPr>
      <w:r>
        <w:t xml:space="preserve">[Ende Intermezzo: Halb sechs] </w:t>
      </w:r>
      <w:r>
        <w:br w:type="page"/>
      </w:r>
    </w:p>
    <w:p w14:paraId="45D59D1F" w14:textId="77777777" w:rsidR="002A0287" w:rsidRDefault="00000000">
      <w:pPr>
        <w:spacing w:after="178" w:line="259" w:lineRule="auto"/>
        <w:ind w:left="24" w:right="0" w:firstLine="0"/>
      </w:pPr>
      <w:r>
        <w:lastRenderedPageBreak/>
        <w:t xml:space="preserve"> </w:t>
      </w:r>
    </w:p>
    <w:p w14:paraId="2EF97838" w14:textId="77777777" w:rsidR="002A0287" w:rsidRDefault="00000000">
      <w:pPr>
        <w:spacing w:after="215" w:line="265" w:lineRule="auto"/>
        <w:ind w:left="11" w:right="28"/>
        <w:jc w:val="center"/>
      </w:pPr>
      <w:r>
        <w:t xml:space="preserve">INTERMEZZO </w:t>
      </w:r>
    </w:p>
    <w:p w14:paraId="3385BA89" w14:textId="77777777" w:rsidR="002A0287" w:rsidRDefault="00000000">
      <w:pPr>
        <w:spacing w:line="265" w:lineRule="auto"/>
        <w:ind w:left="11" w:right="29"/>
        <w:jc w:val="center"/>
      </w:pPr>
      <w:r>
        <w:t xml:space="preserve">Das Bild </w:t>
      </w:r>
    </w:p>
    <w:p w14:paraId="2C51EA78" w14:textId="77777777" w:rsidR="002A0287" w:rsidRDefault="00000000">
      <w:pPr>
        <w:spacing w:after="614" w:line="265" w:lineRule="auto"/>
        <w:ind w:left="11" w:right="29"/>
        <w:jc w:val="center"/>
      </w:pPr>
      <w:r>
        <w:t xml:space="preserve">Das heute noch hängt </w:t>
      </w:r>
    </w:p>
    <w:p w14:paraId="5D9CC91F" w14:textId="77777777" w:rsidR="002A0287" w:rsidRDefault="00000000">
      <w:pPr>
        <w:ind w:left="19" w:right="15"/>
      </w:pPr>
      <w:r>
        <w:t xml:space="preserve">Eines Nachmittags saß ich vor dem Hotel auf einem Brunnenrand und zeichnete mit Bleistift in mein Skizzenbuch, das ich normal für die Küche nutzte, um Notizen oder Anrichtezeichnungen zu machen. </w:t>
      </w:r>
    </w:p>
    <w:p w14:paraId="62DC87B2" w14:textId="77777777" w:rsidR="002A0287" w:rsidRDefault="00000000">
      <w:pPr>
        <w:ind w:left="19" w:right="15"/>
      </w:pPr>
      <w:r>
        <w:t xml:space="preserve">Heute Handyfoto, früher Skizze im Skizzenbuch. </w:t>
      </w:r>
    </w:p>
    <w:p w14:paraId="414EA4E9" w14:textId="77777777" w:rsidR="002A0287" w:rsidRDefault="00000000">
      <w:pPr>
        <w:spacing w:after="407"/>
        <w:ind w:left="19" w:right="15"/>
      </w:pPr>
      <w:r>
        <w:t xml:space="preserve">Auf jeden Fall saß ich dort, malte den Baum und merkte nicht, wie sich die Tochter des Chefs neben mich setzte und mich beobachtete. </w:t>
      </w:r>
    </w:p>
    <w:p w14:paraId="0119520B" w14:textId="77777777" w:rsidR="002A0287" w:rsidRDefault="00000000">
      <w:pPr>
        <w:ind w:left="19" w:right="15"/>
      </w:pPr>
      <w:r>
        <w:t xml:space="preserve">Wir waren ungefähr gleich alt. Doch sie spielte schon damals in einer anderen Liga. </w:t>
      </w:r>
    </w:p>
    <w:p w14:paraId="436D29D7" w14:textId="77777777" w:rsidR="002A0287" w:rsidRDefault="00000000">
      <w:pPr>
        <w:ind w:left="19" w:right="15"/>
      </w:pPr>
      <w:r>
        <w:t xml:space="preserve">Anderer Freundeskreis. Die Reichen. Deren Väter die Chefs unserer Väter oder unsere Chefs waren. Die Golf-GTI- und BMW- und Porschefahrer. </w:t>
      </w:r>
    </w:p>
    <w:p w14:paraId="4DEAFFA3" w14:textId="77777777" w:rsidR="002A0287" w:rsidRDefault="00000000">
      <w:pPr>
        <w:spacing w:after="409"/>
        <w:ind w:left="19" w:right="15"/>
      </w:pPr>
      <w:r>
        <w:t xml:space="preserve">Nicht wie wir. Manta-Fiesta- und rostiger-Golf-Fahrer. </w:t>
      </w:r>
    </w:p>
    <w:p w14:paraId="4B5DF00C" w14:textId="77777777" w:rsidR="002A0287" w:rsidRDefault="00000000">
      <w:pPr>
        <w:ind w:left="19" w:right="15"/>
      </w:pPr>
      <w:r>
        <w:t xml:space="preserve">Jetzt saß sie neben mir und ich hatte es noch nicht einmal bemerkt. </w:t>
      </w:r>
    </w:p>
    <w:p w14:paraId="6DCEE269" w14:textId="77777777" w:rsidR="002A0287" w:rsidRDefault="00000000">
      <w:pPr>
        <w:ind w:left="19" w:right="15"/>
      </w:pPr>
      <w:r>
        <w:t xml:space="preserve">Zuerst roch ich sie. </w:t>
      </w:r>
    </w:p>
    <w:p w14:paraId="34D0BF1F" w14:textId="77777777" w:rsidR="002A0287" w:rsidRDefault="00000000">
      <w:pPr>
        <w:ind w:left="19" w:right="15"/>
      </w:pPr>
      <w:r>
        <w:t xml:space="preserve">Ich zeichnete, spürte diesen Duft – wenn man Düfte spüren kann. Ich sah mich um und erschrak, fiel fast in den Brunnen. </w:t>
      </w:r>
    </w:p>
    <w:p w14:paraId="4740CE2B" w14:textId="77777777" w:rsidR="002A0287" w:rsidRDefault="00000000">
      <w:pPr>
        <w:ind w:left="19" w:right="15"/>
      </w:pPr>
      <w:r>
        <w:t xml:space="preserve">Wir lachten. </w:t>
      </w:r>
    </w:p>
    <w:p w14:paraId="1C323385" w14:textId="77777777" w:rsidR="002A0287" w:rsidRDefault="00000000">
      <w:pPr>
        <w:spacing w:after="409"/>
        <w:ind w:left="19" w:right="15"/>
      </w:pPr>
      <w:r>
        <w:t xml:space="preserve">Das war es. Das war ein Moment, den ich nie vergessen werde. </w:t>
      </w:r>
    </w:p>
    <w:p w14:paraId="4CEF3E5F" w14:textId="77777777" w:rsidR="002A0287" w:rsidRDefault="00000000">
      <w:pPr>
        <w:ind w:left="19" w:right="15"/>
      </w:pPr>
      <w:r>
        <w:t xml:space="preserve">Sie war wunderschön. Schlau. Im Gymnasium oder auf einer Privatschule. Ihre Kleidung hatte Namen. Da waren Krokodile drauf. Sowas kannten wir nicht. </w:t>
      </w:r>
    </w:p>
    <w:p w14:paraId="1138A02D" w14:textId="77777777" w:rsidR="002A0287" w:rsidRDefault="00000000">
      <w:pPr>
        <w:ind w:left="19" w:right="15"/>
      </w:pPr>
      <w:r>
        <w:t xml:space="preserve">Das Höchste der Gefühle war Chucks aus der Kaserne, von den Amis, die damals noch unsere Freunde waren. </w:t>
      </w:r>
    </w:p>
    <w:p w14:paraId="446593C6" w14:textId="77777777" w:rsidR="002A0287" w:rsidRDefault="00000000">
      <w:pPr>
        <w:ind w:left="19" w:right="15"/>
      </w:pPr>
      <w:r>
        <w:t xml:space="preserve">Ich trug meist gebrauchte Klamotten meiner Onkels oder von meinen Cousins. </w:t>
      </w:r>
    </w:p>
    <w:p w14:paraId="07E2D9F7" w14:textId="77777777" w:rsidR="002A0287" w:rsidRDefault="00000000">
      <w:pPr>
        <w:spacing w:after="409"/>
        <w:ind w:left="19" w:right="15"/>
      </w:pPr>
      <w:r>
        <w:t xml:space="preserve">Ich wollte auch Markenkleider und eine schöne Schule. Ich musste Koch lernen. </w:t>
      </w:r>
    </w:p>
    <w:p w14:paraId="24D093B3" w14:textId="77777777" w:rsidR="002A0287" w:rsidRDefault="00000000">
      <w:pPr>
        <w:ind w:left="19" w:right="15"/>
      </w:pPr>
      <w:r>
        <w:t xml:space="preserve">Aber ich hatte diesen Moment mit ihr. </w:t>
      </w:r>
    </w:p>
    <w:p w14:paraId="70BF11FE" w14:textId="77777777" w:rsidR="002A0287" w:rsidRDefault="00000000">
      <w:pPr>
        <w:ind w:left="19" w:right="15"/>
      </w:pPr>
      <w:r>
        <w:lastRenderedPageBreak/>
        <w:t xml:space="preserve">Und gab mich als den großen Künstler. Ich erklärte ihr alles, was ich wahrscheinlich gerade vorher in einem Buch gelesen hatte. Ich erzählte von Perspektiven, von künstlerischer Freiheit, von Bildern, die ich zeichnen würde. </w:t>
      </w:r>
    </w:p>
    <w:p w14:paraId="6D22208D" w14:textId="77777777" w:rsidR="002A0287" w:rsidRDefault="00000000">
      <w:pPr>
        <w:ind w:left="19" w:right="15"/>
      </w:pPr>
      <w:r>
        <w:t xml:space="preserve">Ich kam ins Schwärmen und ich denke, sie hatte Spaß daran. </w:t>
      </w:r>
    </w:p>
    <w:p w14:paraId="5147B4FC" w14:textId="77777777" w:rsidR="002A0287" w:rsidRDefault="00000000">
      <w:pPr>
        <w:ind w:left="19" w:right="15"/>
      </w:pPr>
      <w:r>
        <w:t xml:space="preserve">Wir saßen den ganzen Nachmittag und redeten, bis ihr Vater uns wieder zum Dienst rief. </w:t>
      </w:r>
    </w:p>
    <w:p w14:paraId="46F719D0" w14:textId="77777777" w:rsidR="002A0287" w:rsidRDefault="00000000">
      <w:pPr>
        <w:spacing w:after="409"/>
        <w:ind w:left="19" w:right="15"/>
      </w:pPr>
      <w:r>
        <w:t xml:space="preserve">Ich zum Dienst. Sie zur Reitstunde oder so </w:t>
      </w:r>
      <w:proofErr w:type="spellStart"/>
      <w:r>
        <w:t>Bonzenscheiß</w:t>
      </w:r>
      <w:proofErr w:type="spellEnd"/>
      <w:r>
        <w:t xml:space="preserve">. Bestimmt war es Tennis. </w:t>
      </w:r>
    </w:p>
    <w:p w14:paraId="10A61A7B" w14:textId="77777777" w:rsidR="002A0287" w:rsidRDefault="00000000">
      <w:pPr>
        <w:spacing w:after="412" w:line="265" w:lineRule="auto"/>
        <w:ind w:left="11" w:right="29"/>
        <w:jc w:val="center"/>
      </w:pPr>
      <w:r>
        <w:t xml:space="preserve">— </w:t>
      </w:r>
    </w:p>
    <w:p w14:paraId="4F5292F6" w14:textId="77777777" w:rsidR="002A0287" w:rsidRDefault="00000000">
      <w:pPr>
        <w:ind w:left="19" w:right="15"/>
      </w:pPr>
      <w:r>
        <w:t xml:space="preserve">20 Jahre später, als wir uns trafen, erzählte sie mir, dass das Bild, das ich ihr geschenkt hatte – ich hatte das alles schon lange vergessen – noch heute in ihrem Wohnzimmer hängt. </w:t>
      </w:r>
    </w:p>
    <w:p w14:paraId="2DDCBCA3" w14:textId="77777777" w:rsidR="002A0287" w:rsidRDefault="00000000">
      <w:pPr>
        <w:ind w:left="19" w:right="15"/>
      </w:pPr>
      <w:r>
        <w:t xml:space="preserve">Gerahmt. Mit einem Sonderplatz in ihrem Leben. </w:t>
      </w:r>
    </w:p>
    <w:p w14:paraId="083D87D1" w14:textId="77777777" w:rsidR="002A0287" w:rsidRDefault="00000000">
      <w:pPr>
        <w:spacing w:after="409"/>
        <w:ind w:left="19" w:right="15"/>
      </w:pPr>
      <w:r>
        <w:t xml:space="preserve">„Du hast mir das Bild gemalt und mir zugehört.“ </w:t>
      </w:r>
    </w:p>
    <w:p w14:paraId="3B902528" w14:textId="77777777" w:rsidR="002A0287" w:rsidRDefault="00000000">
      <w:pPr>
        <w:ind w:left="19" w:right="15"/>
      </w:pPr>
      <w:r>
        <w:t xml:space="preserve">Mann, bin ich manchmal eine Heulsuse. </w:t>
      </w:r>
    </w:p>
    <w:p w14:paraId="23EE4D45" w14:textId="77777777" w:rsidR="002A0287" w:rsidRDefault="00000000">
      <w:pPr>
        <w:ind w:left="19" w:right="15"/>
      </w:pPr>
      <w:r>
        <w:t xml:space="preserve">Sie hat es nie vergessen. </w:t>
      </w:r>
    </w:p>
    <w:p w14:paraId="08170C76" w14:textId="77777777" w:rsidR="002A0287" w:rsidRDefault="00000000">
      <w:pPr>
        <w:spacing w:after="611"/>
        <w:ind w:left="19" w:right="15"/>
      </w:pPr>
      <w:r>
        <w:t xml:space="preserve">Mann </w:t>
      </w:r>
      <w:proofErr w:type="spellStart"/>
      <w:r>
        <w:t>mann</w:t>
      </w:r>
      <w:proofErr w:type="spellEnd"/>
      <w:r>
        <w:t xml:space="preserve"> </w:t>
      </w:r>
      <w:proofErr w:type="spellStart"/>
      <w:r>
        <w:t>mann</w:t>
      </w:r>
      <w:proofErr w:type="spellEnd"/>
      <w:r>
        <w:t xml:space="preserve">. </w:t>
      </w:r>
    </w:p>
    <w:p w14:paraId="7745CDC6" w14:textId="77777777" w:rsidR="002A0287" w:rsidRDefault="00000000">
      <w:pPr>
        <w:spacing w:line="265" w:lineRule="auto"/>
        <w:ind w:left="11" w:right="29"/>
        <w:jc w:val="center"/>
      </w:pPr>
      <w:r>
        <w:t xml:space="preserve">[Ende Intermezzo: Das Bild] </w:t>
      </w:r>
    </w:p>
    <w:p w14:paraId="4BF42D00" w14:textId="77777777" w:rsidR="002A0287" w:rsidRDefault="00000000">
      <w:pPr>
        <w:spacing w:after="184" w:line="259" w:lineRule="auto"/>
        <w:jc w:val="center"/>
      </w:pPr>
      <w:r>
        <w:rPr>
          <w:color w:val="666666"/>
        </w:rPr>
        <w:t>Status: FERTIG</w:t>
      </w:r>
      <w:r>
        <w:t xml:space="preserve"> </w:t>
      </w:r>
    </w:p>
    <w:p w14:paraId="716F2D71"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12F3D17" w14:textId="77777777" w:rsidR="002A0287" w:rsidRDefault="00000000">
      <w:pPr>
        <w:spacing w:line="265" w:lineRule="auto"/>
        <w:ind w:left="11" w:right="28"/>
        <w:jc w:val="center"/>
      </w:pPr>
      <w:r>
        <w:t xml:space="preserve">INTERMEZZO </w:t>
      </w:r>
    </w:p>
    <w:p w14:paraId="1C476A8F" w14:textId="77777777" w:rsidR="002A0287" w:rsidRDefault="00000000">
      <w:pPr>
        <w:spacing w:after="412" w:line="452" w:lineRule="auto"/>
        <w:ind w:left="3027" w:right="3044"/>
        <w:jc w:val="center"/>
      </w:pPr>
      <w:r>
        <w:t xml:space="preserve">Mein MEP Oder: Die Gesetze der Küche </w:t>
      </w:r>
    </w:p>
    <w:p w14:paraId="7ACFA332" w14:textId="77777777" w:rsidR="002A0287" w:rsidRDefault="00000000">
      <w:pPr>
        <w:ind w:left="19" w:right="15"/>
      </w:pPr>
      <w:r>
        <w:t xml:space="preserve">Er hat es nicht oft gemacht, aber es machte mich sauer. </w:t>
      </w:r>
    </w:p>
    <w:p w14:paraId="0AB4BEA9" w14:textId="77777777" w:rsidR="002A0287" w:rsidRDefault="00000000">
      <w:pPr>
        <w:ind w:left="19" w:right="15"/>
      </w:pPr>
      <w:r>
        <w:t xml:space="preserve">Wir waren Kollegen und Freunde. Unsere Eltern waren befreundet. Wir kannten uns schon lange. </w:t>
      </w:r>
    </w:p>
    <w:p w14:paraId="530318DC" w14:textId="77777777" w:rsidR="002A0287" w:rsidRDefault="00000000">
      <w:pPr>
        <w:spacing w:after="409"/>
        <w:ind w:left="19" w:right="15"/>
      </w:pPr>
      <w:r>
        <w:t xml:space="preserve">Und der Arsch beklaut mich. Dieser </w:t>
      </w:r>
      <w:proofErr w:type="spellStart"/>
      <w:r>
        <w:t>Wixxa</w:t>
      </w:r>
      <w:proofErr w:type="spellEnd"/>
      <w:r>
        <w:t xml:space="preserve">. Penner. Arschloch. Das verdammte. </w:t>
      </w:r>
    </w:p>
    <w:p w14:paraId="38DD83FE" w14:textId="77777777" w:rsidR="002A0287" w:rsidRDefault="00000000">
      <w:pPr>
        <w:ind w:left="19" w:right="15"/>
      </w:pPr>
      <w:r>
        <w:t xml:space="preserve">Es war zu Beginn meiner Lehre. Ich kannte die Gesetze der Küche noch nicht. Er schon. </w:t>
      </w:r>
    </w:p>
    <w:p w14:paraId="251D7979" w14:textId="77777777" w:rsidR="002A0287" w:rsidRDefault="00000000">
      <w:pPr>
        <w:ind w:left="19" w:right="15"/>
      </w:pPr>
      <w:r>
        <w:lastRenderedPageBreak/>
        <w:t xml:space="preserve">Er war ein bisschen älter und ist in der Gaststätte im Dorf groß geworden. Er konnte kochen, bevor er laufen lernte. Er war Der Enkel und seine Oma machte Das perfekte halbe Hähnchen. </w:t>
      </w:r>
    </w:p>
    <w:p w14:paraId="76C9D465" w14:textId="77777777" w:rsidR="002A0287" w:rsidRDefault="00000000">
      <w:pPr>
        <w:spacing w:after="409"/>
        <w:ind w:left="19" w:right="15"/>
      </w:pPr>
      <w:r>
        <w:t xml:space="preserve">Und der Wichser </w:t>
      </w:r>
      <w:proofErr w:type="gramStart"/>
      <w:r>
        <w:t>klaut</w:t>
      </w:r>
      <w:proofErr w:type="gramEnd"/>
      <w:r>
        <w:t xml:space="preserve"> mein Mise en Place. </w:t>
      </w:r>
    </w:p>
    <w:p w14:paraId="37E624CC" w14:textId="77777777" w:rsidR="002A0287" w:rsidRDefault="00000000">
      <w:pPr>
        <w:ind w:left="19" w:right="15"/>
      </w:pPr>
      <w:r>
        <w:t xml:space="preserve">Kam immer zu spät der Penner und hatte trotzdem die besten Posten. Jetzt wusste ich warum. </w:t>
      </w:r>
    </w:p>
    <w:p w14:paraId="131E7490" w14:textId="77777777" w:rsidR="002A0287" w:rsidRDefault="00000000">
      <w:pPr>
        <w:ind w:left="19" w:right="15"/>
      </w:pPr>
      <w:r>
        <w:t xml:space="preserve">Er war ein Dieb. Waren sie alle Diebe? </w:t>
      </w:r>
    </w:p>
    <w:p w14:paraId="126A729C" w14:textId="77777777" w:rsidR="002A0287" w:rsidRDefault="00000000">
      <w:pPr>
        <w:spacing w:after="407"/>
        <w:ind w:left="19" w:right="15"/>
      </w:pPr>
      <w:r>
        <w:t xml:space="preserve">Ich wusste damals nicht, dass es Gaslighting heißt oder dass es sowas gab. Aber etwas stimmte nicht. </w:t>
      </w:r>
    </w:p>
    <w:p w14:paraId="18BB8A4A" w14:textId="77777777" w:rsidR="002A0287" w:rsidRDefault="00000000">
      <w:pPr>
        <w:ind w:left="19" w:right="15"/>
      </w:pPr>
      <w:r>
        <w:t xml:space="preserve">Später haben sie mir erzählt, dass ich wirklich lange gebraucht habe, bis ich es gemerkt hatte. </w:t>
      </w:r>
    </w:p>
    <w:p w14:paraId="6DB4F486" w14:textId="77777777" w:rsidR="002A0287" w:rsidRDefault="00000000">
      <w:pPr>
        <w:spacing w:after="409"/>
        <w:ind w:left="19" w:right="15"/>
      </w:pPr>
      <w:r>
        <w:t xml:space="preserve">Aber mein Ausflippen, als ich es begriffen hatte, muss „der Hammer“ gewesen sein. </w:t>
      </w:r>
    </w:p>
    <w:p w14:paraId="5215A8FF" w14:textId="77777777" w:rsidR="002A0287" w:rsidRDefault="00000000">
      <w:pPr>
        <w:ind w:left="19" w:right="15"/>
      </w:pPr>
      <w:r>
        <w:t xml:space="preserve">Ich bekam davon leider mal wieder kaum was mit. </w:t>
      </w:r>
    </w:p>
    <w:p w14:paraId="24012344" w14:textId="77777777" w:rsidR="002A0287" w:rsidRDefault="00000000">
      <w:pPr>
        <w:ind w:left="19" w:right="15"/>
      </w:pPr>
      <w:r>
        <w:t xml:space="preserve">Denn wenn sowas passiert, komme ich manchmal erst 20 Minuten später zu mir und höre mich schimpfen, fluchen und jemanden so fertig machen, dass ihm wörtlich Hören und Sehen vergeht. </w:t>
      </w:r>
    </w:p>
    <w:p w14:paraId="5AB2BF5E" w14:textId="77777777" w:rsidR="002A0287" w:rsidRDefault="00000000">
      <w:pPr>
        <w:ind w:left="19" w:right="15"/>
      </w:pPr>
      <w:r>
        <w:t xml:space="preserve">Das ist mir vorher vielleicht einmal passiert. Später noch öfter. Aber seit Jahren spüre ich solche Ausbrüche lange vorher kommen und weiß sie zu nehmen und ruhig zu bleiben. </w:t>
      </w:r>
    </w:p>
    <w:p w14:paraId="166466EC" w14:textId="77777777" w:rsidR="002A0287" w:rsidRDefault="00000000">
      <w:pPr>
        <w:ind w:left="19" w:right="15"/>
      </w:pPr>
      <w:r>
        <w:t xml:space="preserve">Danke, Buddha. </w:t>
      </w:r>
    </w:p>
    <w:p w14:paraId="24CD232F" w14:textId="77777777" w:rsidR="002A0287" w:rsidRDefault="00000000">
      <w:pPr>
        <w:spacing w:after="412" w:line="265" w:lineRule="auto"/>
        <w:ind w:left="11" w:right="29"/>
        <w:jc w:val="center"/>
      </w:pPr>
      <w:r>
        <w:t xml:space="preserve">— </w:t>
      </w:r>
    </w:p>
    <w:p w14:paraId="6CCB856F" w14:textId="77777777" w:rsidR="002A0287" w:rsidRDefault="00000000">
      <w:pPr>
        <w:ind w:left="19" w:right="15"/>
      </w:pPr>
      <w:r>
        <w:t xml:space="preserve">Auf jeden Fall war mein MEP seit diesem Tag unberührt. </w:t>
      </w:r>
    </w:p>
    <w:p w14:paraId="56CAD87A" w14:textId="77777777" w:rsidR="002A0287" w:rsidRDefault="00000000">
      <w:pPr>
        <w:ind w:left="19" w:right="15"/>
      </w:pPr>
      <w:r>
        <w:t xml:space="preserve">Und ich wusste: Es würde nie wieder jemand meine Vorbereitungen anfassen. </w:t>
      </w:r>
    </w:p>
    <w:p w14:paraId="3EDFA267" w14:textId="77777777" w:rsidR="002A0287" w:rsidRDefault="00000000">
      <w:pPr>
        <w:ind w:left="19" w:right="15"/>
      </w:pPr>
      <w:r>
        <w:t xml:space="preserve">Das stellte ich in jeder anderen Küche immer gleich am ersten Tag klar. </w:t>
      </w:r>
    </w:p>
    <w:p w14:paraId="24661A58" w14:textId="77777777" w:rsidR="002A0287" w:rsidRDefault="00000000">
      <w:pPr>
        <w:ind w:left="19" w:right="15"/>
      </w:pPr>
      <w:r>
        <w:t xml:space="preserve">So waren die Regeln. </w:t>
      </w:r>
    </w:p>
    <w:p w14:paraId="7C0D5C09" w14:textId="77777777" w:rsidR="002A0287" w:rsidRDefault="00000000">
      <w:pPr>
        <w:spacing w:after="611"/>
        <w:ind w:left="19" w:right="15"/>
      </w:pPr>
      <w:r>
        <w:t xml:space="preserve">Man musste sie lernen. </w:t>
      </w:r>
    </w:p>
    <w:p w14:paraId="2790BCB5" w14:textId="77777777" w:rsidR="002A0287" w:rsidRDefault="00000000">
      <w:pPr>
        <w:spacing w:after="412" w:line="265" w:lineRule="auto"/>
        <w:ind w:left="11" w:right="29"/>
        <w:jc w:val="center"/>
      </w:pPr>
      <w:r>
        <w:t xml:space="preserve">[Ende Intermezzo: Mein MEP] </w:t>
      </w:r>
      <w:r>
        <w:br w:type="page"/>
      </w:r>
    </w:p>
    <w:p w14:paraId="76A433C2" w14:textId="77777777" w:rsidR="002A0287" w:rsidRDefault="00000000">
      <w:pPr>
        <w:spacing w:after="178" w:line="259" w:lineRule="auto"/>
        <w:ind w:left="24" w:right="0" w:firstLine="0"/>
      </w:pPr>
      <w:r>
        <w:lastRenderedPageBreak/>
        <w:t xml:space="preserve"> </w:t>
      </w:r>
    </w:p>
    <w:p w14:paraId="146288AC" w14:textId="77777777" w:rsidR="002A0287" w:rsidRDefault="00000000">
      <w:pPr>
        <w:spacing w:after="215" w:line="265" w:lineRule="auto"/>
        <w:ind w:left="11" w:right="28"/>
        <w:jc w:val="center"/>
      </w:pPr>
      <w:r>
        <w:t xml:space="preserve">INTERMEZZO </w:t>
      </w:r>
    </w:p>
    <w:p w14:paraId="2321F73E" w14:textId="77777777" w:rsidR="002A0287" w:rsidRDefault="00000000">
      <w:pPr>
        <w:spacing w:line="265" w:lineRule="auto"/>
        <w:ind w:left="11" w:right="29"/>
        <w:jc w:val="center"/>
      </w:pPr>
      <w:r>
        <w:t xml:space="preserve">Meine erste Jus </w:t>
      </w:r>
    </w:p>
    <w:p w14:paraId="6916C74F" w14:textId="77777777" w:rsidR="002A0287" w:rsidRDefault="00000000">
      <w:pPr>
        <w:spacing w:after="614" w:line="265" w:lineRule="auto"/>
        <w:ind w:left="11" w:right="29"/>
        <w:jc w:val="center"/>
      </w:pPr>
      <w:r>
        <w:t xml:space="preserve">Oder: Die Nacht, in der ich ein Rezept programmierte </w:t>
      </w:r>
    </w:p>
    <w:p w14:paraId="29E90DF9" w14:textId="77777777" w:rsidR="002A0287" w:rsidRDefault="00000000">
      <w:pPr>
        <w:ind w:left="19" w:right="15"/>
      </w:pPr>
      <w:r>
        <w:t xml:space="preserve">Ich durfte die erste Jus allein kochen. </w:t>
      </w:r>
    </w:p>
    <w:p w14:paraId="6CC9CEFD" w14:textId="77777777" w:rsidR="002A0287" w:rsidRDefault="00000000">
      <w:pPr>
        <w:spacing w:after="414"/>
        <w:ind w:left="19" w:right="15"/>
      </w:pPr>
      <w:r>
        <w:t xml:space="preserve">Ich war nervös. </w:t>
      </w:r>
    </w:p>
    <w:p w14:paraId="1516AF55" w14:textId="77777777" w:rsidR="002A0287" w:rsidRDefault="00000000">
      <w:pPr>
        <w:ind w:left="19" w:right="15"/>
      </w:pPr>
      <w:r>
        <w:t xml:space="preserve">100-mal zugesehen. Die Schritte begleiten dürfen. Die Zutaten vorbereiten. </w:t>
      </w:r>
    </w:p>
    <w:p w14:paraId="22510741" w14:textId="77777777" w:rsidR="002A0287" w:rsidRDefault="00000000">
      <w:pPr>
        <w:ind w:left="19" w:right="15"/>
      </w:pPr>
      <w:r>
        <w:t>Mire-</w:t>
      </w:r>
      <w:proofErr w:type="spellStart"/>
      <w:r>
        <w:t>poix</w:t>
      </w:r>
      <w:proofErr w:type="spellEnd"/>
      <w:r>
        <w:t xml:space="preserve"> schneiden – Lauch, Karotten, Sellerie in walnussgroße Stücke. Zwiebel mit Schale. Das Grüne vom Lauch extra legen. </w:t>
      </w:r>
    </w:p>
    <w:p w14:paraId="19900502" w14:textId="77777777" w:rsidR="002A0287" w:rsidRDefault="00000000">
      <w:pPr>
        <w:ind w:left="19" w:right="15"/>
      </w:pPr>
      <w:r>
        <w:t xml:space="preserve">Lorbeerblätter – 18 kleine oder 15 große. Wacholderbeeren. Nelken. Pfefferkörner. </w:t>
      </w:r>
    </w:p>
    <w:p w14:paraId="451CE0A3" w14:textId="77777777" w:rsidR="002A0287" w:rsidRDefault="00000000">
      <w:pPr>
        <w:ind w:left="19" w:right="15"/>
      </w:pPr>
      <w:r>
        <w:t xml:space="preserve">Mehl. Rotwein. </w:t>
      </w:r>
      <w:proofErr w:type="spellStart"/>
      <w:r>
        <w:t>Grundjus</w:t>
      </w:r>
      <w:proofErr w:type="spellEnd"/>
      <w:r>
        <w:t xml:space="preserve">. </w:t>
      </w:r>
    </w:p>
    <w:p w14:paraId="7FE2AEEB" w14:textId="77777777" w:rsidR="002A0287" w:rsidRDefault="00000000">
      <w:pPr>
        <w:spacing w:after="409"/>
        <w:ind w:left="19" w:right="15"/>
      </w:pPr>
      <w:r>
        <w:t xml:space="preserve">Alles schon gemacht. Eigentlich wusste ich, wie es geht. </w:t>
      </w:r>
    </w:p>
    <w:p w14:paraId="365D682E" w14:textId="77777777" w:rsidR="002A0287" w:rsidRDefault="00000000">
      <w:pPr>
        <w:ind w:left="19" w:right="15"/>
      </w:pPr>
      <w:r>
        <w:t xml:space="preserve">Aber ich habe schon viele Köche gesehen, die es verbockt haben. </w:t>
      </w:r>
    </w:p>
    <w:p w14:paraId="38727B76" w14:textId="77777777" w:rsidR="002A0287" w:rsidRDefault="00000000">
      <w:pPr>
        <w:ind w:left="19" w:right="15"/>
      </w:pPr>
      <w:r>
        <w:t xml:space="preserve">Von irgendwas die falsche Menge oder Zeit. Nur ein paar Nelken zu viel. </w:t>
      </w:r>
    </w:p>
    <w:p w14:paraId="1AF7340A" w14:textId="77777777" w:rsidR="002A0287" w:rsidRDefault="00000000">
      <w:pPr>
        <w:ind w:left="19" w:right="15"/>
      </w:pPr>
      <w:r>
        <w:t xml:space="preserve">Eigentlich kann bei einer Jus alles schiefgehen. </w:t>
      </w:r>
    </w:p>
    <w:p w14:paraId="189412C4" w14:textId="77777777" w:rsidR="002A0287" w:rsidRDefault="00000000">
      <w:pPr>
        <w:spacing w:after="409"/>
        <w:ind w:left="19" w:right="15"/>
      </w:pPr>
      <w:r>
        <w:t xml:space="preserve">Ich glaube, deshalb stiegen zu der Zeit so viele Kollegen auf Convenience um. </w:t>
      </w:r>
    </w:p>
    <w:p w14:paraId="03A0A659" w14:textId="77777777" w:rsidR="002A0287" w:rsidRDefault="00000000">
      <w:pPr>
        <w:spacing w:after="407"/>
        <w:ind w:left="19" w:right="15"/>
      </w:pPr>
      <w:r>
        <w:t xml:space="preserve">Ich war nervös. Nicht nervös. </w:t>
      </w:r>
      <w:proofErr w:type="gramStart"/>
      <w:r>
        <w:t>Cool</w:t>
      </w:r>
      <w:proofErr w:type="gramEnd"/>
      <w:r>
        <w:t xml:space="preserve"> und doch unsicher. Ich kannte den Ablauf und hatte die Hosen voll. </w:t>
      </w:r>
    </w:p>
    <w:p w14:paraId="451A6033" w14:textId="77777777" w:rsidR="002A0287" w:rsidRDefault="00000000">
      <w:pPr>
        <w:spacing w:after="103" w:line="362" w:lineRule="auto"/>
        <w:ind w:left="19" w:right="1185"/>
      </w:pPr>
      <w:r>
        <w:t xml:space="preserve">„Morgen machst du’s allein. Keine blöden Fragen. Keiner der hilft. Knappe Besetzung. Wir verlassen uns auf dich.“ Hölle. </w:t>
      </w:r>
    </w:p>
    <w:p w14:paraId="1FE96364" w14:textId="77777777" w:rsidR="002A0287" w:rsidRDefault="00000000">
      <w:pPr>
        <w:ind w:left="19" w:right="15"/>
      </w:pPr>
      <w:r>
        <w:t xml:space="preserve">So fühlt sich also Verantwortung ohne Netz an. </w:t>
      </w:r>
    </w:p>
    <w:p w14:paraId="5796A528" w14:textId="77777777" w:rsidR="002A0287" w:rsidRDefault="00000000">
      <w:pPr>
        <w:spacing w:after="409"/>
        <w:ind w:left="19" w:right="15"/>
      </w:pPr>
      <w:r>
        <w:t xml:space="preserve">Komisch. </w:t>
      </w:r>
    </w:p>
    <w:p w14:paraId="494AC15A" w14:textId="77777777" w:rsidR="002A0287" w:rsidRDefault="00000000">
      <w:pPr>
        <w:spacing w:after="412" w:line="265" w:lineRule="auto"/>
        <w:ind w:left="11" w:right="29"/>
        <w:jc w:val="center"/>
      </w:pPr>
      <w:r>
        <w:t xml:space="preserve">— </w:t>
      </w:r>
    </w:p>
    <w:p w14:paraId="53E88105" w14:textId="77777777" w:rsidR="002A0287" w:rsidRDefault="00000000">
      <w:pPr>
        <w:ind w:left="19" w:right="15"/>
      </w:pPr>
      <w:r>
        <w:t xml:space="preserve">Ich saß abends am C64 und spielte Kaiser oder Beach Head oder sowas. </w:t>
      </w:r>
    </w:p>
    <w:p w14:paraId="19AA892A" w14:textId="77777777" w:rsidR="002A0287" w:rsidRDefault="00000000">
      <w:pPr>
        <w:ind w:left="19" w:right="15"/>
      </w:pPr>
      <w:r>
        <w:t xml:space="preserve">Dann fiel mir die Schleife ein. </w:t>
      </w:r>
    </w:p>
    <w:p w14:paraId="3E5CDCC3" w14:textId="77777777" w:rsidR="002A0287" w:rsidRDefault="00000000">
      <w:pPr>
        <w:ind w:left="19" w:right="15"/>
      </w:pPr>
      <w:r>
        <w:lastRenderedPageBreak/>
        <w:t xml:space="preserve">Ich schaute alte Programme an. Programme, die ich vor Jahren als Kind geschrieben hatte. Inzwischen hatte ich den </w:t>
      </w:r>
      <w:proofErr w:type="spellStart"/>
      <w:r>
        <w:t>Commodore</w:t>
      </w:r>
      <w:proofErr w:type="spellEnd"/>
      <w:r>
        <w:t xml:space="preserve"> 128. Er hatte Basic 2.0 und 3.5 und 7.0 oder so. Auf jeden Fall nicht mehr mit POKEs wie beim 64er. </w:t>
      </w:r>
    </w:p>
    <w:p w14:paraId="0B8DE9C7" w14:textId="77777777" w:rsidR="002A0287" w:rsidRDefault="00000000">
      <w:pPr>
        <w:spacing w:after="409"/>
        <w:ind w:left="19" w:right="15"/>
      </w:pPr>
      <w:proofErr w:type="spellStart"/>
      <w:r>
        <w:t>Bla</w:t>
      </w:r>
      <w:proofErr w:type="spellEnd"/>
      <w:r>
        <w:t xml:space="preserve"> </w:t>
      </w:r>
      <w:proofErr w:type="spellStart"/>
      <w:r>
        <w:t>bla</w:t>
      </w:r>
      <w:proofErr w:type="spellEnd"/>
      <w:r>
        <w:t xml:space="preserve">. </w:t>
      </w:r>
      <w:proofErr w:type="spellStart"/>
      <w:r>
        <w:t>Nerdscheiß</w:t>
      </w:r>
      <w:proofErr w:type="spellEnd"/>
      <w:r>
        <w:t xml:space="preserve"> halt. </w:t>
      </w:r>
    </w:p>
    <w:p w14:paraId="5E4E2EF7" w14:textId="77777777" w:rsidR="002A0287" w:rsidRDefault="00000000">
      <w:pPr>
        <w:ind w:left="19" w:right="15"/>
      </w:pPr>
      <w:r>
        <w:t xml:space="preserve">Ich sah mir das Programm an. </w:t>
      </w:r>
    </w:p>
    <w:p w14:paraId="786C91FE" w14:textId="77777777" w:rsidR="002A0287" w:rsidRDefault="00000000">
      <w:pPr>
        <w:spacing w:after="409"/>
        <w:ind w:left="19" w:right="15"/>
      </w:pPr>
      <w:r>
        <w:t xml:space="preserve">Kam auf die Idee, die Jus zu programmieren. </w:t>
      </w:r>
    </w:p>
    <w:p w14:paraId="7829BC6C" w14:textId="77777777" w:rsidR="002A0287" w:rsidRDefault="00000000">
      <w:pPr>
        <w:ind w:left="19" w:right="15"/>
      </w:pPr>
      <w:r>
        <w:t xml:space="preserve">Es war nur ein Ablauf von Text. Erst das MEP, dann wie alles in welcher Reihenfolge zugegeben und behandelt wird. </w:t>
      </w:r>
    </w:p>
    <w:p w14:paraId="742E84E0" w14:textId="77777777" w:rsidR="002A0287" w:rsidRDefault="00000000">
      <w:pPr>
        <w:spacing w:after="412"/>
        <w:ind w:left="19" w:right="15"/>
      </w:pPr>
      <w:r>
        <w:t xml:space="preserve">Ich hatte eigentlich nur das Fachbuch als </w:t>
      </w:r>
      <w:proofErr w:type="gramStart"/>
      <w:r>
        <w:t>ganz viel</w:t>
      </w:r>
      <w:proofErr w:type="gramEnd"/>
      <w:r>
        <w:t xml:space="preserve"> PRINT mit ein paar IF THEN ELSE Abfragen, damit ich hin und her springen konnte. </w:t>
      </w:r>
    </w:p>
    <w:p w14:paraId="37AC7924" w14:textId="77777777" w:rsidR="002A0287" w:rsidRDefault="00000000">
      <w:pPr>
        <w:ind w:left="19" w:right="15"/>
      </w:pPr>
      <w:r>
        <w:t xml:space="preserve">Ich spielte die ganze Nacht mit dem Computer. </w:t>
      </w:r>
    </w:p>
    <w:p w14:paraId="6EB025FA" w14:textId="77777777" w:rsidR="002A0287" w:rsidRDefault="00000000">
      <w:pPr>
        <w:ind w:left="19" w:right="15"/>
      </w:pPr>
      <w:r>
        <w:t xml:space="preserve">Gegen 4 schlief ich ein. </w:t>
      </w:r>
    </w:p>
    <w:p w14:paraId="76ADE818" w14:textId="77777777" w:rsidR="002A0287" w:rsidRDefault="00000000">
      <w:pPr>
        <w:spacing w:after="414"/>
        <w:ind w:left="19" w:right="15"/>
      </w:pPr>
      <w:r>
        <w:t xml:space="preserve">Um 8 ging ich zur Arbeit. </w:t>
      </w:r>
    </w:p>
    <w:p w14:paraId="08ADDFBA" w14:textId="77777777" w:rsidR="002A0287" w:rsidRDefault="00000000">
      <w:pPr>
        <w:spacing w:after="606"/>
        <w:ind w:left="19" w:right="15"/>
      </w:pPr>
      <w:r>
        <w:t xml:space="preserve">Und 8 Stunden später war ich der GOAT OF JUS. </w:t>
      </w:r>
    </w:p>
    <w:p w14:paraId="116C918E" w14:textId="77777777" w:rsidR="002A0287" w:rsidRDefault="00000000">
      <w:pPr>
        <w:spacing w:after="11"/>
        <w:ind w:left="19" w:right="15"/>
      </w:pPr>
      <w:r>
        <w:t xml:space="preserve">An diesem Abend bei einer Acid House Party. Das ist sowas wie der </w:t>
      </w:r>
      <w:proofErr w:type="spellStart"/>
      <w:r>
        <w:t>opa</w:t>
      </w:r>
      <w:proofErr w:type="spellEnd"/>
      <w:r>
        <w:t xml:space="preserve"> von einem </w:t>
      </w:r>
    </w:p>
    <w:p w14:paraId="0D18A3CB" w14:textId="77777777" w:rsidR="002A0287" w:rsidRDefault="00000000">
      <w:pPr>
        <w:spacing w:after="9"/>
        <w:ind w:left="19" w:right="15"/>
      </w:pPr>
      <w:r>
        <w:t xml:space="preserve">Rave. An diesem Abend lernte ich Stefan kennen. Erst unterhielt ich mich mit einem Punk über den Job. Dann kamen Die Lehrlinge aus dem Zweiten und erzählten das der </w:t>
      </w:r>
      <w:proofErr w:type="spellStart"/>
      <w:r>
        <w:t>Markward</w:t>
      </w:r>
      <w:proofErr w:type="spellEnd"/>
      <w:r>
        <w:t xml:space="preserve"> hier sei. Stefan M. Der Küchenchef in den Schweizer </w:t>
      </w:r>
      <w:proofErr w:type="spellStart"/>
      <w:r>
        <w:t>stuben</w:t>
      </w:r>
      <w:proofErr w:type="spellEnd"/>
      <w:r>
        <w:t xml:space="preserve"> oder so. Eines der Restaurants beim Müller draußen. Sterne. Sterneköche. Sie waren nervös und angetrunken. Ich sagte zwar </w:t>
      </w:r>
      <w:proofErr w:type="gramStart"/>
      <w:r>
        <w:t>das</w:t>
      </w:r>
      <w:proofErr w:type="gramEnd"/>
      <w:r>
        <w:t xml:space="preserve"> es mir egal sei. Vielleicht war es mir das auch. Egal. Ich tank weiter mit dem Struwweligen Punk Bier und redete wie so oft über den </w:t>
      </w:r>
    </w:p>
    <w:p w14:paraId="055066DC" w14:textId="77777777" w:rsidR="002A0287" w:rsidRDefault="00000000">
      <w:pPr>
        <w:spacing w:after="609"/>
        <w:ind w:left="19" w:right="15"/>
      </w:pPr>
      <w:r>
        <w:t xml:space="preserve">Job. Essen, Bücher und der Typ </w:t>
      </w:r>
      <w:proofErr w:type="gramStart"/>
      <w:r>
        <w:t>kannte</w:t>
      </w:r>
      <w:proofErr w:type="gramEnd"/>
      <w:r>
        <w:t xml:space="preserve"> sich aus. Irgendwann kam Volker und meinte „Gut Ihr kennt euch schon.“ Und ging wieder. Das war Stefan. Irgendwann nahmen sie mich mit nach Berlin und gründeten die Jungen Wilden. Ich war der der Im Hotel seinen Rausch ausschlief und nie dazu gehörte. Kurz später sollte ich einen Unfall bauen der mein </w:t>
      </w:r>
      <w:proofErr w:type="spellStart"/>
      <w:proofErr w:type="gramStart"/>
      <w:r>
        <w:t>leben</w:t>
      </w:r>
      <w:proofErr w:type="spellEnd"/>
      <w:r>
        <w:t>….</w:t>
      </w:r>
      <w:proofErr w:type="gramEnd"/>
      <w:r>
        <w:t xml:space="preserve">naja. die Geschichte kommt, oder war schon. </w:t>
      </w:r>
    </w:p>
    <w:p w14:paraId="7886BDAA" w14:textId="77777777" w:rsidR="002A0287" w:rsidRDefault="00000000">
      <w:pPr>
        <w:spacing w:after="215" w:line="265" w:lineRule="auto"/>
        <w:ind w:left="11" w:right="29"/>
        <w:jc w:val="center"/>
      </w:pPr>
      <w:r>
        <w:t xml:space="preserve">[Ende Intermezzo: Meine erste Jus] </w:t>
      </w:r>
    </w:p>
    <w:p w14:paraId="6427285A" w14:textId="77777777" w:rsidR="002A0287" w:rsidRDefault="00000000">
      <w:pPr>
        <w:spacing w:after="184" w:line="259" w:lineRule="auto"/>
        <w:jc w:val="center"/>
      </w:pPr>
      <w:r>
        <w:rPr>
          <w:color w:val="666666"/>
        </w:rPr>
        <w:t>Status: FERTIG</w:t>
      </w:r>
      <w:r>
        <w:t xml:space="preserve"> </w:t>
      </w:r>
    </w:p>
    <w:p w14:paraId="4D43FFCD"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4B94605" w14:textId="77777777" w:rsidR="002A0287" w:rsidRDefault="00000000">
      <w:pPr>
        <w:spacing w:after="128" w:line="259" w:lineRule="auto"/>
        <w:ind w:left="0" w:right="0" w:firstLine="0"/>
        <w:jc w:val="right"/>
      </w:pPr>
      <w:r>
        <w:rPr>
          <w:noProof/>
        </w:rPr>
        <w:lastRenderedPageBreak/>
        <w:drawing>
          <wp:inline distT="0" distB="0" distL="0" distR="0" wp14:anchorId="3027B92A" wp14:editId="7EF7542D">
            <wp:extent cx="5727700" cy="8483600"/>
            <wp:effectExtent l="0" t="0" r="0" b="0"/>
            <wp:docPr id="3375" name="Picture 3375"/>
            <wp:cNvGraphicFramePr/>
            <a:graphic xmlns:a="http://schemas.openxmlformats.org/drawingml/2006/main">
              <a:graphicData uri="http://schemas.openxmlformats.org/drawingml/2006/picture">
                <pic:pic xmlns:pic="http://schemas.openxmlformats.org/drawingml/2006/picture">
                  <pic:nvPicPr>
                    <pic:cNvPr id="3375" name="Picture 3375"/>
                    <pic:cNvPicPr/>
                  </pic:nvPicPr>
                  <pic:blipFill>
                    <a:blip r:embed="rId7"/>
                    <a:stretch>
                      <a:fillRect/>
                    </a:stretch>
                  </pic:blipFill>
                  <pic:spPr>
                    <a:xfrm>
                      <a:off x="0" y="0"/>
                      <a:ext cx="5727700" cy="8483600"/>
                    </a:xfrm>
                    <a:prstGeom prst="rect">
                      <a:avLst/>
                    </a:prstGeom>
                  </pic:spPr>
                </pic:pic>
              </a:graphicData>
            </a:graphic>
          </wp:inline>
        </w:drawing>
      </w:r>
      <w:r>
        <w:t xml:space="preserve"> </w:t>
      </w:r>
    </w:p>
    <w:p w14:paraId="12C012E6"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DA1B64D" w14:textId="77777777" w:rsidR="002A0287" w:rsidRDefault="00000000">
      <w:pPr>
        <w:spacing w:after="246"/>
        <w:ind w:left="19" w:right="15"/>
      </w:pPr>
      <w:r>
        <w:t xml:space="preserve">TEIL III: NACH DER LEHRE </w:t>
      </w:r>
    </w:p>
    <w:p w14:paraId="6FDBA361" w14:textId="77777777" w:rsidR="002A0287" w:rsidRDefault="00000000">
      <w:pPr>
        <w:spacing w:after="328"/>
        <w:ind w:left="19" w:right="15"/>
      </w:pPr>
      <w:r>
        <w:lastRenderedPageBreak/>
        <w:t xml:space="preserve">Die ersten eigenen Schritte (1992-1994) </w:t>
      </w:r>
    </w:p>
    <w:p w14:paraId="5817A05F" w14:textId="77777777" w:rsidR="002A0287" w:rsidRDefault="00000000">
      <w:pPr>
        <w:spacing w:after="200" w:line="259" w:lineRule="auto"/>
        <w:ind w:left="19" w:right="0"/>
      </w:pPr>
      <w:r>
        <w:rPr>
          <w:color w:val="0F4761"/>
        </w:rPr>
        <w:t xml:space="preserve">INTERMEZZO </w:t>
      </w:r>
    </w:p>
    <w:p w14:paraId="1D703827" w14:textId="77777777" w:rsidR="002A0287" w:rsidRDefault="00000000">
      <w:pPr>
        <w:pStyle w:val="berschrift2"/>
        <w:ind w:left="19"/>
      </w:pPr>
      <w:bookmarkStart w:id="2" w:name="_Toc169939"/>
      <w:r>
        <w:t xml:space="preserve">Der </w:t>
      </w:r>
      <w:proofErr w:type="spellStart"/>
      <w:r>
        <w:t>Corstiftkeller</w:t>
      </w:r>
      <w:proofErr w:type="spellEnd"/>
      <w:r>
        <w:t xml:space="preserve"> </w:t>
      </w:r>
      <w:bookmarkEnd w:id="2"/>
    </w:p>
    <w:p w14:paraId="7526E943" w14:textId="77777777" w:rsidR="002A0287" w:rsidRDefault="00000000">
      <w:pPr>
        <w:ind w:left="19" w:right="15"/>
      </w:pPr>
      <w:r>
        <w:t xml:space="preserve">Wertheim, 1992–1993 </w:t>
      </w:r>
    </w:p>
    <w:p w14:paraId="70CF98E9"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71652CF8" wp14:editId="517B1237">
                <wp:extent cx="4394200" cy="10160"/>
                <wp:effectExtent l="0" t="0" r="0" b="0"/>
                <wp:docPr id="133721" name="Group 13372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3" name="Picture 164373"/>
                          <pic:cNvPicPr/>
                        </pic:nvPicPr>
                        <pic:blipFill>
                          <a:blip r:embed="rId8"/>
                          <a:stretch>
                            <a:fillRect/>
                          </a:stretch>
                        </pic:blipFill>
                        <pic:spPr>
                          <a:xfrm>
                            <a:off x="-3364" y="-4636"/>
                            <a:ext cx="4398264" cy="15240"/>
                          </a:xfrm>
                          <a:prstGeom prst="rect">
                            <a:avLst/>
                          </a:prstGeom>
                        </pic:spPr>
                      </pic:pic>
                    </wpg:wgp>
                  </a:graphicData>
                </a:graphic>
              </wp:inline>
            </w:drawing>
          </mc:Choice>
          <mc:Fallback xmlns:a="http://schemas.openxmlformats.org/drawingml/2006/main">
            <w:pict>
              <v:group id="Group 133721" style="width:346pt;height:0.799988pt;mso-position-horizontal-relative:char;mso-position-vertical-relative:line" coordsize="43942,101">
                <v:shape id="Picture 164373" style="position:absolute;width:43982;height:152;left:-33;top:-46;" filled="f">
                  <v:imagedata r:id="rId14"/>
                </v:shape>
              </v:group>
            </w:pict>
          </mc:Fallback>
        </mc:AlternateContent>
      </w:r>
      <w:r>
        <w:t xml:space="preserve"> </w:t>
      </w:r>
    </w:p>
    <w:p w14:paraId="672A204C" w14:textId="77777777" w:rsidR="002A0287" w:rsidRDefault="00000000">
      <w:pPr>
        <w:spacing w:after="145"/>
        <w:ind w:left="19" w:right="15"/>
      </w:pPr>
      <w:r>
        <w:t xml:space="preserve">Mein Bein war noch nicht ganz verheilt. Aber ich musste arbeiten. </w:t>
      </w:r>
    </w:p>
    <w:p w14:paraId="5625F4FA" w14:textId="77777777" w:rsidR="002A0287" w:rsidRDefault="00000000">
      <w:pPr>
        <w:spacing w:after="150"/>
        <w:ind w:left="19" w:right="15"/>
      </w:pPr>
      <w:r>
        <w:t xml:space="preserve">Der </w:t>
      </w:r>
      <w:proofErr w:type="spellStart"/>
      <w:r>
        <w:t>Corstiftkeller</w:t>
      </w:r>
      <w:proofErr w:type="spellEnd"/>
      <w:r>
        <w:t xml:space="preserve">. CSK. Italienisch-mediterran. Eine Institution. </w:t>
      </w:r>
    </w:p>
    <w:p w14:paraId="0933EDD8" w14:textId="77777777" w:rsidR="002A0287" w:rsidRDefault="00000000">
      <w:pPr>
        <w:ind w:left="19" w:right="15"/>
      </w:pPr>
      <w:r>
        <w:t xml:space="preserve">Ich war praktisch Küchenchef. Das erste Mal. Mit zwanzig. Alleinkoch. </w:t>
      </w:r>
    </w:p>
    <w:p w14:paraId="283834D6"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7976A603" wp14:editId="57CBBFB8">
                <wp:extent cx="4394200" cy="10160"/>
                <wp:effectExtent l="0" t="0" r="0" b="0"/>
                <wp:docPr id="133722" name="Group 13372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4" name="Picture 164374"/>
                          <pic:cNvPicPr/>
                        </pic:nvPicPr>
                        <pic:blipFill>
                          <a:blip r:embed="rId15"/>
                          <a:stretch>
                            <a:fillRect/>
                          </a:stretch>
                        </pic:blipFill>
                        <pic:spPr>
                          <a:xfrm>
                            <a:off x="-3364" y="-3012"/>
                            <a:ext cx="4398264" cy="15240"/>
                          </a:xfrm>
                          <a:prstGeom prst="rect">
                            <a:avLst/>
                          </a:prstGeom>
                        </pic:spPr>
                      </pic:pic>
                    </wpg:wgp>
                  </a:graphicData>
                </a:graphic>
              </wp:inline>
            </w:drawing>
          </mc:Choice>
          <mc:Fallback xmlns:a="http://schemas.openxmlformats.org/drawingml/2006/main">
            <w:pict>
              <v:group id="Group 133722" style="width:346pt;height:0.799988pt;mso-position-horizontal-relative:char;mso-position-vertical-relative:line" coordsize="43942,101">
                <v:shape id="Picture 164374" style="position:absolute;width:43982;height:152;left:-33;top:-30;" filled="f">
                  <v:imagedata r:id="rId16"/>
                </v:shape>
              </v:group>
            </w:pict>
          </mc:Fallback>
        </mc:AlternateContent>
      </w:r>
      <w:r>
        <w:t xml:space="preserve"> </w:t>
      </w:r>
    </w:p>
    <w:p w14:paraId="0F4FC685" w14:textId="77777777" w:rsidR="002A0287" w:rsidRDefault="00000000">
      <w:pPr>
        <w:pStyle w:val="berschrift2"/>
        <w:ind w:left="19"/>
      </w:pPr>
      <w:bookmarkStart w:id="3" w:name="_Toc169940"/>
      <w:r>
        <w:t xml:space="preserve">Die Pizzen </w:t>
      </w:r>
      <w:bookmarkEnd w:id="3"/>
    </w:p>
    <w:p w14:paraId="027F8874" w14:textId="77777777" w:rsidR="002A0287" w:rsidRDefault="00000000">
      <w:pPr>
        <w:spacing w:after="145"/>
        <w:ind w:left="19" w:right="15"/>
      </w:pPr>
      <w:r>
        <w:t xml:space="preserve">Pizzateig mit abgestandenem Bier ansetzen. Das war das Geheimnis. </w:t>
      </w:r>
    </w:p>
    <w:p w14:paraId="71A27D17" w14:textId="77777777" w:rsidR="002A0287" w:rsidRDefault="00000000">
      <w:pPr>
        <w:spacing w:after="153"/>
        <w:ind w:left="19" w:right="15"/>
      </w:pPr>
      <w:r>
        <w:t xml:space="preserve">Tomatensoße in großen Töpfen, die stundenlang ganz langsam vor sich </w:t>
      </w:r>
      <w:proofErr w:type="spellStart"/>
      <w:r>
        <w:t>hinköchelten</w:t>
      </w:r>
      <w:proofErr w:type="spellEnd"/>
      <w:r>
        <w:t xml:space="preserve">. Nicht kochen. Köcheln. Das ist ein Unterschied. </w:t>
      </w:r>
    </w:p>
    <w:p w14:paraId="01A5C8FB" w14:textId="77777777" w:rsidR="002A0287" w:rsidRDefault="00000000">
      <w:pPr>
        <w:spacing w:after="145"/>
        <w:ind w:left="19" w:right="15"/>
      </w:pPr>
      <w:r>
        <w:t xml:space="preserve">Die Pizzen. Zu Hunderten vorbereitet, jeden Tag. Am Abend ausverkauft. </w:t>
      </w:r>
    </w:p>
    <w:p w14:paraId="501C05B2" w14:textId="77777777" w:rsidR="002A0287" w:rsidRDefault="00000000">
      <w:pPr>
        <w:spacing w:after="145"/>
        <w:ind w:left="19" w:right="15"/>
      </w:pPr>
      <w:r>
        <w:t xml:space="preserve">Jeden Abend. </w:t>
      </w:r>
    </w:p>
    <w:p w14:paraId="5E136690" w14:textId="77777777" w:rsidR="002A0287" w:rsidRDefault="00000000">
      <w:pPr>
        <w:ind w:left="19" w:right="15"/>
      </w:pPr>
      <w:r>
        <w:t xml:space="preserve">Jeden Morgen füllten wir alles wieder auf. </w:t>
      </w:r>
    </w:p>
    <w:p w14:paraId="29529302"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3E86CEA2" wp14:editId="54B2000E">
                <wp:extent cx="4394200" cy="10160"/>
                <wp:effectExtent l="0" t="0" r="0" b="0"/>
                <wp:docPr id="133723" name="Group 13372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5" name="Picture 164375"/>
                          <pic:cNvPicPr/>
                        </pic:nvPicPr>
                        <pic:blipFill>
                          <a:blip r:embed="rId17"/>
                          <a:stretch>
                            <a:fillRect/>
                          </a:stretch>
                        </pic:blipFill>
                        <pic:spPr>
                          <a:xfrm>
                            <a:off x="-3364" y="-4155"/>
                            <a:ext cx="4398264" cy="15240"/>
                          </a:xfrm>
                          <a:prstGeom prst="rect">
                            <a:avLst/>
                          </a:prstGeom>
                        </pic:spPr>
                      </pic:pic>
                    </wpg:wgp>
                  </a:graphicData>
                </a:graphic>
              </wp:inline>
            </w:drawing>
          </mc:Choice>
          <mc:Fallback xmlns:a="http://schemas.openxmlformats.org/drawingml/2006/main">
            <w:pict>
              <v:group id="Group 133723" style="width:346pt;height:0.800018pt;mso-position-horizontal-relative:char;mso-position-vertical-relative:line" coordsize="43942,101">
                <v:shape id="Picture 164375" style="position:absolute;width:43982;height:152;left:-33;top:-41;" filled="f">
                  <v:imagedata r:id="rId18"/>
                </v:shape>
              </v:group>
            </w:pict>
          </mc:Fallback>
        </mc:AlternateContent>
      </w:r>
      <w:r>
        <w:t xml:space="preserve"> </w:t>
      </w:r>
    </w:p>
    <w:p w14:paraId="5FDE6E65" w14:textId="77777777" w:rsidR="002A0287" w:rsidRDefault="00000000">
      <w:pPr>
        <w:pStyle w:val="berschrift2"/>
        <w:ind w:left="19"/>
      </w:pPr>
      <w:bookmarkStart w:id="4" w:name="_Toc169941"/>
      <w:r>
        <w:t xml:space="preserve">Die Lasagne </w:t>
      </w:r>
      <w:bookmarkEnd w:id="4"/>
    </w:p>
    <w:p w14:paraId="733DFB25" w14:textId="77777777" w:rsidR="002A0287" w:rsidRDefault="00000000">
      <w:pPr>
        <w:spacing w:after="145"/>
        <w:ind w:left="19" w:right="15"/>
      </w:pPr>
      <w:r>
        <w:t xml:space="preserve">Große Bleche mit Lasagne. Der absolute Renner neben den Pizzen. </w:t>
      </w:r>
    </w:p>
    <w:p w14:paraId="2BD8AE35" w14:textId="77777777" w:rsidR="002A0287" w:rsidRDefault="00000000">
      <w:pPr>
        <w:spacing w:after="148"/>
        <w:ind w:left="19" w:right="15"/>
      </w:pPr>
      <w:r>
        <w:t xml:space="preserve">Die Lasagne schon wieder leer. Vier Eimer mit vorbereiteten Spaghetti – Penne oder Fusilli. Leer. Ist leer. Leer. Jeden Abend. </w:t>
      </w:r>
    </w:p>
    <w:p w14:paraId="329FF328" w14:textId="77777777" w:rsidR="002A0287" w:rsidRDefault="00000000">
      <w:pPr>
        <w:ind w:left="19" w:right="15"/>
      </w:pPr>
      <w:r>
        <w:t xml:space="preserve">Es war </w:t>
      </w:r>
      <w:proofErr w:type="spellStart"/>
      <w:r>
        <w:t>hammer</w:t>
      </w:r>
      <w:proofErr w:type="spellEnd"/>
      <w:r>
        <w:t xml:space="preserve"> geil. </w:t>
      </w:r>
    </w:p>
    <w:p w14:paraId="3D401F72"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4BB905CE" wp14:editId="14209F2F">
                <wp:extent cx="4394200" cy="10160"/>
                <wp:effectExtent l="0" t="0" r="0" b="0"/>
                <wp:docPr id="133724" name="Group 13372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6" name="Picture 164376"/>
                          <pic:cNvPicPr/>
                        </pic:nvPicPr>
                        <pic:blipFill>
                          <a:blip r:embed="rId19"/>
                          <a:stretch>
                            <a:fillRect/>
                          </a:stretch>
                        </pic:blipFill>
                        <pic:spPr>
                          <a:xfrm>
                            <a:off x="-3364" y="-4417"/>
                            <a:ext cx="4398264" cy="15240"/>
                          </a:xfrm>
                          <a:prstGeom prst="rect">
                            <a:avLst/>
                          </a:prstGeom>
                        </pic:spPr>
                      </pic:pic>
                    </wpg:wgp>
                  </a:graphicData>
                </a:graphic>
              </wp:inline>
            </w:drawing>
          </mc:Choice>
          <mc:Fallback xmlns:a="http://schemas.openxmlformats.org/drawingml/2006/main">
            <w:pict>
              <v:group id="Group 133724" style="width:346pt;height:0.799988pt;mso-position-horizontal-relative:char;mso-position-vertical-relative:line" coordsize="43942,101">
                <v:shape id="Picture 164376" style="position:absolute;width:43982;height:152;left:-33;top:-44;" filled="f">
                  <v:imagedata r:id="rId20"/>
                </v:shape>
              </v:group>
            </w:pict>
          </mc:Fallback>
        </mc:AlternateContent>
      </w:r>
      <w:r>
        <w:t xml:space="preserve"> </w:t>
      </w:r>
    </w:p>
    <w:p w14:paraId="6003310D" w14:textId="77777777" w:rsidR="002A0287" w:rsidRDefault="00000000">
      <w:pPr>
        <w:pStyle w:val="berschrift2"/>
        <w:ind w:left="19"/>
      </w:pPr>
      <w:bookmarkStart w:id="5" w:name="_Toc169942"/>
      <w:r>
        <w:t xml:space="preserve">In Bocca </w:t>
      </w:r>
      <w:bookmarkEnd w:id="5"/>
    </w:p>
    <w:p w14:paraId="757DBB5A" w14:textId="77777777" w:rsidR="002A0287" w:rsidRDefault="00000000">
      <w:pPr>
        <w:spacing w:after="145"/>
        <w:ind w:left="19" w:right="15"/>
      </w:pPr>
      <w:r>
        <w:t xml:space="preserve">Mein erstes Mal Salto In </w:t>
      </w:r>
      <w:proofErr w:type="spellStart"/>
      <w:r>
        <w:t>bocca</w:t>
      </w:r>
      <w:proofErr w:type="spellEnd"/>
      <w:r>
        <w:t xml:space="preserve">. Gaumenorgasmus. </w:t>
      </w:r>
    </w:p>
    <w:p w14:paraId="738960A8" w14:textId="77777777" w:rsidR="002A0287" w:rsidRDefault="00000000">
      <w:pPr>
        <w:spacing w:after="148"/>
        <w:ind w:left="19" w:right="15"/>
      </w:pPr>
      <w:r>
        <w:t xml:space="preserve">Da brauchtest du drei Hände. Eine zum Probieren. Eine zum Festhalten. Und eine für den Schritt, damit keiner merkt, dass dir einer abgeht. </w:t>
      </w:r>
    </w:p>
    <w:p w14:paraId="784DFBB2" w14:textId="77777777" w:rsidR="002A0287" w:rsidRDefault="00000000">
      <w:pPr>
        <w:ind w:left="19" w:right="15"/>
      </w:pPr>
      <w:r>
        <w:t xml:space="preserve">So gut war das. </w:t>
      </w:r>
    </w:p>
    <w:p w14:paraId="62BDE6CE" w14:textId="77777777" w:rsidR="002A0287" w:rsidRDefault="00000000">
      <w:pPr>
        <w:spacing w:after="0" w:line="259" w:lineRule="auto"/>
        <w:ind w:left="0" w:right="2086" w:firstLine="0"/>
        <w:jc w:val="center"/>
      </w:pPr>
      <w:r>
        <w:rPr>
          <w:rFonts w:ascii="Calibri" w:eastAsia="Calibri" w:hAnsi="Calibri" w:cs="Calibri"/>
          <w:noProof/>
          <w:sz w:val="22"/>
        </w:rPr>
        <mc:AlternateContent>
          <mc:Choice Requires="wpg">
            <w:drawing>
              <wp:inline distT="0" distB="0" distL="0" distR="0" wp14:anchorId="42877E67" wp14:editId="63091553">
                <wp:extent cx="4394200" cy="10160"/>
                <wp:effectExtent l="0" t="0" r="0" b="0"/>
                <wp:docPr id="133725" name="Group 13372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7" name="Picture 164377"/>
                          <pic:cNvPicPr/>
                        </pic:nvPicPr>
                        <pic:blipFill>
                          <a:blip r:embed="rId21"/>
                          <a:stretch>
                            <a:fillRect/>
                          </a:stretch>
                        </pic:blipFill>
                        <pic:spPr>
                          <a:xfrm>
                            <a:off x="-3364" y="-5693"/>
                            <a:ext cx="4398264" cy="18288"/>
                          </a:xfrm>
                          <a:prstGeom prst="rect">
                            <a:avLst/>
                          </a:prstGeom>
                        </pic:spPr>
                      </pic:pic>
                    </wpg:wgp>
                  </a:graphicData>
                </a:graphic>
              </wp:inline>
            </w:drawing>
          </mc:Choice>
          <mc:Fallback xmlns:a="http://schemas.openxmlformats.org/drawingml/2006/main">
            <w:pict>
              <v:group id="Group 133725" style="width:346pt;height:0.799988pt;mso-position-horizontal-relative:char;mso-position-vertical-relative:line" coordsize="43942,101">
                <v:shape id="Picture 164377" style="position:absolute;width:43982;height:182;left:-33;top:-56;" filled="f">
                  <v:imagedata r:id="rId22"/>
                </v:shape>
              </v:group>
            </w:pict>
          </mc:Fallback>
        </mc:AlternateContent>
      </w:r>
      <w:r>
        <w:t xml:space="preserve"> </w:t>
      </w:r>
    </w:p>
    <w:p w14:paraId="2A4C5284" w14:textId="77777777" w:rsidR="002A0287" w:rsidRDefault="00000000">
      <w:pPr>
        <w:pStyle w:val="berschrift2"/>
        <w:ind w:left="19"/>
      </w:pPr>
      <w:bookmarkStart w:id="6" w:name="_Toc169943"/>
      <w:r>
        <w:t xml:space="preserve">AOK </w:t>
      </w:r>
      <w:bookmarkEnd w:id="6"/>
    </w:p>
    <w:p w14:paraId="4D065816" w14:textId="77777777" w:rsidR="002A0287" w:rsidRDefault="00000000">
      <w:pPr>
        <w:spacing w:after="150"/>
        <w:ind w:left="19" w:right="15"/>
      </w:pPr>
      <w:r>
        <w:t xml:space="preserve">Der CSK war Teil des Bermudadreiecks. </w:t>
      </w:r>
    </w:p>
    <w:p w14:paraId="076E1E6F" w14:textId="77777777" w:rsidR="002A0287" w:rsidRDefault="00000000">
      <w:pPr>
        <w:spacing w:after="145"/>
        <w:ind w:left="19" w:right="15"/>
      </w:pPr>
      <w:r>
        <w:lastRenderedPageBreak/>
        <w:t xml:space="preserve">Adler – Ochse – </w:t>
      </w:r>
      <w:proofErr w:type="spellStart"/>
      <w:r>
        <w:t>Corstiftkeller</w:t>
      </w:r>
      <w:proofErr w:type="spellEnd"/>
      <w:r>
        <w:t xml:space="preserve">. AOK. </w:t>
      </w:r>
    </w:p>
    <w:p w14:paraId="26924505" w14:textId="77777777" w:rsidR="002A0287" w:rsidRDefault="00000000">
      <w:pPr>
        <w:spacing w:after="148"/>
        <w:ind w:left="19" w:right="15"/>
      </w:pPr>
      <w:r>
        <w:t xml:space="preserve">Die Kollegen der anderen Küchen schauten vorbei. Mussten sie ja. Ich war im CSK. Da traf man sich. </w:t>
      </w:r>
    </w:p>
    <w:p w14:paraId="546E893D" w14:textId="77777777" w:rsidR="002A0287" w:rsidRDefault="00000000">
      <w:pPr>
        <w:spacing w:after="148"/>
        <w:ind w:left="19" w:right="15"/>
      </w:pPr>
      <w:r>
        <w:t xml:space="preserve">Sie gingen in die Küche und tranken einen Schluck Bier mit dem Kollegen, der noch aufräumen musste. Manchmal half mir einer, damit ich schneller zum Knobeln kam. </w:t>
      </w:r>
    </w:p>
    <w:p w14:paraId="2F93BA62" w14:textId="77777777" w:rsidR="002A0287" w:rsidRDefault="00000000">
      <w:pPr>
        <w:spacing w:after="145"/>
        <w:ind w:left="19" w:right="15"/>
      </w:pPr>
      <w:r>
        <w:t xml:space="preserve">Ja, das war so. </w:t>
      </w:r>
    </w:p>
    <w:p w14:paraId="5162178B" w14:textId="77777777" w:rsidR="002A0287" w:rsidRDefault="00000000">
      <w:pPr>
        <w:ind w:left="19" w:right="15"/>
      </w:pPr>
      <w:r>
        <w:t xml:space="preserve">Und es war gut. </w:t>
      </w:r>
    </w:p>
    <w:p w14:paraId="3B2E1673"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6E83FE2C" wp14:editId="58BAC2D6">
                <wp:extent cx="4394200" cy="10160"/>
                <wp:effectExtent l="0" t="0" r="0" b="0"/>
                <wp:docPr id="133655" name="Group 13365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8" name="Picture 164378"/>
                          <pic:cNvPicPr/>
                        </pic:nvPicPr>
                        <pic:blipFill>
                          <a:blip r:embed="rId23"/>
                          <a:stretch>
                            <a:fillRect/>
                          </a:stretch>
                        </pic:blipFill>
                        <pic:spPr>
                          <a:xfrm>
                            <a:off x="-3364" y="-2859"/>
                            <a:ext cx="4398264" cy="15240"/>
                          </a:xfrm>
                          <a:prstGeom prst="rect">
                            <a:avLst/>
                          </a:prstGeom>
                        </pic:spPr>
                      </pic:pic>
                    </wpg:wgp>
                  </a:graphicData>
                </a:graphic>
              </wp:inline>
            </w:drawing>
          </mc:Choice>
          <mc:Fallback xmlns:a="http://schemas.openxmlformats.org/drawingml/2006/main">
            <w:pict>
              <v:group id="Group 133655" style="width:346pt;height:0.799988pt;mso-position-horizontal-relative:char;mso-position-vertical-relative:line" coordsize="43942,101">
                <v:shape id="Picture 164378" style="position:absolute;width:43982;height:152;left:-33;top:-28;" filled="f">
                  <v:imagedata r:id="rId24"/>
                </v:shape>
              </v:group>
            </w:pict>
          </mc:Fallback>
        </mc:AlternateContent>
      </w:r>
      <w:r>
        <w:t xml:space="preserve"> </w:t>
      </w:r>
    </w:p>
    <w:p w14:paraId="72200347" w14:textId="77777777" w:rsidR="002A0287" w:rsidRDefault="00000000">
      <w:pPr>
        <w:spacing w:after="145"/>
        <w:ind w:left="19" w:right="15"/>
      </w:pPr>
      <w:r>
        <w:t xml:space="preserve">[Ende Intermezzo: Der </w:t>
      </w:r>
      <w:proofErr w:type="spellStart"/>
      <w:r>
        <w:t>Corstiftkeller</w:t>
      </w:r>
      <w:proofErr w:type="spellEnd"/>
      <w:r>
        <w:t xml:space="preserve">] </w:t>
      </w:r>
    </w:p>
    <w:p w14:paraId="512AC243" w14:textId="77777777" w:rsidR="002A0287" w:rsidRDefault="00000000">
      <w:pPr>
        <w:spacing w:after="153"/>
        <w:ind w:left="19" w:right="15"/>
      </w:pPr>
      <w:r>
        <w:t xml:space="preserve">Status: FERTIG </w:t>
      </w:r>
    </w:p>
    <w:p w14:paraId="706B6DC3"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645EC17B" w14:textId="77777777" w:rsidR="002A0287" w:rsidRDefault="00000000">
      <w:pPr>
        <w:spacing w:line="265" w:lineRule="auto"/>
        <w:ind w:left="11" w:right="28"/>
        <w:jc w:val="center"/>
      </w:pPr>
      <w:r>
        <w:lastRenderedPageBreak/>
        <w:t xml:space="preserve">KAPITEL </w:t>
      </w:r>
    </w:p>
    <w:p w14:paraId="22317E40" w14:textId="77777777" w:rsidR="002A0287" w:rsidRDefault="00000000">
      <w:pPr>
        <w:spacing w:after="412" w:line="452" w:lineRule="auto"/>
        <w:ind w:left="3584" w:right="3601"/>
        <w:jc w:val="center"/>
      </w:pPr>
      <w:r>
        <w:t xml:space="preserve">Konstanz Höhen und Tiefen </w:t>
      </w:r>
    </w:p>
    <w:p w14:paraId="5FC52CAC" w14:textId="77777777" w:rsidR="002A0287" w:rsidRDefault="00000000">
      <w:pPr>
        <w:ind w:left="19" w:right="15"/>
      </w:pPr>
      <w:r>
        <w:t xml:space="preserve">Mein Bein war wieder verheilt. </w:t>
      </w:r>
    </w:p>
    <w:p w14:paraId="2A4FB101" w14:textId="77777777" w:rsidR="002A0287" w:rsidRDefault="00000000">
      <w:pPr>
        <w:ind w:left="19" w:right="15"/>
      </w:pPr>
      <w:r>
        <w:t xml:space="preserve">Ich arbeitete in einem Restaurant, das viele Kochmützen hatte. Noch keinen Stern, aber 19 Mützen oder sowas. Ganz knapp vor dem Stern. </w:t>
      </w:r>
    </w:p>
    <w:p w14:paraId="4E464A21" w14:textId="77777777" w:rsidR="002A0287" w:rsidRDefault="00000000">
      <w:pPr>
        <w:spacing w:after="409"/>
        <w:ind w:left="19" w:right="15"/>
      </w:pPr>
      <w:r>
        <w:t xml:space="preserve">Ich war dabei. </w:t>
      </w:r>
    </w:p>
    <w:p w14:paraId="7996BADD" w14:textId="77777777" w:rsidR="002A0287" w:rsidRDefault="00000000">
      <w:pPr>
        <w:ind w:left="19" w:right="15"/>
      </w:pPr>
      <w:r>
        <w:t xml:space="preserve">Nicht weit hatte Stefan und Ralf zusammen mit Volker, Freunde aus Kindertagen und der Lehrzeit, ihren ersten Stern gekocht, oder ein neues Restaurant eröffnet. </w:t>
      </w:r>
    </w:p>
    <w:p w14:paraId="268B9930" w14:textId="77777777" w:rsidR="002A0287" w:rsidRDefault="00000000">
      <w:pPr>
        <w:spacing w:after="407"/>
        <w:ind w:left="19" w:right="15"/>
      </w:pPr>
      <w:r>
        <w:t xml:space="preserve">Ich besuchte die Jungs an meinen freien Tagen. Trank, lachte und unternahm Dinge mit ihnen. Nicht sehr oft, aber hin und wieder. </w:t>
      </w:r>
    </w:p>
    <w:p w14:paraId="5480854D" w14:textId="77777777" w:rsidR="002A0287" w:rsidRDefault="00000000">
      <w:pPr>
        <w:ind w:left="19" w:right="15"/>
      </w:pPr>
      <w:r>
        <w:t xml:space="preserve">Ich war dabei, als er in der Garage das erste Mal von </w:t>
      </w:r>
      <w:proofErr w:type="spellStart"/>
      <w:r>
        <w:t>Red</w:t>
      </w:r>
      <w:proofErr w:type="spellEnd"/>
      <w:r>
        <w:t xml:space="preserve">-Bull-Parfait sprach. Er erzählte vom </w:t>
      </w:r>
      <w:proofErr w:type="gramStart"/>
      <w:r>
        <w:t>Lachs</w:t>
      </w:r>
      <w:proofErr w:type="gramEnd"/>
      <w:r>
        <w:t xml:space="preserve"> den sie durch die Spulmaschine gejagt hatten und der </w:t>
      </w:r>
      <w:proofErr w:type="spellStart"/>
      <w:r>
        <w:t>Pefekt</w:t>
      </w:r>
      <w:proofErr w:type="spellEnd"/>
      <w:r>
        <w:t xml:space="preserve"> auf der anderen Seite wieder </w:t>
      </w:r>
      <w:proofErr w:type="gramStart"/>
      <w:r>
        <w:t>raus kam</w:t>
      </w:r>
      <w:proofErr w:type="gramEnd"/>
      <w:r>
        <w:t xml:space="preserve">. </w:t>
      </w:r>
    </w:p>
    <w:p w14:paraId="6186C405" w14:textId="77777777" w:rsidR="002A0287" w:rsidRDefault="00000000">
      <w:pPr>
        <w:ind w:left="19" w:right="15"/>
      </w:pPr>
      <w:r>
        <w:t xml:space="preserve">Ich kannte so Zeug wie </w:t>
      </w:r>
      <w:proofErr w:type="spellStart"/>
      <w:r>
        <w:t>Red</w:t>
      </w:r>
      <w:proofErr w:type="spellEnd"/>
      <w:r>
        <w:t xml:space="preserve"> Bull </w:t>
      </w:r>
      <w:proofErr w:type="spellStart"/>
      <w:proofErr w:type="gramStart"/>
      <w:r>
        <w:t>nicht.Lachs</w:t>
      </w:r>
      <w:proofErr w:type="spellEnd"/>
      <w:proofErr w:type="gramEnd"/>
      <w:r>
        <w:t xml:space="preserve"> in der Spülmaschine auch nicht. </w:t>
      </w:r>
    </w:p>
    <w:p w14:paraId="0A1AE6FC" w14:textId="77777777" w:rsidR="002A0287" w:rsidRDefault="00000000">
      <w:pPr>
        <w:ind w:left="19" w:right="15"/>
      </w:pPr>
      <w:r>
        <w:t xml:space="preserve">Erst </w:t>
      </w:r>
      <w:proofErr w:type="spellStart"/>
      <w:r>
        <w:t>aaßen</w:t>
      </w:r>
      <w:proofErr w:type="spellEnd"/>
      <w:r>
        <w:t xml:space="preserve"> wir Lachs aus der Spülmaschine und dann. </w:t>
      </w:r>
    </w:p>
    <w:p w14:paraId="451C0BFE" w14:textId="77777777" w:rsidR="002A0287" w:rsidRDefault="00000000">
      <w:pPr>
        <w:spacing w:after="407"/>
        <w:ind w:left="19" w:right="15"/>
      </w:pPr>
      <w:r>
        <w:t xml:space="preserve">Drei Mann und ich stiegen in ein Auto und fuhren in die Schweiz zum </w:t>
      </w:r>
      <w:proofErr w:type="spellStart"/>
      <w:r>
        <w:t>Red</w:t>
      </w:r>
      <w:proofErr w:type="spellEnd"/>
      <w:r>
        <w:t xml:space="preserve"> Bull kaufen. Das Zeug war in Deutschland noch verboten. </w:t>
      </w:r>
    </w:p>
    <w:p w14:paraId="6004DCD3" w14:textId="77777777" w:rsidR="002A0287" w:rsidRDefault="00000000">
      <w:pPr>
        <w:ind w:left="19" w:right="15"/>
      </w:pPr>
      <w:r>
        <w:t xml:space="preserve">Auf dem Weg aßen wir die besten Burger der Welt aus einem umgebauten Wohnwagen. </w:t>
      </w:r>
    </w:p>
    <w:p w14:paraId="3598646B" w14:textId="77777777" w:rsidR="002A0287" w:rsidRDefault="00000000">
      <w:pPr>
        <w:ind w:left="19" w:right="15"/>
      </w:pPr>
      <w:r>
        <w:t xml:space="preserve">Der Burger war eine Offenbarung. </w:t>
      </w:r>
    </w:p>
    <w:p w14:paraId="32512793" w14:textId="77777777" w:rsidR="002A0287" w:rsidRDefault="00000000">
      <w:pPr>
        <w:spacing w:after="407"/>
        <w:ind w:left="19" w:right="15"/>
      </w:pPr>
      <w:r>
        <w:t xml:space="preserve">Irgendwann später sah ich die Szene in How I Met </w:t>
      </w:r>
      <w:proofErr w:type="spellStart"/>
      <w:r>
        <w:t>Your</w:t>
      </w:r>
      <w:proofErr w:type="spellEnd"/>
      <w:r>
        <w:t xml:space="preserve"> Mother, als die Freunde über den besten Burger der Welt reden. Genau dieser Burger. Den habe ich in der Schweiz auf dem Weg zum </w:t>
      </w:r>
      <w:proofErr w:type="spellStart"/>
      <w:r>
        <w:t>Red</w:t>
      </w:r>
      <w:proofErr w:type="spellEnd"/>
      <w:r>
        <w:t xml:space="preserve">-Bull-Schmuggeln mit einem Sternekoch gegessen. </w:t>
      </w:r>
    </w:p>
    <w:p w14:paraId="6E680FE9" w14:textId="77777777" w:rsidR="002A0287" w:rsidRDefault="00000000">
      <w:pPr>
        <w:ind w:left="19" w:right="15"/>
      </w:pPr>
      <w:r>
        <w:t xml:space="preserve">Ich war also dort, wo ich immer sein wollte. </w:t>
      </w:r>
    </w:p>
    <w:p w14:paraId="293751DC" w14:textId="77777777" w:rsidR="002A0287" w:rsidRDefault="00000000">
      <w:pPr>
        <w:spacing w:after="407"/>
        <w:ind w:left="19" w:right="15"/>
      </w:pPr>
      <w:r>
        <w:t xml:space="preserve">Das Bein verheilt. Die besten Köche Deutschlands um mich herum. Und ich war wunschlos glücklich. </w:t>
      </w:r>
    </w:p>
    <w:p w14:paraId="4A4C3445" w14:textId="77777777" w:rsidR="002A0287" w:rsidRDefault="00000000">
      <w:pPr>
        <w:spacing w:after="412" w:line="265" w:lineRule="auto"/>
        <w:ind w:left="11" w:right="29"/>
        <w:jc w:val="center"/>
      </w:pPr>
      <w:r>
        <w:t xml:space="preserve">— </w:t>
      </w:r>
    </w:p>
    <w:p w14:paraId="687E229D" w14:textId="77777777" w:rsidR="002A0287" w:rsidRDefault="00000000">
      <w:pPr>
        <w:ind w:left="19" w:right="15"/>
      </w:pPr>
      <w:r>
        <w:lastRenderedPageBreak/>
        <w:t xml:space="preserve">Einmal, nach so einem Tag mit den Jungs, ging ich mit einem anderen Kollegen in Konstanz noch einen trinken. Und mehr. </w:t>
      </w:r>
    </w:p>
    <w:p w14:paraId="4A02E249" w14:textId="77777777" w:rsidR="002A0287" w:rsidRDefault="00000000">
      <w:pPr>
        <w:ind w:left="19" w:right="15"/>
      </w:pPr>
      <w:r>
        <w:t xml:space="preserve">Ich weiß, dass wir nachts, nackt tanzend durch den Regen in Konstanz liefen und Lieder aus Soundtracks sangen. </w:t>
      </w:r>
    </w:p>
    <w:p w14:paraId="6BAFF105" w14:textId="77777777" w:rsidR="002A0287" w:rsidRDefault="00000000">
      <w:pPr>
        <w:spacing w:after="409"/>
        <w:ind w:left="19" w:right="15"/>
      </w:pPr>
      <w:r>
        <w:t xml:space="preserve">Ich war am nächsten Tag krank. </w:t>
      </w:r>
    </w:p>
    <w:p w14:paraId="57BE393D" w14:textId="77777777" w:rsidR="002A0287" w:rsidRDefault="00000000">
      <w:pPr>
        <w:spacing w:after="407"/>
        <w:ind w:left="19" w:right="15"/>
      </w:pPr>
      <w:r>
        <w:t xml:space="preserve">Aber solche Tage gab es auch. Nicht so oft, wie ich sie gebraucht hätte. Aber es gab sie oft genug, um weitermachen zu können. </w:t>
      </w:r>
    </w:p>
    <w:p w14:paraId="37A6ACB5" w14:textId="77777777" w:rsidR="002A0287" w:rsidRDefault="00000000">
      <w:pPr>
        <w:spacing w:after="412" w:line="265" w:lineRule="auto"/>
        <w:ind w:left="11" w:right="29"/>
        <w:jc w:val="center"/>
      </w:pPr>
      <w:r>
        <w:t xml:space="preserve">— </w:t>
      </w:r>
    </w:p>
    <w:p w14:paraId="103C638A" w14:textId="77777777" w:rsidR="002A0287" w:rsidRDefault="00000000">
      <w:pPr>
        <w:spacing w:after="409"/>
        <w:ind w:left="19" w:right="15"/>
      </w:pPr>
      <w:r>
        <w:t xml:space="preserve">Und dann gab es die Tage, die genau das nicht waren. </w:t>
      </w:r>
    </w:p>
    <w:p w14:paraId="77C3590E" w14:textId="77777777" w:rsidR="002A0287" w:rsidRDefault="00000000">
      <w:pPr>
        <w:ind w:left="19" w:right="15"/>
      </w:pPr>
      <w:r>
        <w:t xml:space="preserve">Wenn du zum ersten Mal siehst, wie und wo die Spüler aus den großen Hotels wohnen. </w:t>
      </w:r>
    </w:p>
    <w:p w14:paraId="1C3C6992" w14:textId="77777777" w:rsidR="002A0287" w:rsidRDefault="00000000">
      <w:pPr>
        <w:ind w:left="19" w:right="15"/>
      </w:pPr>
      <w:r>
        <w:t xml:space="preserve">Ich musste dort kurzfristig ein Personalzimmer beziehen. </w:t>
      </w:r>
    </w:p>
    <w:p w14:paraId="54AAC6B4" w14:textId="77777777" w:rsidR="002A0287" w:rsidRDefault="00000000">
      <w:pPr>
        <w:spacing w:after="409"/>
        <w:ind w:left="19" w:right="15"/>
      </w:pPr>
      <w:r>
        <w:t xml:space="preserve">Es ist schwer zu beschreiben. </w:t>
      </w:r>
    </w:p>
    <w:p w14:paraId="3695B7DD" w14:textId="77777777" w:rsidR="002A0287" w:rsidRDefault="00000000">
      <w:pPr>
        <w:spacing w:after="407"/>
        <w:ind w:left="19" w:right="15"/>
      </w:pPr>
      <w:r>
        <w:t xml:space="preserve">Es waren hauptsächlich Afrikaner. Nicht lange in Deutschland. Alles nette Jungs. Wir verstanden uns mit ein wenig Englisch und Händen und Füßen. </w:t>
      </w:r>
    </w:p>
    <w:p w14:paraId="28BB7646" w14:textId="77777777" w:rsidR="002A0287" w:rsidRDefault="00000000">
      <w:pPr>
        <w:ind w:left="19" w:right="15"/>
      </w:pPr>
      <w:r>
        <w:t xml:space="preserve">Einmal haben sie mich zum Essen eingeladen. </w:t>
      </w:r>
    </w:p>
    <w:p w14:paraId="3AB51EDE" w14:textId="77777777" w:rsidR="002A0287" w:rsidRDefault="00000000">
      <w:pPr>
        <w:ind w:left="19" w:right="15"/>
      </w:pPr>
      <w:r>
        <w:t xml:space="preserve">Es gab Reis. Der wurde auf einem Campinggaskocher in einer rostigen Keksdose gekocht. </w:t>
      </w:r>
      <w:proofErr w:type="gramStart"/>
      <w:r>
        <w:t>Oben drauf</w:t>
      </w:r>
      <w:proofErr w:type="gramEnd"/>
      <w:r>
        <w:t xml:space="preserve"> lag Leber. Geflügelleber. Und eine schleimige </w:t>
      </w:r>
      <w:proofErr w:type="spellStart"/>
      <w:r>
        <w:t>Okrasoße</w:t>
      </w:r>
      <w:proofErr w:type="spellEnd"/>
      <w:r>
        <w:t xml:space="preserve"> vollendete das Mahl. </w:t>
      </w:r>
    </w:p>
    <w:p w14:paraId="516DF068" w14:textId="77777777" w:rsidR="002A0287" w:rsidRDefault="00000000">
      <w:pPr>
        <w:ind w:left="19" w:right="15"/>
      </w:pPr>
      <w:r>
        <w:t xml:space="preserve">Ich aß und es schmeckte, wie es aussah. </w:t>
      </w:r>
    </w:p>
    <w:p w14:paraId="01ACA3BF" w14:textId="77777777" w:rsidR="002A0287" w:rsidRDefault="00000000">
      <w:pPr>
        <w:spacing w:after="409"/>
        <w:ind w:left="19" w:right="15"/>
      </w:pPr>
      <w:r>
        <w:t xml:space="preserve">Ich kaute. Würgte. Versuchte, mir nichts anmerken zu lassen. </w:t>
      </w:r>
    </w:p>
    <w:p w14:paraId="57128152" w14:textId="77777777" w:rsidR="002A0287" w:rsidRDefault="00000000">
      <w:pPr>
        <w:ind w:left="19" w:right="15"/>
      </w:pPr>
      <w:r>
        <w:t xml:space="preserve">Irgendwann bat ich, auf Toilette gehen zu dürfen. </w:t>
      </w:r>
    </w:p>
    <w:p w14:paraId="7BF803B3" w14:textId="77777777" w:rsidR="002A0287" w:rsidRDefault="00000000">
      <w:pPr>
        <w:ind w:left="19" w:right="15"/>
      </w:pPr>
      <w:r>
        <w:t xml:space="preserve">Ich betrat den Raum. </w:t>
      </w:r>
    </w:p>
    <w:p w14:paraId="74B2E3DC" w14:textId="77777777" w:rsidR="002A0287" w:rsidRDefault="00000000">
      <w:pPr>
        <w:spacing w:after="409"/>
        <w:ind w:left="19" w:right="15"/>
      </w:pPr>
      <w:r>
        <w:t xml:space="preserve">Es war unbeschreiblich. </w:t>
      </w:r>
    </w:p>
    <w:p w14:paraId="0DDC561A" w14:textId="77777777" w:rsidR="002A0287" w:rsidRDefault="00000000">
      <w:pPr>
        <w:ind w:left="19" w:right="15"/>
      </w:pPr>
      <w:r>
        <w:t xml:space="preserve">Man sah das widerlichste, versiffteste, </w:t>
      </w:r>
      <w:proofErr w:type="spellStart"/>
      <w:r>
        <w:t>verkrustetste</w:t>
      </w:r>
      <w:proofErr w:type="spellEnd"/>
      <w:r>
        <w:t xml:space="preserve">, ekelhafteste Scheißhaus, das ich je gesehen habe. </w:t>
      </w:r>
    </w:p>
    <w:p w14:paraId="58DFDB91" w14:textId="77777777" w:rsidR="002A0287" w:rsidRDefault="00000000">
      <w:pPr>
        <w:ind w:left="19" w:right="15"/>
      </w:pPr>
      <w:r>
        <w:t xml:space="preserve">Stell dir eine versiffte Toilette vor. Multiplizier das mit den Toiletten vom Frankfurter Bahnhofsklo der 80er Jahre. Und lass einen Bus voll tschechischer Handwerker nach Szegediner Gulasch und Apfelwein... </w:t>
      </w:r>
    </w:p>
    <w:p w14:paraId="1EF72564" w14:textId="77777777" w:rsidR="002A0287" w:rsidRDefault="00000000">
      <w:pPr>
        <w:spacing w:after="409"/>
        <w:ind w:left="19" w:right="15"/>
      </w:pPr>
      <w:r>
        <w:lastRenderedPageBreak/>
        <w:t xml:space="preserve">So ungefähr. </w:t>
      </w:r>
    </w:p>
    <w:p w14:paraId="0A622D65" w14:textId="77777777" w:rsidR="002A0287" w:rsidRDefault="00000000">
      <w:pPr>
        <w:spacing w:after="409"/>
        <w:ind w:left="19" w:right="15"/>
      </w:pPr>
      <w:r>
        <w:t xml:space="preserve">Man sah, wo die Tapete abgerissen wurde, um sie als Papier zu nutzen. </w:t>
      </w:r>
    </w:p>
    <w:p w14:paraId="73743AC7" w14:textId="77777777" w:rsidR="002A0287" w:rsidRDefault="00000000">
      <w:pPr>
        <w:spacing w:after="414"/>
        <w:ind w:left="19" w:right="15"/>
      </w:pPr>
      <w:r>
        <w:t xml:space="preserve">Es war traurig, wenn ich so daran zurückdenke. </w:t>
      </w:r>
    </w:p>
    <w:p w14:paraId="4CFFE23F" w14:textId="77777777" w:rsidR="002A0287" w:rsidRDefault="00000000">
      <w:pPr>
        <w:ind w:left="19" w:right="15"/>
      </w:pPr>
      <w:r>
        <w:t xml:space="preserve">Ich konnte damals nicht zu Ende essen oder mich erleichtern. </w:t>
      </w:r>
    </w:p>
    <w:p w14:paraId="0F9771C4" w14:textId="77777777" w:rsidR="002A0287" w:rsidRDefault="00000000">
      <w:pPr>
        <w:ind w:left="19" w:right="15"/>
      </w:pPr>
      <w:r>
        <w:t xml:space="preserve">Ich schlich mich raus – was sehr unfreundlich war. </w:t>
      </w:r>
    </w:p>
    <w:p w14:paraId="3FF42EBD" w14:textId="77777777" w:rsidR="002A0287" w:rsidRDefault="00000000">
      <w:pPr>
        <w:spacing w:after="414"/>
        <w:ind w:left="19" w:right="15"/>
      </w:pPr>
      <w:r>
        <w:t xml:space="preserve">Und ich ging und lief lange am See entlang und dachte nach. </w:t>
      </w:r>
    </w:p>
    <w:p w14:paraId="15B1EDE4" w14:textId="77777777" w:rsidR="002A0287" w:rsidRDefault="00000000">
      <w:pPr>
        <w:spacing w:after="412" w:line="265" w:lineRule="auto"/>
        <w:ind w:left="11" w:right="29"/>
        <w:jc w:val="center"/>
      </w:pPr>
      <w:r>
        <w:t xml:space="preserve">— </w:t>
      </w:r>
    </w:p>
    <w:p w14:paraId="66000683" w14:textId="77777777" w:rsidR="002A0287" w:rsidRDefault="00000000">
      <w:pPr>
        <w:ind w:left="19" w:right="15"/>
      </w:pPr>
      <w:r>
        <w:t xml:space="preserve">Ich blieb </w:t>
      </w:r>
      <w:proofErr w:type="gramStart"/>
      <w:r>
        <w:t>natürlich nicht</w:t>
      </w:r>
      <w:proofErr w:type="gramEnd"/>
      <w:r>
        <w:t xml:space="preserve"> mehr lange in dem Hotel. </w:t>
      </w:r>
    </w:p>
    <w:p w14:paraId="2A06C2C2" w14:textId="77777777" w:rsidR="002A0287" w:rsidRDefault="00000000">
      <w:pPr>
        <w:spacing w:after="409"/>
        <w:ind w:left="19" w:right="15"/>
      </w:pPr>
      <w:r>
        <w:t xml:space="preserve">Ich wohnte zwar in der unteren Etage mit den sauberen Toiletten. </w:t>
      </w:r>
    </w:p>
    <w:p w14:paraId="606A46EB" w14:textId="77777777" w:rsidR="002A0287" w:rsidRDefault="00000000">
      <w:pPr>
        <w:spacing w:after="409"/>
        <w:ind w:left="19" w:right="15"/>
      </w:pPr>
      <w:r>
        <w:t xml:space="preserve">Ich fuhr am nächsten Tag nach Hause. </w:t>
      </w:r>
    </w:p>
    <w:p w14:paraId="682F9948" w14:textId="77777777" w:rsidR="002A0287" w:rsidRDefault="00000000">
      <w:pPr>
        <w:ind w:left="19" w:right="15"/>
      </w:pPr>
      <w:r>
        <w:t xml:space="preserve">Für solche Menschen wollte ich nicht arbeiten. </w:t>
      </w:r>
    </w:p>
    <w:p w14:paraId="05185F4A" w14:textId="77777777" w:rsidR="002A0287" w:rsidRDefault="00000000">
      <w:pPr>
        <w:spacing w:after="407"/>
        <w:ind w:left="19" w:right="15"/>
      </w:pPr>
      <w:r>
        <w:t xml:space="preserve">Ich meine jetzt nicht die Afrikaner. Oder Ralf und Stefan. Oder das Fast-Sternelokal – das es leider nie geschafft hat, da die Eigentümer irgendwann über Nacht verschwunden waren. </w:t>
      </w:r>
    </w:p>
    <w:p w14:paraId="130C3E3A" w14:textId="77777777" w:rsidR="002A0287" w:rsidRDefault="00000000">
      <w:pPr>
        <w:ind w:left="19" w:right="15"/>
      </w:pPr>
      <w:r>
        <w:t xml:space="preserve">Das Hotel meine ich. Das Große. </w:t>
      </w:r>
    </w:p>
    <w:p w14:paraId="57BBEE37" w14:textId="77777777" w:rsidR="002A0287" w:rsidRDefault="00000000">
      <w:pPr>
        <w:spacing w:after="611"/>
        <w:ind w:left="19" w:right="15"/>
      </w:pPr>
      <w:proofErr w:type="gramStart"/>
      <w:r>
        <w:t>Hab</w:t>
      </w:r>
      <w:proofErr w:type="gramEnd"/>
      <w:r>
        <w:t xml:space="preserve"> leider den Namen vergessen. </w:t>
      </w:r>
    </w:p>
    <w:p w14:paraId="5FAEA831" w14:textId="77777777" w:rsidR="002A0287" w:rsidRDefault="00000000">
      <w:pPr>
        <w:spacing w:line="265" w:lineRule="auto"/>
        <w:ind w:left="11" w:right="29"/>
        <w:jc w:val="center"/>
      </w:pPr>
      <w:r>
        <w:t xml:space="preserve">[Ende Kapitel: Konstanz] </w:t>
      </w:r>
    </w:p>
    <w:p w14:paraId="4A775570" w14:textId="77777777" w:rsidR="002A0287" w:rsidRDefault="00000000">
      <w:pPr>
        <w:spacing w:after="184" w:line="259" w:lineRule="auto"/>
        <w:jc w:val="center"/>
      </w:pPr>
      <w:r>
        <w:rPr>
          <w:color w:val="666666"/>
        </w:rPr>
        <w:t>Status: ERSTER ENTWURF</w:t>
      </w:r>
      <w:r>
        <w:t xml:space="preserve"> </w:t>
      </w:r>
    </w:p>
    <w:p w14:paraId="5F158A45" w14:textId="77777777" w:rsidR="002A0287" w:rsidRDefault="00000000">
      <w:pPr>
        <w:spacing w:after="0" w:line="259" w:lineRule="auto"/>
        <w:ind w:left="24"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58665813" w14:textId="77777777" w:rsidR="002A0287" w:rsidRDefault="00000000">
      <w:pPr>
        <w:spacing w:after="298" w:line="259" w:lineRule="auto"/>
        <w:ind w:left="24" w:right="0" w:firstLine="0"/>
      </w:pPr>
      <w:r>
        <w:lastRenderedPageBreak/>
        <w:t xml:space="preserve"> </w:t>
      </w:r>
    </w:p>
    <w:p w14:paraId="694DB707" w14:textId="77777777" w:rsidR="002A0287" w:rsidRDefault="00000000">
      <w:pPr>
        <w:spacing w:after="246"/>
        <w:ind w:left="19" w:right="15"/>
      </w:pPr>
      <w:r>
        <w:t xml:space="preserve">TEIL IV: DIE MASCHINE </w:t>
      </w:r>
    </w:p>
    <w:p w14:paraId="6573777C" w14:textId="77777777" w:rsidR="002A0287" w:rsidRDefault="00000000">
      <w:pPr>
        <w:spacing w:after="246"/>
        <w:ind w:left="19" w:right="15"/>
      </w:pPr>
      <w:r>
        <w:t xml:space="preserve">Wie ich lernte, in Systemen zu denken (1994-1998) </w:t>
      </w:r>
    </w:p>
    <w:p w14:paraId="19BBB820" w14:textId="77777777" w:rsidR="002A0287" w:rsidRDefault="00000000">
      <w:pPr>
        <w:spacing w:after="215" w:line="265" w:lineRule="auto"/>
        <w:ind w:left="11" w:right="28"/>
        <w:jc w:val="center"/>
      </w:pPr>
      <w:r>
        <w:t xml:space="preserve">KAPITEL 2 </w:t>
      </w:r>
    </w:p>
    <w:p w14:paraId="51936290" w14:textId="77777777" w:rsidR="002A0287" w:rsidRDefault="00000000">
      <w:pPr>
        <w:spacing w:line="265" w:lineRule="auto"/>
        <w:ind w:left="11" w:right="29"/>
        <w:jc w:val="center"/>
      </w:pPr>
      <w:r>
        <w:t xml:space="preserve">Die Maschine lernt laufen </w:t>
      </w:r>
    </w:p>
    <w:p w14:paraId="1E391E55" w14:textId="77777777" w:rsidR="002A0287" w:rsidRDefault="00000000">
      <w:pPr>
        <w:spacing w:after="614" w:line="265" w:lineRule="auto"/>
        <w:ind w:left="11" w:right="29"/>
        <w:jc w:val="center"/>
      </w:pPr>
      <w:r>
        <w:t xml:space="preserve">Eine Kaserne bei München, 1994–1998 </w:t>
      </w:r>
    </w:p>
    <w:p w14:paraId="104D6B90" w14:textId="77777777" w:rsidR="002A0287" w:rsidRDefault="00000000">
      <w:pPr>
        <w:ind w:left="19" w:right="15"/>
      </w:pPr>
      <w:r>
        <w:t xml:space="preserve">Die Verweigerung </w:t>
      </w:r>
    </w:p>
    <w:p w14:paraId="05242E23" w14:textId="77777777" w:rsidR="002A0287" w:rsidRDefault="00000000">
      <w:pPr>
        <w:ind w:left="19" w:right="15"/>
      </w:pPr>
      <w:r>
        <w:t xml:space="preserve">Ich hatte eine 20-seitige Kriegsdienstverweigerung geschrieben. </w:t>
      </w:r>
    </w:p>
    <w:p w14:paraId="580A9861" w14:textId="77777777" w:rsidR="002A0287" w:rsidRDefault="00000000">
      <w:pPr>
        <w:ind w:left="19" w:right="15"/>
      </w:pPr>
      <w:r>
        <w:t xml:space="preserve">Jedes Argument. Jede Quelle. Perfekt formuliert. Zwanzig Seiten gegen das System, gegen den Staat, gegen alles, wofür ich nicht stehen wollte. </w:t>
      </w:r>
    </w:p>
    <w:p w14:paraId="2984ACC3" w14:textId="77777777" w:rsidR="002A0287" w:rsidRDefault="00000000">
      <w:pPr>
        <w:ind w:left="19" w:right="15"/>
      </w:pPr>
      <w:r>
        <w:t xml:space="preserve">Ich hatte sie nicht abgeschickt. </w:t>
      </w:r>
    </w:p>
    <w:p w14:paraId="61E4816A" w14:textId="77777777" w:rsidR="002A0287" w:rsidRDefault="00000000">
      <w:pPr>
        <w:ind w:left="19" w:right="15"/>
      </w:pPr>
      <w:r>
        <w:t xml:space="preserve">Bis heute weiß ich nicht, warum. Vielleicht war ich zu müde. Vielleicht zu </w:t>
      </w:r>
      <w:proofErr w:type="gramStart"/>
      <w:r>
        <w:t>pleite</w:t>
      </w:r>
      <w:proofErr w:type="gramEnd"/>
      <w:r>
        <w:t xml:space="preserve">. Vielleicht zu dumm. Wahrscheinlich alles zusammen. </w:t>
      </w:r>
    </w:p>
    <w:p w14:paraId="1645B1C7" w14:textId="77777777" w:rsidR="002A0287" w:rsidRDefault="00000000">
      <w:pPr>
        <w:ind w:left="19" w:right="15"/>
      </w:pPr>
      <w:r>
        <w:t xml:space="preserve">Ich möchte keine Minute meines Lebens missen. Aber Mann, war ich ein Idiot. So denke ich oft zurück. </w:t>
      </w:r>
    </w:p>
    <w:p w14:paraId="0AC1D2D9" w14:textId="77777777" w:rsidR="002A0287" w:rsidRDefault="00000000">
      <w:pPr>
        <w:ind w:left="19" w:right="15"/>
      </w:pPr>
      <w:r>
        <w:t xml:space="preserve">Vielleicht wusste ein Teil von mir, dass ich Struktur brauchte. Dass die Bundeswehr genau das war: Ein System, das funktioniert. Ob du willst oder nicht. </w:t>
      </w:r>
    </w:p>
    <w:p w14:paraId="48C2811C" w14:textId="77777777" w:rsidR="002A0287" w:rsidRDefault="00000000">
      <w:pPr>
        <w:ind w:left="19" w:right="15"/>
      </w:pPr>
      <w:r>
        <w:t xml:space="preserve">Also ging ich. </w:t>
      </w:r>
    </w:p>
    <w:p w14:paraId="68DFE470" w14:textId="77777777" w:rsidR="002A0287" w:rsidRDefault="00000000">
      <w:pPr>
        <w:ind w:left="19" w:right="15"/>
      </w:pPr>
      <w:r>
        <w:t xml:space="preserve">Mit fast 80.000 Mark Schulden im Rücken – der Unfall, die OPs, die Reha, alles nicht versichert – und der vagen Hoffnung, dass vier Jahre reichen würden, um alles abzubezahlen. </w:t>
      </w:r>
    </w:p>
    <w:p w14:paraId="704B91A6" w14:textId="77777777" w:rsidR="002A0287" w:rsidRDefault="00000000">
      <w:pPr>
        <w:spacing w:after="409"/>
        <w:ind w:left="19" w:right="15"/>
      </w:pPr>
      <w:r>
        <w:t xml:space="preserve">Sie reichten. </w:t>
      </w:r>
    </w:p>
    <w:p w14:paraId="1E1F7BE7" w14:textId="77777777" w:rsidR="002A0287" w:rsidRDefault="00000000">
      <w:pPr>
        <w:ind w:left="19" w:right="15"/>
      </w:pPr>
      <w:r>
        <w:t xml:space="preserve">Sechshundert Mann </w:t>
      </w:r>
    </w:p>
    <w:p w14:paraId="38E1044A" w14:textId="77777777" w:rsidR="002A0287" w:rsidRDefault="00000000">
      <w:pPr>
        <w:ind w:left="19" w:right="15"/>
      </w:pPr>
      <w:r>
        <w:t xml:space="preserve">Das ist keine Küche. Das ist Logistik mit Messern. </w:t>
      </w:r>
    </w:p>
    <w:p w14:paraId="2B6E6DA4" w14:textId="77777777" w:rsidR="002A0287" w:rsidRDefault="00000000">
      <w:pPr>
        <w:spacing w:after="11"/>
        <w:ind w:left="19" w:right="15"/>
      </w:pPr>
      <w:r>
        <w:t xml:space="preserve">Jeden Morgen um vier Uhr dreißig stehe ich in einer Halle, die größer ist als manche </w:t>
      </w:r>
    </w:p>
    <w:p w14:paraId="4670EF7D" w14:textId="77777777" w:rsidR="002A0287" w:rsidRDefault="00000000">
      <w:pPr>
        <w:spacing w:after="11"/>
        <w:ind w:left="19" w:right="15"/>
      </w:pPr>
      <w:r>
        <w:t xml:space="preserve">Restaurants, in denen ich später arbeiten werde. Dampf steigt von den </w:t>
      </w:r>
    </w:p>
    <w:p w14:paraId="75A0701D" w14:textId="77777777" w:rsidR="002A0287" w:rsidRDefault="00000000">
      <w:pPr>
        <w:ind w:left="19" w:right="15"/>
      </w:pPr>
      <w:r>
        <w:t xml:space="preserve">Kippbratpfannen auf, groß wie Badewannen. Die Konvektomaten brummen. Und irgendwo in diesem organisierten Chaos muss Frühstück entstehen für eine komplette Brigade. </w:t>
      </w:r>
    </w:p>
    <w:p w14:paraId="26FA0358" w14:textId="77777777" w:rsidR="002A0287" w:rsidRDefault="00000000">
      <w:pPr>
        <w:ind w:left="19" w:right="15"/>
      </w:pPr>
      <w:r>
        <w:t xml:space="preserve">Die Bundeswehr hat mir eines beigebracht: Ein System funktioniert nur, wenn jeder seinen Platz kennt. Und manchmal musst du diesen Platz selbst definieren. </w:t>
      </w:r>
    </w:p>
    <w:p w14:paraId="605F15B7" w14:textId="77777777" w:rsidR="002A0287" w:rsidRDefault="00000000">
      <w:pPr>
        <w:spacing w:after="407"/>
        <w:ind w:left="19" w:right="15"/>
      </w:pPr>
      <w:r>
        <w:lastRenderedPageBreak/>
        <w:t xml:space="preserve">Ich las damals Sun Tzu. Die Kunst des Krieges. Dreimal. Nicht weil ich Krieg führen wollte, sondern weil ich verstand: Eine Küche ist ein Schlachtfeld. Wer die Logistik kontrolliert, gewinnt. Wer die Moral kontrolliert, gewinnt länger. </w:t>
      </w:r>
    </w:p>
    <w:p w14:paraId="3AD10A03" w14:textId="77777777" w:rsidR="002A0287" w:rsidRDefault="00000000">
      <w:pPr>
        <w:ind w:left="19" w:right="15"/>
      </w:pPr>
      <w:r>
        <w:t xml:space="preserve">Das kaputte Team </w:t>
      </w:r>
    </w:p>
    <w:p w14:paraId="0079EA96" w14:textId="77777777" w:rsidR="002A0287" w:rsidRDefault="00000000">
      <w:pPr>
        <w:ind w:left="19" w:right="15"/>
      </w:pPr>
      <w:r>
        <w:t xml:space="preserve">Als ich kam, war die Küche ein Schlachtfeld. Nicht das gute Schlachtfeld, wo Köche schwitzen und fluchen und am Ende des Abends </w:t>
      </w:r>
      <w:proofErr w:type="gramStart"/>
      <w:r>
        <w:t>erschöpft</w:t>
      </w:r>
      <w:proofErr w:type="gramEnd"/>
      <w:r>
        <w:t xml:space="preserve"> aber stolz nach Hause gehen. Nein. Das schlechte Schlachtfeld. Wo jeder gegen jeden arbeitet. Wo die Alten die Jungen schikanieren. Wo Essen rausgeht, das niemand mit seinem Namen unterschreiben würde. </w:t>
      </w:r>
    </w:p>
    <w:p w14:paraId="602939A2" w14:textId="77777777" w:rsidR="002A0287" w:rsidRDefault="00000000">
      <w:pPr>
        <w:ind w:left="19" w:right="15"/>
      </w:pPr>
      <w:r>
        <w:t xml:space="preserve">Unterbesetzt. Demotiviert. Kaputt. </w:t>
      </w:r>
    </w:p>
    <w:p w14:paraId="2894DE16" w14:textId="77777777" w:rsidR="002A0287" w:rsidRDefault="00000000">
      <w:pPr>
        <w:ind w:left="19" w:right="15"/>
      </w:pPr>
      <w:r>
        <w:t xml:space="preserve">Ich hatte zwei Möglichkeiten: Mitschwimmen oder aufräumen. </w:t>
      </w:r>
    </w:p>
    <w:p w14:paraId="7218B5F3" w14:textId="77777777" w:rsidR="002A0287" w:rsidRDefault="00000000">
      <w:pPr>
        <w:ind w:left="19" w:right="15"/>
      </w:pPr>
      <w:r>
        <w:t xml:space="preserve">Also räumte ich auf. </w:t>
      </w:r>
    </w:p>
    <w:p w14:paraId="390921D1" w14:textId="77777777" w:rsidR="002A0287" w:rsidRDefault="00000000">
      <w:pPr>
        <w:ind w:left="19" w:right="15"/>
      </w:pPr>
      <w:r>
        <w:t xml:space="preserve">Zuerst das Ausdünnen. Klingt brutal, ist es auch. Aber eine Küche mit zehn unmotivierten Leuten ist schlechter als eine mit fünf, die wollen. Die Faulen, die Intriganten, die Saboteure – sie mussten gehen. Nicht durch Kündigung, dafür hatte ich keine Macht. Sondern durch Konsequenz. Wer nicht mitzog, bekam die </w:t>
      </w:r>
      <w:proofErr w:type="spellStart"/>
      <w:r>
        <w:t>ScheißPosten</w:t>
      </w:r>
      <w:proofErr w:type="spellEnd"/>
      <w:r>
        <w:t xml:space="preserve">. Jeden Tag. Bis sie von selbst um Versetzung baten. </w:t>
      </w:r>
    </w:p>
    <w:p w14:paraId="2E63100A" w14:textId="77777777" w:rsidR="002A0287" w:rsidRDefault="00000000">
      <w:pPr>
        <w:spacing w:after="409"/>
        <w:ind w:left="19" w:right="15"/>
      </w:pPr>
      <w:r>
        <w:t xml:space="preserve">Dann die Neuen. </w:t>
      </w:r>
    </w:p>
    <w:p w14:paraId="296B238E" w14:textId="77777777" w:rsidR="002A0287" w:rsidRDefault="00000000">
      <w:pPr>
        <w:ind w:left="19" w:right="15"/>
      </w:pPr>
      <w:r>
        <w:t xml:space="preserve">Leere Blätter </w:t>
      </w:r>
    </w:p>
    <w:p w14:paraId="0E3FC2D9" w14:textId="77777777" w:rsidR="002A0287" w:rsidRDefault="00000000">
      <w:pPr>
        <w:ind w:left="19" w:right="15"/>
      </w:pPr>
      <w:r>
        <w:t xml:space="preserve">Wehrdienstleistende. Kinder zwischen achtzehn und zwanzig. Die meisten hatten noch nie ein Messer gehalten, das nicht zum Brotschmieren gedacht war. Sie kamen zu mir wie leere Blätter – keine schlechten Gewohnheiten, keine Arroganz, keine „Das haben wir schon immer so gemacht“-Mentalität. </w:t>
      </w:r>
    </w:p>
    <w:p w14:paraId="3F22C484" w14:textId="77777777" w:rsidR="002A0287" w:rsidRDefault="00000000">
      <w:pPr>
        <w:ind w:left="19" w:right="15"/>
      </w:pPr>
      <w:r>
        <w:t xml:space="preserve">Perfektion. </w:t>
      </w:r>
    </w:p>
    <w:p w14:paraId="33D9D2F2" w14:textId="77777777" w:rsidR="002A0287" w:rsidRDefault="00000000">
      <w:pPr>
        <w:ind w:left="19" w:right="15"/>
      </w:pPr>
      <w:r>
        <w:t xml:space="preserve">Ich nahm sie mir vor. Einzeln. Zeigte ihnen, wie man ein Messer hält. Wie man steht, um nach zehn Stunden keine Rückenschmerzen zu haben. Wie man schneidet, ohne sich die Finger abzusäbeln. Die Basics. Das Fundament. </w:t>
      </w:r>
    </w:p>
    <w:p w14:paraId="467E6355" w14:textId="77777777" w:rsidR="002A0287" w:rsidRDefault="00000000">
      <w:pPr>
        <w:ind w:left="19" w:right="15"/>
      </w:pPr>
      <w:r>
        <w:t xml:space="preserve">Dann die Mengen. Wenn du für sechshundert kochst, denkst du nicht mehr in Portionen. Du denkst in Kippbratpfannen. In Gastronorm-Behältern. In Kilo, nicht in Gramm. Das Rezept für vier Personen aus dem Kochbuch? Multiplizier mal hundertfünfzig. Und dann rechne nach, ob du überhaupt so viele Eier im Haus hast. </w:t>
      </w:r>
    </w:p>
    <w:p w14:paraId="79B5906A" w14:textId="77777777" w:rsidR="002A0287" w:rsidRDefault="00000000">
      <w:pPr>
        <w:ind w:left="19" w:right="15"/>
      </w:pPr>
      <w:r>
        <w:t xml:space="preserve">Innerhalb von Wochen hatte ich aus Zivilisten ein funktionierendes Team geformt. Aus Chaos wurde System. Aus System wurde Präzision. Und aus Präzision – zum ersten Mal in meinem Leben – entstand etwas, das ich erst viel später benennen konnte: </w:t>
      </w:r>
    </w:p>
    <w:p w14:paraId="457218DC" w14:textId="77777777" w:rsidR="002A0287" w:rsidRDefault="00000000">
      <w:pPr>
        <w:ind w:left="19" w:right="15"/>
      </w:pPr>
      <w:r>
        <w:lastRenderedPageBreak/>
        <w:t xml:space="preserve">Ein Gefühl für die Belastungsgrenze. </w:t>
      </w:r>
    </w:p>
    <w:p w14:paraId="45308E68" w14:textId="77777777" w:rsidR="002A0287" w:rsidRDefault="00000000">
      <w:pPr>
        <w:spacing w:after="407"/>
        <w:ind w:left="19" w:right="15"/>
      </w:pPr>
      <w:r>
        <w:t xml:space="preserve">Ich wusste, wann jemand noch fünf Prozent geben konnte. Ich wusste, wann jemand kurz vor dem Zusammenbruch stand. Ich wusste, wann ich selbst pausieren musste, bevor ich anfing, Fehler zu machen. Damals hatte ich nur meinen Instinkt. Das Benennen kam später. </w:t>
      </w:r>
    </w:p>
    <w:p w14:paraId="72D4077E" w14:textId="77777777" w:rsidR="002A0287" w:rsidRDefault="00000000">
      <w:pPr>
        <w:ind w:left="19" w:right="15"/>
      </w:pPr>
      <w:r>
        <w:t xml:space="preserve">Das Buffet der Generäle </w:t>
      </w:r>
    </w:p>
    <w:p w14:paraId="4B305333" w14:textId="77777777" w:rsidR="002A0287" w:rsidRDefault="00000000">
      <w:pPr>
        <w:ind w:left="19" w:right="15"/>
      </w:pPr>
      <w:r>
        <w:t xml:space="preserve">Es gibt Tage, die vergisst du nicht. </w:t>
      </w:r>
    </w:p>
    <w:p w14:paraId="17F4B10F" w14:textId="77777777" w:rsidR="002A0287" w:rsidRDefault="00000000">
      <w:pPr>
        <w:ind w:left="19" w:right="15"/>
      </w:pPr>
      <w:r>
        <w:t xml:space="preserve">Irgendwann während meiner Zeit dort – die Details sind verschwommen, absichtlich vielleicht – bekam ich den Auftrag für ein besonderes Event. Hoher Besuch. Sehr hoher Besuch. Generäle in Uniformen, die mehr Orden trugen als manche Weihnachtsbäume Kugeln. </w:t>
      </w:r>
    </w:p>
    <w:p w14:paraId="213944A6" w14:textId="77777777" w:rsidR="002A0287" w:rsidRDefault="00000000">
      <w:pPr>
        <w:ind w:left="19" w:right="15"/>
      </w:pPr>
      <w:r>
        <w:t xml:space="preserve">Ich baute ein Buffet auf. Nach allen Regeln der Kunst. Jede Platte symmetrisch. Jede Garnitur perfekt platziert. Das Eis unter den Meeresfrüchten geschabt wie Schnee in einem japanischen Garten. Die kalten Platten wie Gemälde. Die warmen Speisen punktgenau getimt, damit nichts vertrocknete oder zusammenfiel, während die Herren ihre Reden hielten. </w:t>
      </w:r>
    </w:p>
    <w:p w14:paraId="2D0B50A0" w14:textId="77777777" w:rsidR="002A0287" w:rsidRDefault="00000000">
      <w:pPr>
        <w:ind w:left="19" w:right="15"/>
      </w:pPr>
      <w:r>
        <w:t xml:space="preserve">Ich stand hinter diesem Buffet und beobachtete. </w:t>
      </w:r>
    </w:p>
    <w:p w14:paraId="2620C612" w14:textId="77777777" w:rsidR="002A0287" w:rsidRDefault="00000000">
      <w:pPr>
        <w:ind w:left="19" w:right="15"/>
      </w:pPr>
      <w:r>
        <w:t xml:space="preserve">Vor mir: Handschläge. Unterschriften. Dokumente, die den Besitzer wechselten. Lächeln für die Fotografen. Das übliche Theater. </w:t>
      </w:r>
    </w:p>
    <w:p w14:paraId="525B6001" w14:textId="77777777" w:rsidR="002A0287" w:rsidRDefault="00000000">
      <w:pPr>
        <w:ind w:left="19" w:right="15"/>
      </w:pPr>
      <w:r>
        <w:t xml:space="preserve">Ein voller Erfolg. Alle zufrieden. Mein Vorgesetzter klopfte mir auf die Schulter. </w:t>
      </w:r>
    </w:p>
    <w:p w14:paraId="167EDA70" w14:textId="77777777" w:rsidR="002A0287" w:rsidRDefault="00000000">
      <w:pPr>
        <w:ind w:left="19" w:right="15"/>
      </w:pPr>
      <w:r>
        <w:t xml:space="preserve">Wochen – oder waren es Monate? – später saß ich vor dem Fernseher. Die Nachrichten. Irgendein Sprecher mit ernstem Gesicht. </w:t>
      </w:r>
    </w:p>
    <w:p w14:paraId="1B8EA686" w14:textId="77777777" w:rsidR="002A0287" w:rsidRDefault="00000000">
      <w:pPr>
        <w:spacing w:after="5" w:line="448" w:lineRule="auto"/>
        <w:ind w:left="19" w:right="1778"/>
      </w:pPr>
      <w:r>
        <w:t xml:space="preserve">„Der Verkauf von deutschen Panzern an... hat nie stattgefunden.“ Ich erstarrte. </w:t>
      </w:r>
    </w:p>
    <w:p w14:paraId="4A97201F" w14:textId="77777777" w:rsidR="002A0287" w:rsidRDefault="00000000">
      <w:pPr>
        <w:ind w:left="19" w:right="15"/>
      </w:pPr>
      <w:r>
        <w:t xml:space="preserve">Ich war dabei gewesen. Ich hatte das verdammte Buffet gemacht. Ich hatte gesehen, wie sie unterschrieben haben. Ich hatte gesehen, wie sie sich die Hände schüttelten, während meine Rouladen kalt wurden. </w:t>
      </w:r>
    </w:p>
    <w:p w14:paraId="22B81D01" w14:textId="77777777" w:rsidR="002A0287" w:rsidRDefault="00000000">
      <w:pPr>
        <w:ind w:left="19" w:right="15"/>
      </w:pPr>
      <w:r>
        <w:t xml:space="preserve">Hat nie stattgefunden. </w:t>
      </w:r>
    </w:p>
    <w:p w14:paraId="0C3D7DBE" w14:textId="77777777" w:rsidR="002A0287" w:rsidRDefault="00000000">
      <w:pPr>
        <w:ind w:left="19" w:right="15"/>
      </w:pPr>
      <w:r>
        <w:t xml:space="preserve">In diesem Moment verstand ich etwas, das mich nie mehr losließ: Das System lügt. Offiziell, formell, dokumentiert – es lügt. Die Mächtigen schreiben die Geschichte um, während der kleine Mann noch die Teller abräumt. </w:t>
      </w:r>
    </w:p>
    <w:p w14:paraId="2E0D955A" w14:textId="77777777" w:rsidR="002A0287" w:rsidRDefault="00000000">
      <w:pPr>
        <w:ind w:left="19" w:right="15"/>
      </w:pPr>
      <w:r>
        <w:t xml:space="preserve">Aber ich wusste es besser. </w:t>
      </w:r>
    </w:p>
    <w:p w14:paraId="5A27616E" w14:textId="77777777" w:rsidR="002A0287" w:rsidRDefault="00000000">
      <w:pPr>
        <w:ind w:left="19" w:right="15"/>
      </w:pPr>
      <w:r>
        <w:t xml:space="preserve">Weil ich dort gewesen war. Hinter dem Buffet. Der Koch, der alles sieht, weil niemand den Koch beachtet. </w:t>
      </w:r>
    </w:p>
    <w:p w14:paraId="33D19A98" w14:textId="77777777" w:rsidR="002A0287" w:rsidRDefault="00000000">
      <w:pPr>
        <w:spacing w:after="407"/>
        <w:ind w:left="19" w:right="15"/>
      </w:pPr>
      <w:r>
        <w:lastRenderedPageBreak/>
        <w:t xml:space="preserve">Macht kaputt, was euch kaputt macht. Rio Reiser sang das. Ton Steine Scherben. Ich hörte es damals ständig. Aber erst in diesem Moment verstand ich, was er meinte. Es ging nicht um Gewalt. Es ging um Wahrheit. Um das Wissen, dass die da oben lügen – und dass du trotzdem weitermachst. Weil du musst. Weil du Schulden hast. Weil du keine Wahl hast. </w:t>
      </w:r>
    </w:p>
    <w:p w14:paraId="0B2486B3" w14:textId="77777777" w:rsidR="002A0287" w:rsidRDefault="00000000">
      <w:pPr>
        <w:ind w:left="19" w:right="15"/>
      </w:pPr>
      <w:r>
        <w:t xml:space="preserve">Der Beobachtungsposten </w:t>
      </w:r>
    </w:p>
    <w:p w14:paraId="13502D76" w14:textId="77777777" w:rsidR="002A0287" w:rsidRDefault="00000000">
      <w:pPr>
        <w:ind w:left="19" w:right="15"/>
      </w:pPr>
      <w:r>
        <w:t xml:space="preserve">Die Küche ist das Zentrum. Das vergessen die meisten. </w:t>
      </w:r>
    </w:p>
    <w:p w14:paraId="05ECD6B2" w14:textId="77777777" w:rsidR="002A0287" w:rsidRDefault="00000000">
      <w:pPr>
        <w:ind w:left="19" w:right="15"/>
      </w:pPr>
      <w:r>
        <w:t xml:space="preserve">In einer Kaserne für sechshundert Mann ist die Küche der Ort, an dem alle zusammenkommen. Dreimal am Tag. Ohne Ausnahme. Die Offiziere, die Mannschaften, die Wehrdienstleistenden. Sie alle müssen essen. </w:t>
      </w:r>
    </w:p>
    <w:p w14:paraId="69F5216F" w14:textId="77777777" w:rsidR="002A0287" w:rsidRDefault="00000000">
      <w:pPr>
        <w:ind w:left="19" w:right="15"/>
      </w:pPr>
      <w:r>
        <w:t xml:space="preserve">Und der Koch sieht alles. </w:t>
      </w:r>
    </w:p>
    <w:p w14:paraId="7C10970E" w14:textId="77777777" w:rsidR="002A0287" w:rsidRDefault="00000000">
      <w:pPr>
        <w:ind w:left="19" w:right="15"/>
      </w:pPr>
      <w:r>
        <w:t xml:space="preserve">Ich sah, wer morgens nicht kam. Ich sah, wer abends nichts mehr runterbekam. Ich sah die Jungs, die frisch aus der Grundausbildung kamen, noch voller Energie und Illusionen. Und ich sah, was aus manchen wurde. </w:t>
      </w:r>
    </w:p>
    <w:p w14:paraId="237FFE55" w14:textId="77777777" w:rsidR="002A0287" w:rsidRDefault="00000000">
      <w:pPr>
        <w:ind w:left="19" w:right="15"/>
      </w:pPr>
      <w:r>
        <w:t xml:space="preserve">Wir hatten Kameraden, die in den Einsatz gingen. Balkan. Jugoslawien. </w:t>
      </w:r>
    </w:p>
    <w:p w14:paraId="004CBB4E" w14:textId="77777777" w:rsidR="002A0287" w:rsidRDefault="00000000">
      <w:pPr>
        <w:ind w:left="19" w:right="15"/>
      </w:pPr>
      <w:r>
        <w:t xml:space="preserve">Manche kamen zurück. </w:t>
      </w:r>
    </w:p>
    <w:p w14:paraId="1ABA4A33" w14:textId="77777777" w:rsidR="002A0287" w:rsidRDefault="00000000">
      <w:pPr>
        <w:ind w:left="19" w:right="15"/>
      </w:pPr>
      <w:r>
        <w:t xml:space="preserve">Aber sie kamen nicht als dieselben Menschen zurück. </w:t>
      </w:r>
    </w:p>
    <w:p w14:paraId="77BD361B" w14:textId="77777777" w:rsidR="002A0287" w:rsidRDefault="00000000">
      <w:pPr>
        <w:ind w:left="19" w:right="15"/>
      </w:pPr>
      <w:r>
        <w:t xml:space="preserve">Du erkennst es am Essverhalten. Einer, der vorher immer Nachschlag wollte, stochert plötzlich nur noch auf seinem Teller herum. Einer, der nie Alkohol trank, kommt morgens mit zitternden Händen. Einer, der immer gelacht hat, sitzt jetzt allein in der Ecke und starrt auf die Wand. </w:t>
      </w:r>
    </w:p>
    <w:p w14:paraId="30D19F26" w14:textId="77777777" w:rsidR="002A0287" w:rsidRDefault="00000000">
      <w:pPr>
        <w:ind w:left="19" w:right="15"/>
      </w:pPr>
      <w:r>
        <w:t xml:space="preserve">Die Küche lügt nicht. </w:t>
      </w:r>
    </w:p>
    <w:p w14:paraId="74D33983" w14:textId="77777777" w:rsidR="002A0287" w:rsidRDefault="00000000">
      <w:pPr>
        <w:ind w:left="19" w:right="15"/>
      </w:pPr>
      <w:r>
        <w:t xml:space="preserve">Der Körper braucht Nahrung. Und die Art, wie jemand isst – oder nicht isst – erzählt dir mehr über seinen Zustand als jeder psychiatrische Fragebogen. Das ist die Wahrheit, die ich bei der Bundeswehr gelernt habe. Nicht aus Büchern. Nicht aus Vorschriften. Sondern aus dem täglichen Beobachten von sechshundert Menschen, die alle zum selben Tresen kamen. </w:t>
      </w:r>
    </w:p>
    <w:p w14:paraId="66524615" w14:textId="77777777" w:rsidR="002A0287" w:rsidRDefault="00000000">
      <w:pPr>
        <w:ind w:left="19" w:right="15"/>
      </w:pPr>
      <w:r>
        <w:t xml:space="preserve">Die Förmliche Anerkennung </w:t>
      </w:r>
    </w:p>
    <w:p w14:paraId="7D577841" w14:textId="77777777" w:rsidR="002A0287" w:rsidRDefault="00000000">
      <w:pPr>
        <w:ind w:left="19" w:right="15"/>
      </w:pPr>
      <w:r>
        <w:t xml:space="preserve">Am Ende meiner Zeit dort bekam ich ein Dokument. „Förmliche Anerkennung“ stand darauf. Unterschrieben vom Kommandeur. </w:t>
      </w:r>
    </w:p>
    <w:p w14:paraId="1FAD53A5" w14:textId="77777777" w:rsidR="002A0287" w:rsidRDefault="00000000">
      <w:pPr>
        <w:ind w:left="19" w:right="15"/>
      </w:pPr>
      <w:r>
        <w:t xml:space="preserve">Der offizielle Grund: Ich hatte ein unterbesetztes, dysfunktionales Küchenteam zu einer funktionierenden, belastbaren Einheit gemacht. Unter „großer persönlicher Anstrengung“, wie es in der Behördensprache hieß. </w:t>
      </w:r>
    </w:p>
    <w:p w14:paraId="576EA859" w14:textId="77777777" w:rsidR="002A0287" w:rsidRDefault="00000000">
      <w:pPr>
        <w:ind w:left="19" w:right="15"/>
      </w:pPr>
      <w:r>
        <w:t xml:space="preserve">Die Wahrheit war simpler. </w:t>
      </w:r>
    </w:p>
    <w:p w14:paraId="4B3D3C24" w14:textId="77777777" w:rsidR="002A0287" w:rsidRDefault="00000000">
      <w:pPr>
        <w:ind w:left="19" w:right="15"/>
      </w:pPr>
      <w:r>
        <w:lastRenderedPageBreak/>
        <w:t xml:space="preserve">Ich hatte aufgeräumt. Die Richtigen behalten, die Falschen aussortiert. Junge Leute ausgebildet, die keine Ahnung hatten, aber bereit waren zu lernen. Systeme etabliert, die auch funktionierten, wenn ich mal nicht da war. </w:t>
      </w:r>
    </w:p>
    <w:p w14:paraId="07391ACE" w14:textId="77777777" w:rsidR="002A0287" w:rsidRDefault="00000000">
      <w:pPr>
        <w:spacing w:after="407"/>
        <w:ind w:left="19" w:right="15"/>
      </w:pPr>
      <w:r>
        <w:t xml:space="preserve">Ich hatte – ohne es so zu nennen – einen frühen Prototyp meiner späteren Arbeit gebaut. Ein System, das Menschen nicht ausbeutet, sondern entwickelt. Das Schwächen erkennt und ausgleicht. Das Stärken fördert und nutzt. </w:t>
      </w:r>
    </w:p>
    <w:p w14:paraId="34C60FA0" w14:textId="77777777" w:rsidR="002A0287" w:rsidRDefault="00000000">
      <w:pPr>
        <w:ind w:left="19" w:right="15"/>
      </w:pPr>
      <w:r>
        <w:t xml:space="preserve">Der Anfang </w:t>
      </w:r>
    </w:p>
    <w:p w14:paraId="2D524F35" w14:textId="77777777" w:rsidR="002A0287" w:rsidRDefault="00000000">
      <w:pPr>
        <w:ind w:left="19" w:right="15"/>
      </w:pPr>
      <w:r>
        <w:t xml:space="preserve">Vier Jahre Bundeswehr haben mir mehr beigebracht als jede Kochschule es könnte: </w:t>
      </w:r>
    </w:p>
    <w:p w14:paraId="49B5752D" w14:textId="77777777" w:rsidR="002A0287" w:rsidRDefault="00000000">
      <w:pPr>
        <w:ind w:left="19" w:right="15"/>
      </w:pPr>
      <w:r>
        <w:t xml:space="preserve">Dass Systeme lügen, aber Menschen nicht ewig. Dass der Koch der beste Beobachter ist, weil niemand den Koch beachtet. Dass man aus leeren Blättern die besten Teams formt. Und dass „große persönliche Anstrengung“ der bürokratische Ausdruck für schlaflose Nächte und durchgearbeitete Wochenenden ist. </w:t>
      </w:r>
    </w:p>
    <w:p w14:paraId="515D1FC8" w14:textId="77777777" w:rsidR="002A0287" w:rsidRDefault="00000000">
      <w:pPr>
        <w:ind w:left="19" w:right="15"/>
      </w:pPr>
      <w:r>
        <w:t xml:space="preserve">Als ich die Kaserne verließ, war ich schuldenfrei. Das war das Ziel gewesen. Das hatte ich erreicht. </w:t>
      </w:r>
    </w:p>
    <w:p w14:paraId="7C990CBA" w14:textId="77777777" w:rsidR="002A0287" w:rsidRDefault="00000000">
      <w:pPr>
        <w:ind w:left="19" w:right="15"/>
      </w:pPr>
      <w:r>
        <w:t xml:space="preserve">Aber der Samen war gelegt. </w:t>
      </w:r>
    </w:p>
    <w:p w14:paraId="168A29F1" w14:textId="77777777" w:rsidR="002A0287" w:rsidRDefault="00000000">
      <w:pPr>
        <w:ind w:left="19" w:right="15"/>
      </w:pPr>
      <w:r>
        <w:t xml:space="preserve">Das System lügt. Die Küche nicht. Und irgendwann würde ich einen Weg finden, diese Wahrheit revisionssicher zu dokumentieren. </w:t>
      </w:r>
    </w:p>
    <w:p w14:paraId="4D77CB75" w14:textId="77777777" w:rsidR="002A0287" w:rsidRDefault="00000000">
      <w:pPr>
        <w:ind w:left="19" w:right="15"/>
      </w:pPr>
      <w:r>
        <w:t xml:space="preserve">Zeile für Zeile. </w:t>
      </w:r>
    </w:p>
    <w:p w14:paraId="07C5173B" w14:textId="77777777" w:rsidR="002A0287" w:rsidRDefault="00000000">
      <w:pPr>
        <w:ind w:left="19" w:right="15"/>
      </w:pPr>
      <w:r>
        <w:t xml:space="preserve">Bon für Bon. </w:t>
      </w:r>
    </w:p>
    <w:p w14:paraId="2F18F01A" w14:textId="77777777" w:rsidR="002A0287" w:rsidRDefault="00000000">
      <w:pPr>
        <w:spacing w:after="611"/>
        <w:ind w:left="19" w:right="15"/>
      </w:pPr>
      <w:r>
        <w:t xml:space="preserve">Immun gegen ihren Bullshit. </w:t>
      </w:r>
    </w:p>
    <w:p w14:paraId="6ABFDBBA" w14:textId="77777777" w:rsidR="002A0287" w:rsidRDefault="00000000">
      <w:pPr>
        <w:spacing w:line="265" w:lineRule="auto"/>
        <w:ind w:left="11" w:right="29"/>
        <w:jc w:val="center"/>
      </w:pPr>
      <w:r>
        <w:t xml:space="preserve">[Ende Kapitel 2: Die Maschine lernt laufen] </w:t>
      </w:r>
    </w:p>
    <w:p w14:paraId="5D5D56F2" w14:textId="77777777" w:rsidR="002A0287" w:rsidRDefault="00000000">
      <w:pPr>
        <w:spacing w:after="184" w:line="259" w:lineRule="auto"/>
        <w:jc w:val="center"/>
      </w:pPr>
      <w:r>
        <w:rPr>
          <w:color w:val="666666"/>
        </w:rPr>
        <w:t>Wörter: ~1.600 | Status: ÜBERARBEITET</w:t>
      </w:r>
      <w:r>
        <w:t xml:space="preserve"> </w:t>
      </w:r>
    </w:p>
    <w:p w14:paraId="60DD5CBA"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73B2B1B" w14:textId="77777777" w:rsidR="002A0287" w:rsidRDefault="00000000">
      <w:pPr>
        <w:spacing w:line="265" w:lineRule="auto"/>
        <w:ind w:left="11" w:right="28"/>
        <w:jc w:val="center"/>
      </w:pPr>
      <w:r>
        <w:t xml:space="preserve">KAPITEL </w:t>
      </w:r>
    </w:p>
    <w:p w14:paraId="23F174FD" w14:textId="77777777" w:rsidR="002A0287" w:rsidRDefault="00000000">
      <w:pPr>
        <w:spacing w:after="215" w:line="265" w:lineRule="auto"/>
        <w:ind w:left="11" w:right="29"/>
        <w:jc w:val="center"/>
      </w:pPr>
      <w:r>
        <w:t xml:space="preserve">Schwabing </w:t>
      </w:r>
    </w:p>
    <w:p w14:paraId="0121E103" w14:textId="77777777" w:rsidR="002A0287" w:rsidRDefault="00000000">
      <w:pPr>
        <w:spacing w:after="614" w:line="265" w:lineRule="auto"/>
        <w:ind w:left="11" w:right="29"/>
        <w:jc w:val="center"/>
      </w:pPr>
      <w:r>
        <w:t xml:space="preserve">Koks und die Schickeria </w:t>
      </w:r>
    </w:p>
    <w:p w14:paraId="0BC1CE11" w14:textId="77777777" w:rsidR="002A0287" w:rsidRDefault="00000000">
      <w:pPr>
        <w:ind w:left="19" w:right="15"/>
      </w:pPr>
      <w:r>
        <w:t xml:space="preserve">Während der Bundeswehr nahm ich mir irgendwann ein Zimmer in München. </w:t>
      </w:r>
    </w:p>
    <w:p w14:paraId="250B0878" w14:textId="77777777" w:rsidR="002A0287" w:rsidRDefault="00000000">
      <w:pPr>
        <w:ind w:left="19" w:right="15"/>
      </w:pPr>
      <w:r>
        <w:t xml:space="preserve">Elisabethstraße 1. </w:t>
      </w:r>
    </w:p>
    <w:p w14:paraId="33509B9B" w14:textId="77777777" w:rsidR="002A0287" w:rsidRDefault="00000000">
      <w:pPr>
        <w:spacing w:after="409"/>
        <w:ind w:left="19" w:right="15"/>
      </w:pPr>
      <w:r>
        <w:t xml:space="preserve">Der Balkon hatte Blick nicht nur auf, sondern ins Stadion, das direkt nebenan liegt. </w:t>
      </w:r>
    </w:p>
    <w:p w14:paraId="366E4763" w14:textId="77777777" w:rsidR="002A0287" w:rsidRDefault="00000000">
      <w:pPr>
        <w:ind w:left="19" w:right="15"/>
      </w:pPr>
      <w:r>
        <w:t xml:space="preserve">Ich war Soldat. Verdiente gut. </w:t>
      </w:r>
      <w:proofErr w:type="gramStart"/>
      <w:r>
        <w:t>Konnte</w:t>
      </w:r>
      <w:proofErr w:type="gramEnd"/>
      <w:r>
        <w:t xml:space="preserve"> mir also das Zimmer leisten. </w:t>
      </w:r>
    </w:p>
    <w:p w14:paraId="3FB57A64" w14:textId="77777777" w:rsidR="002A0287" w:rsidRDefault="00000000">
      <w:pPr>
        <w:spacing w:after="407"/>
        <w:ind w:left="19" w:right="15"/>
      </w:pPr>
      <w:r>
        <w:lastRenderedPageBreak/>
        <w:t xml:space="preserve">Dadurch konnte ich in meiner freien Woche in München arbeiten, um mehr Geld zu verdienen, um meine Schulden abzuzahlen, die ich nach dem Unfall hatte. Und um mir einen gewissen Lebensstil leisten zu können. </w:t>
      </w:r>
    </w:p>
    <w:p w14:paraId="30253342" w14:textId="77777777" w:rsidR="002A0287" w:rsidRDefault="00000000">
      <w:pPr>
        <w:spacing w:after="412" w:line="265" w:lineRule="auto"/>
        <w:ind w:left="11" w:right="29"/>
        <w:jc w:val="center"/>
      </w:pPr>
      <w:r>
        <w:t xml:space="preserve">— </w:t>
      </w:r>
    </w:p>
    <w:p w14:paraId="1E2C3828" w14:textId="77777777" w:rsidR="002A0287" w:rsidRDefault="00000000">
      <w:pPr>
        <w:ind w:left="19" w:right="15"/>
      </w:pPr>
      <w:r>
        <w:t xml:space="preserve">So begann ich erst in einer kleinen Pizzeria. Oder Grieche. Egal. </w:t>
      </w:r>
    </w:p>
    <w:p w14:paraId="21730D75" w14:textId="77777777" w:rsidR="002A0287" w:rsidRDefault="00000000">
      <w:pPr>
        <w:ind w:left="19" w:right="15"/>
      </w:pPr>
      <w:r>
        <w:t xml:space="preserve">Für ein paar Wochen, bis ich abgeworben wurde. Weitergereicht. Weiterempfohlen. Oder was auch immer. </w:t>
      </w:r>
    </w:p>
    <w:p w14:paraId="55D7FA73" w14:textId="77777777" w:rsidR="002A0287" w:rsidRDefault="00000000">
      <w:pPr>
        <w:spacing w:after="409"/>
        <w:ind w:left="19" w:right="15"/>
      </w:pPr>
      <w:r>
        <w:t xml:space="preserve">Gastronomen machen sowas untereinander. Oder haben es mal gemacht. </w:t>
      </w:r>
    </w:p>
    <w:p w14:paraId="59AFE96A" w14:textId="77777777" w:rsidR="002A0287" w:rsidRDefault="00000000">
      <w:pPr>
        <w:ind w:left="19" w:right="15"/>
      </w:pPr>
      <w:r>
        <w:t xml:space="preserve">Auf jeden Fall stand ich bei einem guten Italiener in der Küche. </w:t>
      </w:r>
    </w:p>
    <w:p w14:paraId="4C9A66F7" w14:textId="77777777" w:rsidR="002A0287" w:rsidRDefault="00000000">
      <w:pPr>
        <w:ind w:left="19" w:right="15"/>
      </w:pPr>
      <w:r>
        <w:t xml:space="preserve">Das beste Saltimbocca, das ich je gegessen hatte. </w:t>
      </w:r>
      <w:proofErr w:type="spellStart"/>
      <w:r>
        <w:t>Vitello</w:t>
      </w:r>
      <w:proofErr w:type="spellEnd"/>
      <w:r>
        <w:t xml:space="preserve"> Tonnato in Perfektion. Und so weiter. </w:t>
      </w:r>
    </w:p>
    <w:p w14:paraId="5A6CFB4E" w14:textId="77777777" w:rsidR="002A0287" w:rsidRDefault="00000000">
      <w:pPr>
        <w:spacing w:after="409"/>
        <w:ind w:left="19" w:right="15"/>
      </w:pPr>
      <w:r>
        <w:t xml:space="preserve">Ich lernte. Ich begriff. Und gehörte bald dazu. </w:t>
      </w:r>
    </w:p>
    <w:p w14:paraId="21F1B68E" w14:textId="77777777" w:rsidR="002A0287" w:rsidRDefault="00000000">
      <w:pPr>
        <w:ind w:left="19" w:right="15"/>
      </w:pPr>
      <w:r>
        <w:t xml:space="preserve">Das dauert nie lange bei mir. </w:t>
      </w:r>
    </w:p>
    <w:p w14:paraId="50F5298C" w14:textId="77777777" w:rsidR="002A0287" w:rsidRDefault="00000000">
      <w:pPr>
        <w:ind w:left="19" w:right="15"/>
      </w:pPr>
      <w:r>
        <w:t xml:space="preserve">Ich sag nur: Musik, Bücher, Filme. Und bei Italienern: Mama und Essen, Tradition und Fußball. </w:t>
      </w:r>
    </w:p>
    <w:p w14:paraId="6847B008" w14:textId="77777777" w:rsidR="002A0287" w:rsidRDefault="00000000">
      <w:pPr>
        <w:spacing w:after="409"/>
        <w:ind w:left="19" w:right="15"/>
      </w:pPr>
      <w:r>
        <w:t xml:space="preserve">Ich pass mich an. Kein Ding. </w:t>
      </w:r>
    </w:p>
    <w:p w14:paraId="21390A62" w14:textId="77777777" w:rsidR="002A0287" w:rsidRDefault="00000000">
      <w:pPr>
        <w:spacing w:after="412" w:line="265" w:lineRule="auto"/>
        <w:ind w:left="11" w:right="29"/>
        <w:jc w:val="center"/>
      </w:pPr>
      <w:r>
        <w:t xml:space="preserve">— </w:t>
      </w:r>
    </w:p>
    <w:p w14:paraId="24502586" w14:textId="77777777" w:rsidR="002A0287" w:rsidRDefault="00000000">
      <w:pPr>
        <w:ind w:left="19" w:right="15"/>
      </w:pPr>
      <w:r>
        <w:t xml:space="preserve">Ich gehörte also dazu. </w:t>
      </w:r>
    </w:p>
    <w:p w14:paraId="31BC49F1" w14:textId="77777777" w:rsidR="002A0287" w:rsidRDefault="00000000">
      <w:pPr>
        <w:ind w:left="19" w:right="15"/>
      </w:pPr>
      <w:r>
        <w:t xml:space="preserve">Dazugehören in einer Küche heißt ganz oder gar nicht. </w:t>
      </w:r>
    </w:p>
    <w:p w14:paraId="1F6D683D" w14:textId="77777777" w:rsidR="002A0287" w:rsidRDefault="00000000">
      <w:pPr>
        <w:ind w:left="19" w:right="15"/>
      </w:pPr>
      <w:r>
        <w:t xml:space="preserve">Dachte ich damals. </w:t>
      </w:r>
    </w:p>
    <w:p w14:paraId="43449CCA" w14:textId="77777777" w:rsidR="002A0287" w:rsidRDefault="00000000">
      <w:pPr>
        <w:spacing w:after="409"/>
        <w:ind w:left="19" w:right="15"/>
      </w:pPr>
      <w:r>
        <w:t xml:space="preserve">Ich war jung und wusste alles. </w:t>
      </w:r>
    </w:p>
    <w:p w14:paraId="3A3FC6CD" w14:textId="77777777" w:rsidR="002A0287" w:rsidRDefault="00000000">
      <w:pPr>
        <w:ind w:left="19" w:right="15"/>
      </w:pPr>
      <w:r>
        <w:t xml:space="preserve">WOW. </w:t>
      </w:r>
    </w:p>
    <w:p w14:paraId="3BBA8302" w14:textId="77777777" w:rsidR="002A0287" w:rsidRDefault="00000000">
      <w:pPr>
        <w:ind w:left="19" w:right="15"/>
      </w:pPr>
      <w:r>
        <w:t xml:space="preserve">Ich war konzentrierter. Schneller. Genauer. </w:t>
      </w:r>
    </w:p>
    <w:p w14:paraId="7D40CA13" w14:textId="77777777" w:rsidR="002A0287" w:rsidRDefault="00000000">
      <w:pPr>
        <w:spacing w:after="407"/>
        <w:ind w:left="19" w:right="15"/>
      </w:pPr>
      <w:r>
        <w:t xml:space="preserve">Und nicht nur, wenn ich mich sehr anstrengte – denn das musste ich immer. War </w:t>
      </w:r>
      <w:proofErr w:type="gramStart"/>
      <w:r>
        <w:t>ja kein</w:t>
      </w:r>
      <w:proofErr w:type="gramEnd"/>
      <w:r>
        <w:t xml:space="preserve"> Naturtalent wie andere. </w:t>
      </w:r>
    </w:p>
    <w:p w14:paraId="39953FC0" w14:textId="77777777" w:rsidR="002A0287" w:rsidRDefault="00000000">
      <w:pPr>
        <w:ind w:left="19" w:right="15"/>
      </w:pPr>
      <w:r>
        <w:t xml:space="preserve">Ich war Koch. Aber lange kein Spitzenkoch. </w:t>
      </w:r>
    </w:p>
    <w:p w14:paraId="2DBB848A" w14:textId="77777777" w:rsidR="002A0287" w:rsidRDefault="00000000">
      <w:pPr>
        <w:ind w:left="19" w:right="15"/>
      </w:pPr>
      <w:r>
        <w:t xml:space="preserve">Mithalten – ja. Eine Zeit lang. </w:t>
      </w:r>
    </w:p>
    <w:p w14:paraId="0DD8692B" w14:textId="77777777" w:rsidR="002A0287" w:rsidRDefault="00000000">
      <w:pPr>
        <w:ind w:left="19" w:right="15"/>
      </w:pPr>
      <w:r>
        <w:lastRenderedPageBreak/>
        <w:t xml:space="preserve">Doch was diese Jungs machen, die Sterneköche – andere Liga. Nicht meine. Nicht auf Dauer. </w:t>
      </w:r>
    </w:p>
    <w:p w14:paraId="42475197" w14:textId="77777777" w:rsidR="002A0287" w:rsidRDefault="00000000">
      <w:pPr>
        <w:ind w:left="19" w:right="15"/>
      </w:pPr>
      <w:r>
        <w:t xml:space="preserve">Das war mir immer klar. </w:t>
      </w:r>
    </w:p>
    <w:p w14:paraId="4511E5D2" w14:textId="77777777" w:rsidR="002A0287" w:rsidRDefault="00000000">
      <w:pPr>
        <w:spacing w:after="409"/>
        <w:ind w:left="19" w:right="15"/>
      </w:pPr>
      <w:r>
        <w:t xml:space="preserve">Aber ich wusste: Ich kann eine Weile mitspielen. </w:t>
      </w:r>
    </w:p>
    <w:p w14:paraId="5AAA8C91" w14:textId="77777777" w:rsidR="002A0287" w:rsidRDefault="00000000">
      <w:pPr>
        <w:spacing w:after="412" w:line="265" w:lineRule="auto"/>
        <w:ind w:left="11" w:right="29"/>
        <w:jc w:val="center"/>
      </w:pPr>
      <w:r>
        <w:t xml:space="preserve">— </w:t>
      </w:r>
    </w:p>
    <w:p w14:paraId="5BDF8A5D" w14:textId="77777777" w:rsidR="002A0287" w:rsidRDefault="00000000">
      <w:pPr>
        <w:ind w:left="19" w:right="15"/>
      </w:pPr>
      <w:r>
        <w:t xml:space="preserve">Bis meine Rechnung nicht mehr aufging. </w:t>
      </w:r>
    </w:p>
    <w:p w14:paraId="29CBFD02" w14:textId="77777777" w:rsidR="002A0287" w:rsidRDefault="00000000">
      <w:pPr>
        <w:spacing w:after="407"/>
        <w:ind w:left="19" w:right="15"/>
      </w:pPr>
      <w:r>
        <w:t xml:space="preserve">Schuldenrückzahlung. Wohnen. München. Und die Kosten für das Konzentrationspulver mit Koffein. </w:t>
      </w:r>
    </w:p>
    <w:p w14:paraId="11B60CCC" w14:textId="77777777" w:rsidR="002A0287" w:rsidRDefault="00000000">
      <w:pPr>
        <w:ind w:left="19" w:right="15"/>
      </w:pPr>
      <w:r>
        <w:t xml:space="preserve">Ich fuhr wieder mal nach Hause. </w:t>
      </w:r>
    </w:p>
    <w:p w14:paraId="1015A423" w14:textId="77777777" w:rsidR="002A0287" w:rsidRDefault="00000000">
      <w:pPr>
        <w:ind w:left="19" w:right="15"/>
      </w:pPr>
      <w:r>
        <w:t xml:space="preserve">Nicht süchtig. Das wurde ich auch nie richtig. </w:t>
      </w:r>
    </w:p>
    <w:p w14:paraId="294684C5" w14:textId="77777777" w:rsidR="002A0287" w:rsidRDefault="00000000">
      <w:pPr>
        <w:spacing w:after="409"/>
        <w:ind w:left="19" w:right="15"/>
      </w:pPr>
      <w:r>
        <w:t xml:space="preserve">Mal wieder mit dem Gefühl, ein Loser zu sein. </w:t>
      </w:r>
    </w:p>
    <w:p w14:paraId="116039EF" w14:textId="77777777" w:rsidR="002A0287" w:rsidRDefault="00000000">
      <w:pPr>
        <w:ind w:left="19" w:right="15"/>
      </w:pPr>
      <w:r>
        <w:t xml:space="preserve">Koks war mit dieser Heimreise Geschichte. </w:t>
      </w:r>
    </w:p>
    <w:p w14:paraId="339B3A6D" w14:textId="77777777" w:rsidR="002A0287" w:rsidRDefault="00000000">
      <w:pPr>
        <w:spacing w:after="409"/>
        <w:ind w:left="19" w:right="15"/>
      </w:pPr>
      <w:proofErr w:type="gramStart"/>
      <w:r>
        <w:t>Hab</w:t>
      </w:r>
      <w:proofErr w:type="gramEnd"/>
      <w:r>
        <w:t xml:space="preserve"> das Zeug nie wieder angefasst. </w:t>
      </w:r>
    </w:p>
    <w:p w14:paraId="651D2EB4" w14:textId="77777777" w:rsidR="002A0287" w:rsidRDefault="00000000">
      <w:pPr>
        <w:spacing w:after="412" w:line="265" w:lineRule="auto"/>
        <w:ind w:left="11" w:right="29"/>
        <w:jc w:val="center"/>
      </w:pPr>
      <w:r>
        <w:t xml:space="preserve">— </w:t>
      </w:r>
    </w:p>
    <w:p w14:paraId="2B9597B1" w14:textId="77777777" w:rsidR="002A0287" w:rsidRDefault="00000000">
      <w:pPr>
        <w:ind w:left="19" w:right="15"/>
      </w:pPr>
      <w:r>
        <w:t xml:space="preserve">Nachtrag </w:t>
      </w:r>
    </w:p>
    <w:p w14:paraId="24E93526" w14:textId="77777777" w:rsidR="002A0287" w:rsidRDefault="00000000">
      <w:pPr>
        <w:ind w:left="19" w:right="15"/>
      </w:pPr>
      <w:r>
        <w:t xml:space="preserve">Monate später bekam ich Besuch in meiner Heimatstadt. </w:t>
      </w:r>
    </w:p>
    <w:p w14:paraId="21A8B019" w14:textId="77777777" w:rsidR="002A0287" w:rsidRDefault="00000000">
      <w:pPr>
        <w:spacing w:after="409"/>
        <w:ind w:left="19" w:right="15"/>
      </w:pPr>
      <w:r>
        <w:t xml:space="preserve">Hatte vergessen, einen Dealer zu bezahlen, bevor ich ging. </w:t>
      </w:r>
    </w:p>
    <w:p w14:paraId="5F7878E3" w14:textId="77777777" w:rsidR="002A0287" w:rsidRDefault="00000000">
      <w:pPr>
        <w:ind w:left="19" w:right="15"/>
      </w:pPr>
      <w:r>
        <w:t xml:space="preserve">Aber da ist nichts weiter passiert. </w:t>
      </w:r>
    </w:p>
    <w:p w14:paraId="2BC27315" w14:textId="77777777" w:rsidR="002A0287" w:rsidRDefault="00000000">
      <w:pPr>
        <w:spacing w:after="409"/>
        <w:ind w:left="19" w:right="15"/>
      </w:pPr>
      <w:proofErr w:type="gramStart"/>
      <w:r>
        <w:t>Hab</w:t>
      </w:r>
      <w:proofErr w:type="gramEnd"/>
      <w:r>
        <w:t xml:space="preserve"> ihm das Geld gegeben und er war weg. </w:t>
      </w:r>
    </w:p>
    <w:p w14:paraId="5DC5C591" w14:textId="77777777" w:rsidR="002A0287" w:rsidRDefault="00000000">
      <w:pPr>
        <w:ind w:left="19" w:right="15"/>
      </w:pPr>
      <w:r>
        <w:t xml:space="preserve">Als der Nachbar fragte, wer das gewesen sei, hielt ich kurz inne und sagte: </w:t>
      </w:r>
    </w:p>
    <w:p w14:paraId="07393CD2" w14:textId="77777777" w:rsidR="002A0287" w:rsidRDefault="00000000">
      <w:pPr>
        <w:spacing w:after="407"/>
        <w:ind w:left="19" w:right="15"/>
      </w:pPr>
      <w:r>
        <w:t xml:space="preserve">„München. Sind die Kameraden aus der Kaserne. Auf der Durchreise. Oder zu Besuch, ist mir egal was du </w:t>
      </w:r>
      <w:proofErr w:type="gramStart"/>
      <w:r>
        <w:t>weiter erzählst</w:t>
      </w:r>
      <w:proofErr w:type="gramEnd"/>
      <w:r>
        <w:t xml:space="preserve">“ </w:t>
      </w:r>
    </w:p>
    <w:p w14:paraId="39DF0268" w14:textId="77777777" w:rsidR="002A0287" w:rsidRDefault="00000000">
      <w:pPr>
        <w:spacing w:after="611"/>
        <w:ind w:left="19" w:right="15"/>
      </w:pPr>
      <w:r>
        <w:t xml:space="preserve">„Dann mäh ich morgen später.“ </w:t>
      </w:r>
    </w:p>
    <w:p w14:paraId="3B6C1983" w14:textId="77777777" w:rsidR="002A0287" w:rsidRDefault="00000000">
      <w:pPr>
        <w:spacing w:line="265" w:lineRule="auto"/>
        <w:ind w:left="11" w:right="29"/>
        <w:jc w:val="center"/>
      </w:pPr>
      <w:r>
        <w:t xml:space="preserve">[Ende Kapitel: Schwabing] </w:t>
      </w:r>
    </w:p>
    <w:p w14:paraId="3D1B863D" w14:textId="77777777" w:rsidR="002A0287" w:rsidRDefault="00000000">
      <w:pPr>
        <w:spacing w:after="184" w:line="259" w:lineRule="auto"/>
        <w:jc w:val="center"/>
      </w:pPr>
      <w:r>
        <w:rPr>
          <w:color w:val="666666"/>
        </w:rPr>
        <w:t>Status: FERTIG</w:t>
      </w:r>
      <w:r>
        <w:t xml:space="preserve"> </w:t>
      </w:r>
    </w:p>
    <w:p w14:paraId="63F9AF38" w14:textId="77777777" w:rsidR="002A0287" w:rsidRDefault="00000000">
      <w:pPr>
        <w:spacing w:after="0" w:line="259" w:lineRule="auto"/>
        <w:ind w:left="24"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r>
        <w:br w:type="page"/>
      </w:r>
    </w:p>
    <w:p w14:paraId="7CC3E81C" w14:textId="77777777" w:rsidR="002A0287" w:rsidRDefault="00000000">
      <w:pPr>
        <w:spacing w:line="265" w:lineRule="auto"/>
        <w:ind w:left="11" w:right="28"/>
        <w:jc w:val="center"/>
      </w:pPr>
      <w:r>
        <w:lastRenderedPageBreak/>
        <w:t xml:space="preserve">KAPITEL </w:t>
      </w:r>
    </w:p>
    <w:p w14:paraId="02AC622D" w14:textId="77777777" w:rsidR="002A0287" w:rsidRDefault="00000000">
      <w:pPr>
        <w:spacing w:after="215" w:line="265" w:lineRule="auto"/>
        <w:ind w:left="11" w:right="29"/>
        <w:jc w:val="center"/>
      </w:pPr>
      <w:r>
        <w:t xml:space="preserve">Das Jobangebot </w:t>
      </w:r>
    </w:p>
    <w:p w14:paraId="2A3F1052" w14:textId="77777777" w:rsidR="002A0287" w:rsidRDefault="00000000">
      <w:pPr>
        <w:spacing w:after="614" w:line="265" w:lineRule="auto"/>
        <w:ind w:left="11" w:right="29"/>
        <w:jc w:val="center"/>
      </w:pPr>
      <w:r>
        <w:t xml:space="preserve">Bei dem man nicht kündigen kann </w:t>
      </w:r>
    </w:p>
    <w:p w14:paraId="5061E791" w14:textId="77777777" w:rsidR="002A0287" w:rsidRDefault="00000000">
      <w:pPr>
        <w:ind w:left="19" w:right="15"/>
      </w:pPr>
      <w:r>
        <w:t xml:space="preserve">Es war eine dunkle Kneipe im Umfeld des Bahnhofs. Irgendwo in München. Also am Bahnhof irgendwo. In München. </w:t>
      </w:r>
    </w:p>
    <w:p w14:paraId="56FD84FC" w14:textId="77777777" w:rsidR="002A0287" w:rsidRDefault="00000000">
      <w:pPr>
        <w:spacing w:after="407"/>
        <w:ind w:left="19" w:right="15"/>
      </w:pPr>
      <w:r>
        <w:t xml:space="preserve">Es ging ein paar Stufen runter. Schwere Tür. Dunkelroter schwerer Vorhang direkt hinter der Tür. Stange in der Mitte und Nischen an den Wänden. Dazwischen kleine Tische für zwei oder vier. </w:t>
      </w:r>
    </w:p>
    <w:p w14:paraId="56E3932F" w14:textId="77777777" w:rsidR="002A0287" w:rsidRDefault="00000000">
      <w:pPr>
        <w:ind w:left="19" w:right="15"/>
      </w:pPr>
      <w:r>
        <w:t xml:space="preserve">Ich kam immer, als gerade eröffnet oder geschlossen wurde. Nicht oft, aber oft genug, um wiedererkannt zu werden. Meistens der einzige oder einer von wenigen Gästen. </w:t>
      </w:r>
    </w:p>
    <w:p w14:paraId="73925188" w14:textId="77777777" w:rsidR="002A0287" w:rsidRDefault="00000000">
      <w:pPr>
        <w:ind w:left="19" w:right="15"/>
      </w:pPr>
      <w:r>
        <w:t xml:space="preserve">So wie ich das mag. </w:t>
      </w:r>
    </w:p>
    <w:p w14:paraId="4F4EB7FB" w14:textId="77777777" w:rsidR="002A0287" w:rsidRDefault="00000000">
      <w:pPr>
        <w:spacing w:after="407"/>
        <w:ind w:left="19" w:right="15"/>
      </w:pPr>
      <w:r>
        <w:t xml:space="preserve">Zeit mit den Menschen zu reden. Nicht mit Gästen, Besuchern oder Touristen. Den Menschen, die dort leben. </w:t>
      </w:r>
    </w:p>
    <w:p w14:paraId="19F4EF7A" w14:textId="77777777" w:rsidR="002A0287" w:rsidRDefault="00000000">
      <w:pPr>
        <w:ind w:left="19" w:right="15"/>
      </w:pPr>
      <w:r>
        <w:t xml:space="preserve">Und das tat ich. </w:t>
      </w:r>
    </w:p>
    <w:p w14:paraId="6493E63F" w14:textId="77777777" w:rsidR="002A0287" w:rsidRDefault="00000000">
      <w:pPr>
        <w:ind w:left="19" w:right="15"/>
      </w:pPr>
      <w:r>
        <w:t xml:space="preserve">Ich lernte sie langsam alle kennen. Und irgendwann sprachen wir natürlich auch über mich. </w:t>
      </w:r>
    </w:p>
    <w:p w14:paraId="18F4F14E" w14:textId="77777777" w:rsidR="002A0287" w:rsidRDefault="00000000">
      <w:pPr>
        <w:spacing w:after="409"/>
        <w:ind w:left="19" w:right="15"/>
      </w:pPr>
      <w:r>
        <w:t xml:space="preserve">Koch. Soldat. Wenig Skrupel – war ja noch im </w:t>
      </w:r>
      <w:proofErr w:type="spellStart"/>
      <w:r>
        <w:t>Wichsermodus</w:t>
      </w:r>
      <w:proofErr w:type="spellEnd"/>
      <w:r>
        <w:t xml:space="preserve">. </w:t>
      </w:r>
    </w:p>
    <w:p w14:paraId="07D9FED4" w14:textId="77777777" w:rsidR="002A0287" w:rsidRDefault="00000000">
      <w:pPr>
        <w:ind w:left="19" w:right="15"/>
      </w:pPr>
      <w:r>
        <w:t xml:space="preserve">Dann sprach ich ihn auf die Kneipe an und was hier lief. War schließlich nicht auf der Wurstsuppe hergeschwommen. </w:t>
      </w:r>
    </w:p>
    <w:p w14:paraId="5111B50D" w14:textId="77777777" w:rsidR="002A0287" w:rsidRDefault="00000000">
      <w:pPr>
        <w:ind w:left="19" w:right="15"/>
      </w:pPr>
      <w:r>
        <w:t xml:space="preserve">Er war </w:t>
      </w:r>
      <w:proofErr w:type="gramStart"/>
      <w:r>
        <w:t>ziemlich ehrlich</w:t>
      </w:r>
      <w:proofErr w:type="gramEnd"/>
      <w:r>
        <w:t xml:space="preserve"> und erklärte mir, wie der Hase lief. </w:t>
      </w:r>
    </w:p>
    <w:p w14:paraId="2F5B89BE" w14:textId="77777777" w:rsidR="002A0287" w:rsidRDefault="00000000">
      <w:pPr>
        <w:spacing w:after="407"/>
        <w:ind w:left="19" w:right="15"/>
      </w:pPr>
      <w:r>
        <w:t xml:space="preserve">Zu viel Info für mich. Aber egal. Coole Typen, gute Musik und hübsche Frauen. Was </w:t>
      </w:r>
      <w:proofErr w:type="spellStart"/>
      <w:r>
        <w:t>willste</w:t>
      </w:r>
      <w:proofErr w:type="spellEnd"/>
      <w:r>
        <w:t xml:space="preserve"> mehr. </w:t>
      </w:r>
    </w:p>
    <w:p w14:paraId="65C00594" w14:textId="77777777" w:rsidR="002A0287" w:rsidRDefault="00000000">
      <w:pPr>
        <w:spacing w:after="412" w:line="265" w:lineRule="auto"/>
        <w:ind w:left="11" w:right="29"/>
        <w:jc w:val="center"/>
      </w:pPr>
      <w:r>
        <w:t xml:space="preserve">— </w:t>
      </w:r>
    </w:p>
    <w:p w14:paraId="12A2EA84" w14:textId="77777777" w:rsidR="002A0287" w:rsidRDefault="00000000">
      <w:pPr>
        <w:ind w:left="19" w:right="15"/>
      </w:pPr>
      <w:r>
        <w:t xml:space="preserve">Irgendwann kam ich mit einem Freund. Wieder ein schöner Abend. Oder Morgen. </w:t>
      </w:r>
    </w:p>
    <w:p w14:paraId="0F0B8513" w14:textId="77777777" w:rsidR="002A0287" w:rsidRDefault="00000000">
      <w:pPr>
        <w:ind w:left="19" w:right="15"/>
      </w:pPr>
      <w:r>
        <w:t xml:space="preserve">Auf jeden Fall sprach er uns an, als sein Koch einen Skiunfall hatte. </w:t>
      </w:r>
    </w:p>
    <w:p w14:paraId="47FCE971" w14:textId="77777777" w:rsidR="002A0287" w:rsidRDefault="00000000">
      <w:pPr>
        <w:ind w:left="19" w:right="15"/>
      </w:pPr>
      <w:r>
        <w:t xml:space="preserve">Er bräuchte einen zuverlässigen Mann für die Küche. </w:t>
      </w:r>
    </w:p>
    <w:p w14:paraId="4C946F17" w14:textId="77777777" w:rsidR="002A0287" w:rsidRDefault="00000000">
      <w:pPr>
        <w:ind w:left="19" w:right="15"/>
      </w:pPr>
      <w:r>
        <w:t xml:space="preserve">5.000 netto. Bar auf die Hand. </w:t>
      </w:r>
    </w:p>
    <w:p w14:paraId="7576936E" w14:textId="77777777" w:rsidR="002A0287" w:rsidRDefault="00000000">
      <w:pPr>
        <w:ind w:left="19" w:right="15"/>
      </w:pPr>
      <w:r>
        <w:t xml:space="preserve">Oder so ähnlich viel. </w:t>
      </w:r>
    </w:p>
    <w:p w14:paraId="6102C723" w14:textId="77777777" w:rsidR="002A0287" w:rsidRDefault="00000000">
      <w:pPr>
        <w:spacing w:after="409"/>
        <w:ind w:left="19" w:right="15"/>
      </w:pPr>
      <w:r>
        <w:lastRenderedPageBreak/>
        <w:t xml:space="preserve">Ein Mordsangebot. </w:t>
      </w:r>
    </w:p>
    <w:p w14:paraId="429E845F" w14:textId="77777777" w:rsidR="002A0287" w:rsidRDefault="00000000">
      <w:pPr>
        <w:ind w:left="19" w:right="15"/>
      </w:pPr>
      <w:r>
        <w:t xml:space="preserve">Die </w:t>
      </w:r>
      <w:proofErr w:type="spellStart"/>
      <w:r>
        <w:t>kneipe</w:t>
      </w:r>
      <w:proofErr w:type="spellEnd"/>
      <w:r>
        <w:t xml:space="preserve"> gehört dem </w:t>
      </w:r>
      <w:proofErr w:type="gramStart"/>
      <w:r>
        <w:t>Club..</w:t>
      </w:r>
      <w:proofErr w:type="gramEnd"/>
      <w:r>
        <w:t xml:space="preserve"> Da </w:t>
      </w:r>
      <w:proofErr w:type="spellStart"/>
      <w:r>
        <w:t>kommste</w:t>
      </w:r>
      <w:proofErr w:type="spellEnd"/>
      <w:r>
        <w:t xml:space="preserve"> nicht mehr raus. </w:t>
      </w:r>
      <w:proofErr w:type="gramStart"/>
      <w:r>
        <w:t>Hau ab</w:t>
      </w:r>
      <w:proofErr w:type="gramEnd"/>
      <w:r>
        <w:t xml:space="preserve">, solange es geht. </w:t>
      </w:r>
    </w:p>
    <w:p w14:paraId="5649179D" w14:textId="77777777" w:rsidR="002A0287" w:rsidRDefault="00000000">
      <w:pPr>
        <w:spacing w:after="409"/>
        <w:ind w:left="19" w:right="15"/>
      </w:pPr>
      <w:r>
        <w:t xml:space="preserve">Hörte ich eine kleine Stimme sagen. </w:t>
      </w:r>
    </w:p>
    <w:p w14:paraId="4D1BB97A" w14:textId="77777777" w:rsidR="002A0287" w:rsidRDefault="00000000">
      <w:pPr>
        <w:ind w:left="19" w:right="15"/>
      </w:pPr>
      <w:r>
        <w:t xml:space="preserve">Ich stellte vorsichtshalber noch ein paar Fragen. Denn mein Freund hatte es noch nicht ganz verstanden. </w:t>
      </w:r>
    </w:p>
    <w:p w14:paraId="3BA75630" w14:textId="77777777" w:rsidR="002A0287" w:rsidRDefault="00000000">
      <w:pPr>
        <w:spacing w:after="409"/>
        <w:ind w:left="19" w:right="15"/>
      </w:pPr>
      <w:r>
        <w:t xml:space="preserve">Und er tat es leider auch nicht. </w:t>
      </w:r>
    </w:p>
    <w:p w14:paraId="1DA23340" w14:textId="77777777" w:rsidR="002A0287" w:rsidRDefault="00000000">
      <w:pPr>
        <w:ind w:left="19" w:right="15"/>
      </w:pPr>
      <w:r>
        <w:t xml:space="preserve">Ich fragte nach Kündigungsfrist. Arbeitsvertrag. Rentenzuschuss. </w:t>
      </w:r>
    </w:p>
    <w:p w14:paraId="7294E07C" w14:textId="77777777" w:rsidR="002A0287" w:rsidRDefault="00000000">
      <w:pPr>
        <w:ind w:left="19" w:right="15"/>
      </w:pPr>
      <w:r>
        <w:t xml:space="preserve">Ich war jetzt nicht mehr erste Wahl. </w:t>
      </w:r>
    </w:p>
    <w:p w14:paraId="5474E4C4" w14:textId="77777777" w:rsidR="002A0287" w:rsidRDefault="00000000">
      <w:pPr>
        <w:spacing w:after="409"/>
        <w:ind w:left="19" w:right="15"/>
      </w:pPr>
      <w:r>
        <w:t xml:space="preserve">Gut. </w:t>
      </w:r>
    </w:p>
    <w:p w14:paraId="23790673" w14:textId="77777777" w:rsidR="002A0287" w:rsidRDefault="00000000">
      <w:pPr>
        <w:ind w:left="19" w:right="15"/>
      </w:pPr>
      <w:r>
        <w:t xml:space="preserve">Mein Kollege war aber begeistert. </w:t>
      </w:r>
    </w:p>
    <w:p w14:paraId="74F93C0C" w14:textId="77777777" w:rsidR="002A0287" w:rsidRDefault="00000000">
      <w:pPr>
        <w:ind w:left="19" w:right="15"/>
      </w:pPr>
      <w:r>
        <w:t xml:space="preserve">Und als der </w:t>
      </w:r>
      <w:proofErr w:type="spellStart"/>
      <w:r>
        <w:t>Dude</w:t>
      </w:r>
      <w:proofErr w:type="spellEnd"/>
      <w:r>
        <w:t xml:space="preserve"> die Frage nach Kündigung beantwortete, war der Wortlaut ungefähr: </w:t>
      </w:r>
    </w:p>
    <w:p w14:paraId="18818323" w14:textId="77777777" w:rsidR="002A0287" w:rsidRDefault="00000000">
      <w:pPr>
        <w:spacing w:line="448" w:lineRule="auto"/>
        <w:ind w:left="19" w:right="15"/>
      </w:pPr>
      <w:r>
        <w:t xml:space="preserve">„Hier hat noch nie jemand gekündigt. Es passieren Unfälle und Jobs werden frei...“ Oder so. </w:t>
      </w:r>
    </w:p>
    <w:p w14:paraId="3B90830C" w14:textId="77777777" w:rsidR="002A0287" w:rsidRDefault="00000000">
      <w:pPr>
        <w:spacing w:after="409"/>
        <w:ind w:left="19" w:right="15"/>
      </w:pPr>
      <w:r>
        <w:t xml:space="preserve">Ich wusste, dass das mein letzter Besuch in der Kneipe war. </w:t>
      </w:r>
    </w:p>
    <w:p w14:paraId="32003914" w14:textId="77777777" w:rsidR="002A0287" w:rsidRDefault="00000000">
      <w:pPr>
        <w:spacing w:after="412" w:line="265" w:lineRule="auto"/>
        <w:ind w:left="11" w:right="29"/>
        <w:jc w:val="center"/>
      </w:pPr>
      <w:r>
        <w:t xml:space="preserve">— </w:t>
      </w:r>
    </w:p>
    <w:p w14:paraId="4D9A8650" w14:textId="77777777" w:rsidR="002A0287" w:rsidRDefault="00000000">
      <w:pPr>
        <w:ind w:left="19" w:right="15"/>
      </w:pPr>
      <w:r>
        <w:t xml:space="preserve">Mein Kollege rief mich eine Woche später an. </w:t>
      </w:r>
    </w:p>
    <w:p w14:paraId="3C1F80EE" w14:textId="77777777" w:rsidR="002A0287" w:rsidRDefault="00000000">
      <w:pPr>
        <w:spacing w:after="407"/>
        <w:ind w:left="19" w:right="15"/>
      </w:pPr>
      <w:r>
        <w:t xml:space="preserve">Erzählte stolz, dass er den Job hätte und gar nicht so viel los sei in der Küche. Und das Geld hat er auch schon bekommen, um seine Schulden zu bezahlen. </w:t>
      </w:r>
    </w:p>
    <w:p w14:paraId="1FA20A72" w14:textId="77777777" w:rsidR="002A0287" w:rsidRDefault="00000000">
      <w:pPr>
        <w:ind w:left="19" w:right="15"/>
      </w:pPr>
      <w:r>
        <w:t xml:space="preserve">Ich hörte zu. </w:t>
      </w:r>
    </w:p>
    <w:p w14:paraId="2677850B" w14:textId="77777777" w:rsidR="002A0287" w:rsidRDefault="00000000">
      <w:pPr>
        <w:ind w:left="19" w:right="15"/>
      </w:pPr>
      <w:r>
        <w:t xml:space="preserve">Wünschte ihm viel Glück. </w:t>
      </w:r>
    </w:p>
    <w:p w14:paraId="5237B15D" w14:textId="77777777" w:rsidR="002A0287" w:rsidRDefault="00000000">
      <w:pPr>
        <w:ind w:left="19" w:right="15"/>
      </w:pPr>
      <w:r>
        <w:t xml:space="preserve">Und hörte nie wieder von ihm selbst. </w:t>
      </w:r>
    </w:p>
    <w:p w14:paraId="3D9C29BB" w14:textId="77777777" w:rsidR="002A0287" w:rsidRDefault="00000000">
      <w:pPr>
        <w:ind w:left="19" w:right="15"/>
      </w:pPr>
      <w:proofErr w:type="spellStart"/>
      <w:r>
        <w:t>Wichsermodus</w:t>
      </w:r>
      <w:proofErr w:type="spellEnd"/>
      <w:r>
        <w:t xml:space="preserve"> aktiviert. </w:t>
      </w:r>
    </w:p>
    <w:p w14:paraId="2AF9C8D2" w14:textId="77777777" w:rsidR="002A0287" w:rsidRDefault="00000000">
      <w:pPr>
        <w:spacing w:after="412" w:line="265" w:lineRule="auto"/>
        <w:ind w:left="11" w:right="29"/>
        <w:jc w:val="center"/>
      </w:pPr>
      <w:r>
        <w:t xml:space="preserve">— </w:t>
      </w:r>
    </w:p>
    <w:p w14:paraId="4B99EA9E" w14:textId="77777777" w:rsidR="002A0287" w:rsidRDefault="00000000">
      <w:pPr>
        <w:ind w:left="19" w:right="15"/>
      </w:pPr>
      <w:r>
        <w:t xml:space="preserve">Von einem anderen Kollegen erfuhr ich Jahre später, dass er erst Kokaindealer war. </w:t>
      </w:r>
    </w:p>
    <w:p w14:paraId="6ACA906E" w14:textId="77777777" w:rsidR="002A0287" w:rsidRDefault="00000000">
      <w:pPr>
        <w:spacing w:after="409"/>
        <w:ind w:left="19" w:right="15"/>
      </w:pPr>
      <w:r>
        <w:lastRenderedPageBreak/>
        <w:t xml:space="preserve">Und dann irgendwann verschwunden. </w:t>
      </w:r>
    </w:p>
    <w:p w14:paraId="7813AE6A" w14:textId="77777777" w:rsidR="002A0287" w:rsidRDefault="00000000">
      <w:pPr>
        <w:spacing w:after="611"/>
        <w:ind w:left="19" w:right="15"/>
      </w:pPr>
      <w:r>
        <w:t xml:space="preserve">Einfach weg. </w:t>
      </w:r>
    </w:p>
    <w:p w14:paraId="26170C46" w14:textId="77777777" w:rsidR="002A0287" w:rsidRDefault="00000000">
      <w:pPr>
        <w:spacing w:after="409"/>
        <w:ind w:left="19" w:right="15"/>
      </w:pPr>
      <w:r>
        <w:t xml:space="preserve">Da hatte ich die Stadt aber schon lange verlassen.  </w:t>
      </w:r>
    </w:p>
    <w:p w14:paraId="5D3EA555" w14:textId="77777777" w:rsidR="002A0287" w:rsidRDefault="00000000">
      <w:pPr>
        <w:spacing w:after="409"/>
        <w:ind w:left="19" w:right="15"/>
      </w:pPr>
      <w:r>
        <w:t xml:space="preserve">Auf dem Weg nach: </w:t>
      </w:r>
      <w:proofErr w:type="spellStart"/>
      <w:r>
        <w:t>Diesma</w:t>
      </w:r>
      <w:proofErr w:type="spellEnd"/>
      <w:r>
        <w:t xml:space="preserve"> bei </w:t>
      </w:r>
      <w:proofErr w:type="gramStart"/>
      <w:r>
        <w:t>klappts</w:t>
      </w:r>
      <w:proofErr w:type="gramEnd"/>
      <w:r>
        <w:t xml:space="preserve">. </w:t>
      </w:r>
    </w:p>
    <w:p w14:paraId="475987CB" w14:textId="77777777" w:rsidR="002A0287" w:rsidRDefault="00000000">
      <w:pPr>
        <w:spacing w:after="620" w:line="259" w:lineRule="auto"/>
        <w:ind w:left="24" w:right="0" w:firstLine="0"/>
      </w:pPr>
      <w:r>
        <w:t xml:space="preserve"> </w:t>
      </w:r>
    </w:p>
    <w:p w14:paraId="50BB4F63" w14:textId="77777777" w:rsidR="002A0287" w:rsidRDefault="00000000">
      <w:pPr>
        <w:spacing w:line="265" w:lineRule="auto"/>
        <w:ind w:left="11" w:right="29"/>
        <w:jc w:val="center"/>
      </w:pPr>
      <w:r>
        <w:t xml:space="preserve">[Ende Kapitel: Das Jobangebot] </w:t>
      </w:r>
    </w:p>
    <w:p w14:paraId="3CE15E3C" w14:textId="77777777" w:rsidR="002A0287" w:rsidRDefault="00000000">
      <w:pPr>
        <w:spacing w:after="184" w:line="259" w:lineRule="auto"/>
        <w:jc w:val="center"/>
      </w:pPr>
      <w:r>
        <w:rPr>
          <w:color w:val="666666"/>
        </w:rPr>
        <w:t>Status: FERTIG</w:t>
      </w:r>
      <w:r>
        <w:t xml:space="preserve"> </w:t>
      </w:r>
    </w:p>
    <w:p w14:paraId="2CE8F266"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7FA7FB48" w14:textId="77777777" w:rsidR="002A0287" w:rsidRDefault="00000000">
      <w:pPr>
        <w:spacing w:after="169"/>
        <w:ind w:left="19" w:right="15"/>
      </w:pPr>
      <w:r>
        <w:lastRenderedPageBreak/>
        <w:t xml:space="preserve">TEIL V: ZWISCHEN DEN WELTEN </w:t>
      </w:r>
    </w:p>
    <w:p w14:paraId="6A5FFD41" w14:textId="77777777" w:rsidR="002A0287" w:rsidRDefault="00000000">
      <w:pPr>
        <w:spacing w:after="380" w:line="259" w:lineRule="auto"/>
        <w:ind w:left="24" w:right="0" w:firstLine="0"/>
      </w:pPr>
      <w:r>
        <w:t xml:space="preserve"> </w:t>
      </w:r>
    </w:p>
    <w:p w14:paraId="7F838971" w14:textId="77777777" w:rsidR="002A0287" w:rsidRDefault="00000000">
      <w:pPr>
        <w:pStyle w:val="berschrift1"/>
        <w:spacing w:after="200"/>
        <w:ind w:left="19"/>
      </w:pPr>
      <w:bookmarkStart w:id="7" w:name="_Toc169944"/>
      <w:r>
        <w:rPr>
          <w:rFonts w:ascii="Georgia" w:eastAsia="Georgia" w:hAnsi="Georgia" w:cs="Georgia"/>
          <w:b w:val="0"/>
          <w:i w:val="0"/>
          <w:color w:val="0F4761"/>
        </w:rPr>
        <w:t xml:space="preserve">INTERMEZZO </w:t>
      </w:r>
      <w:bookmarkEnd w:id="7"/>
    </w:p>
    <w:p w14:paraId="743CA44A" w14:textId="77777777" w:rsidR="002A0287" w:rsidRDefault="00000000">
      <w:pPr>
        <w:pStyle w:val="berschrift2"/>
        <w:ind w:left="19"/>
      </w:pPr>
      <w:bookmarkStart w:id="8" w:name="_Toc169945"/>
      <w:r>
        <w:t xml:space="preserve">Die Pforten der Wahrnehmung </w:t>
      </w:r>
      <w:bookmarkEnd w:id="8"/>
    </w:p>
    <w:p w14:paraId="5577AED5" w14:textId="77777777" w:rsidR="002A0287" w:rsidRDefault="00000000">
      <w:pPr>
        <w:ind w:left="19" w:right="15"/>
      </w:pPr>
      <w:r>
        <w:t xml:space="preserve">Irgendwo bei Münster, 1993 </w:t>
      </w:r>
    </w:p>
    <w:p w14:paraId="6B7AF645"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0FD17851" wp14:editId="72017677">
                <wp:extent cx="4394200" cy="10160"/>
                <wp:effectExtent l="0" t="0" r="0" b="0"/>
                <wp:docPr id="135911" name="Group 13591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79" name="Picture 164379"/>
                          <pic:cNvPicPr/>
                        </pic:nvPicPr>
                        <pic:blipFill>
                          <a:blip r:embed="rId25"/>
                          <a:stretch>
                            <a:fillRect/>
                          </a:stretch>
                        </pic:blipFill>
                        <pic:spPr>
                          <a:xfrm>
                            <a:off x="-3364" y="-5625"/>
                            <a:ext cx="4398264" cy="18288"/>
                          </a:xfrm>
                          <a:prstGeom prst="rect">
                            <a:avLst/>
                          </a:prstGeom>
                        </pic:spPr>
                      </pic:pic>
                    </wpg:wgp>
                  </a:graphicData>
                </a:graphic>
              </wp:inline>
            </w:drawing>
          </mc:Choice>
          <mc:Fallback xmlns:a="http://schemas.openxmlformats.org/drawingml/2006/main">
            <w:pict>
              <v:group id="Group 135911" style="width:346pt;height:0.799988pt;mso-position-horizontal-relative:char;mso-position-vertical-relative:line" coordsize="43942,101">
                <v:shape id="Picture 164379" style="position:absolute;width:43982;height:182;left:-33;top:-56;" filled="f">
                  <v:imagedata r:id="rId26"/>
                </v:shape>
              </v:group>
            </w:pict>
          </mc:Fallback>
        </mc:AlternateContent>
      </w:r>
      <w:r>
        <w:t xml:space="preserve"> </w:t>
      </w:r>
    </w:p>
    <w:p w14:paraId="6746AD8D" w14:textId="77777777" w:rsidR="002A0287" w:rsidRDefault="00000000">
      <w:pPr>
        <w:spacing w:after="145"/>
        <w:ind w:left="19" w:right="15"/>
      </w:pPr>
      <w:r>
        <w:t xml:space="preserve">Es war keine Überdosis. Es war ein Experiment. </w:t>
      </w:r>
    </w:p>
    <w:p w14:paraId="1D7CD710" w14:textId="77777777" w:rsidR="002A0287" w:rsidRDefault="00000000">
      <w:pPr>
        <w:spacing w:after="148"/>
        <w:ind w:left="19" w:right="15"/>
      </w:pPr>
      <w:r>
        <w:t xml:space="preserve">Wir hörten damals viel Doors. Wir wollten auch die Pforten der Wahrnehmung durchqueren. </w:t>
      </w:r>
    </w:p>
    <w:p w14:paraId="5953364F" w14:textId="77777777" w:rsidR="002A0287" w:rsidRDefault="00000000">
      <w:pPr>
        <w:ind w:left="19" w:right="15"/>
      </w:pPr>
      <w:r>
        <w:t xml:space="preserve">Alkohol und Kiffen kannte ich schon. </w:t>
      </w:r>
    </w:p>
    <w:p w14:paraId="68576910"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3D2AB887" wp14:editId="2AF5F247">
                <wp:extent cx="4394200" cy="10160"/>
                <wp:effectExtent l="0" t="0" r="0" b="0"/>
                <wp:docPr id="135912" name="Group 13591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0" name="Picture 164380"/>
                          <pic:cNvPicPr/>
                        </pic:nvPicPr>
                        <pic:blipFill>
                          <a:blip r:embed="rId27"/>
                          <a:stretch>
                            <a:fillRect/>
                          </a:stretch>
                        </pic:blipFill>
                        <pic:spPr>
                          <a:xfrm>
                            <a:off x="-3364" y="-5459"/>
                            <a:ext cx="4398264" cy="18288"/>
                          </a:xfrm>
                          <a:prstGeom prst="rect">
                            <a:avLst/>
                          </a:prstGeom>
                        </pic:spPr>
                      </pic:pic>
                      <pic:pic xmlns:pic="http://schemas.openxmlformats.org/drawingml/2006/picture">
                        <pic:nvPicPr>
                          <pic:cNvPr id="164381" name="Picture 164381"/>
                          <pic:cNvPicPr/>
                        </pic:nvPicPr>
                        <pic:blipFill>
                          <a:blip r:embed="rId27"/>
                          <a:stretch>
                            <a:fillRect/>
                          </a:stretch>
                        </pic:blipFill>
                        <pic:spPr>
                          <a:xfrm>
                            <a:off x="-3364" y="-5459"/>
                            <a:ext cx="4398264" cy="18288"/>
                          </a:xfrm>
                          <a:prstGeom prst="rect">
                            <a:avLst/>
                          </a:prstGeom>
                        </pic:spPr>
                      </pic:pic>
                    </wpg:wgp>
                  </a:graphicData>
                </a:graphic>
              </wp:inline>
            </w:drawing>
          </mc:Choice>
          <mc:Fallback xmlns:a="http://schemas.openxmlformats.org/drawingml/2006/main">
            <w:pict>
              <v:group id="Group 135912" style="width:346pt;height:0.799988pt;mso-position-horizontal-relative:char;mso-position-vertical-relative:line" coordsize="43942,101">
                <v:shape id="Picture 164380" style="position:absolute;width:43982;height:182;left:-33;top:-54;" filled="f">
                  <v:imagedata r:id="rId28"/>
                </v:shape>
                <v:shape id="Picture 164381" style="position:absolute;width:43982;height:182;left:-33;top:-54;" filled="f">
                  <v:imagedata r:id="rId28"/>
                </v:shape>
              </v:group>
            </w:pict>
          </mc:Fallback>
        </mc:AlternateContent>
      </w:r>
      <w:r>
        <w:t xml:space="preserve"> </w:t>
      </w:r>
    </w:p>
    <w:p w14:paraId="7C666805" w14:textId="77777777" w:rsidR="002A0287" w:rsidRDefault="00000000">
      <w:pPr>
        <w:spacing w:after="154"/>
        <w:ind w:left="19" w:right="15"/>
      </w:pPr>
      <w:r>
        <w:t xml:space="preserve">Es war eine dieser Wohnungen in einem dieser Siedlungsblocks, die in den 50er und 60er Jahren gebaut wurden. Irgendwo hinter oder vor Münster. Kinderhof hieß das Viertel, glaub ich. </w:t>
      </w:r>
    </w:p>
    <w:p w14:paraId="7FB18684" w14:textId="77777777" w:rsidR="002A0287" w:rsidRDefault="00000000">
      <w:pPr>
        <w:spacing w:after="148"/>
        <w:ind w:left="19" w:right="15"/>
      </w:pPr>
      <w:r>
        <w:t xml:space="preserve">Heute würde man Hartz-4-Bau sagen. Wahrscheinlich nicht, denn ich habe keine Ahnung, wie man heute zu irgendwas sagt. Cringe. Oldschool. Überholt. </w:t>
      </w:r>
    </w:p>
    <w:p w14:paraId="58827C26" w14:textId="77777777" w:rsidR="002A0287" w:rsidRDefault="00000000">
      <w:pPr>
        <w:spacing w:after="145"/>
        <w:ind w:left="19" w:right="15"/>
      </w:pPr>
      <w:r>
        <w:t xml:space="preserve">Keiner sagt mehr herzallerliebst oder Schindluder. </w:t>
      </w:r>
    </w:p>
    <w:p w14:paraId="20E1A3EF" w14:textId="77777777" w:rsidR="002A0287" w:rsidRDefault="00000000">
      <w:pPr>
        <w:ind w:left="19" w:right="152"/>
      </w:pPr>
      <w:r>
        <w:t xml:space="preserve">Wir wurden damals gemaßregelt, als wir „geil” sagten. Als Kinder. Und Deutsch und Amerikanisch zu mixen stand unter Todesstrafe. Ein „Wow, das ist so cool, das finde ich geil” konnte mit bis zu vielen Jahren Hausarrest bestraft werden. Früher, als es nur drei Programme gab und ich die Fernbedienung war. </w:t>
      </w:r>
    </w:p>
    <w:p w14:paraId="0B5AD168"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385C6276" wp14:editId="4B3A2C72">
                <wp:extent cx="4394200" cy="10161"/>
                <wp:effectExtent l="0" t="0" r="0" b="0"/>
                <wp:docPr id="135913" name="Group 135913"/>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382" name="Picture 164382"/>
                          <pic:cNvPicPr/>
                        </pic:nvPicPr>
                        <pic:blipFill>
                          <a:blip r:embed="rId23"/>
                          <a:stretch>
                            <a:fillRect/>
                          </a:stretch>
                        </pic:blipFill>
                        <pic:spPr>
                          <a:xfrm>
                            <a:off x="-3364" y="-2859"/>
                            <a:ext cx="4398264" cy="15240"/>
                          </a:xfrm>
                          <a:prstGeom prst="rect">
                            <a:avLst/>
                          </a:prstGeom>
                        </pic:spPr>
                      </pic:pic>
                    </wpg:wgp>
                  </a:graphicData>
                </a:graphic>
              </wp:inline>
            </w:drawing>
          </mc:Choice>
          <mc:Fallback xmlns:a="http://schemas.openxmlformats.org/drawingml/2006/main">
            <w:pict>
              <v:group id="Group 135913" style="width:346pt;height:0.800049pt;mso-position-horizontal-relative:char;mso-position-vertical-relative:line" coordsize="43942,101">
                <v:shape id="Picture 164382" style="position:absolute;width:43982;height:152;left:-33;top:-28;" filled="f">
                  <v:imagedata r:id="rId24"/>
                </v:shape>
              </v:group>
            </w:pict>
          </mc:Fallback>
        </mc:AlternateContent>
      </w:r>
      <w:r>
        <w:t xml:space="preserve"> </w:t>
      </w:r>
    </w:p>
    <w:p w14:paraId="3620447F" w14:textId="77777777" w:rsidR="002A0287" w:rsidRDefault="00000000">
      <w:pPr>
        <w:spacing w:after="153"/>
        <w:ind w:left="19" w:right="15"/>
      </w:pPr>
      <w:r>
        <w:t xml:space="preserve">Heute möchte ich kotzen, wenn wieder einer dieser Komiker unsere Kindheit als </w:t>
      </w:r>
      <w:proofErr w:type="spellStart"/>
      <w:r>
        <w:t>Standup</w:t>
      </w:r>
      <w:proofErr w:type="spellEnd"/>
      <w:r>
        <w:t xml:space="preserve"> verkauft. Vor allem der </w:t>
      </w:r>
      <w:proofErr w:type="spellStart"/>
      <w:r>
        <w:t>Kennste</w:t>
      </w:r>
      <w:proofErr w:type="spellEnd"/>
      <w:r>
        <w:t>-</w:t>
      </w:r>
      <w:proofErr w:type="spellStart"/>
      <w:r>
        <w:t>kennste</w:t>
      </w:r>
      <w:proofErr w:type="spellEnd"/>
      <w:r>
        <w:t xml:space="preserve">-Wichser. </w:t>
      </w:r>
    </w:p>
    <w:p w14:paraId="0EF07B14" w14:textId="77777777" w:rsidR="002A0287" w:rsidRDefault="00000000">
      <w:pPr>
        <w:spacing w:after="154"/>
        <w:ind w:left="19" w:right="15"/>
      </w:pPr>
      <w:r>
        <w:t xml:space="preserve">Ich kann über Otto lachen. Elke. Zumindest die frühen Werke. Klimbim. Didi Hallervorden. Helga Feddersen. Dieter Krebs. Das fand ich lustig. </w:t>
      </w:r>
      <w:proofErr w:type="spellStart"/>
      <w:r>
        <w:t>Samstag Nacht</w:t>
      </w:r>
      <w:proofErr w:type="spellEnd"/>
      <w:r>
        <w:t xml:space="preserve"> ging auch noch. </w:t>
      </w:r>
    </w:p>
    <w:p w14:paraId="3AAE77EC" w14:textId="77777777" w:rsidR="002A0287" w:rsidRDefault="00000000">
      <w:pPr>
        <w:ind w:left="19" w:right="15"/>
      </w:pPr>
      <w:r>
        <w:t xml:space="preserve">Aber verliebt war ich immer in die Anke aus dem Ferienprogramm. </w:t>
      </w:r>
    </w:p>
    <w:p w14:paraId="523B616A"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11C7FA9E" wp14:editId="3FE633C6">
                <wp:extent cx="4394200" cy="10160"/>
                <wp:effectExtent l="0" t="0" r="0" b="0"/>
                <wp:docPr id="135914" name="Group 13591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3" name="Picture 164383"/>
                          <pic:cNvPicPr/>
                        </pic:nvPicPr>
                        <pic:blipFill>
                          <a:blip r:embed="rId29"/>
                          <a:stretch>
                            <a:fillRect/>
                          </a:stretch>
                        </pic:blipFill>
                        <pic:spPr>
                          <a:xfrm>
                            <a:off x="-3364" y="-3575"/>
                            <a:ext cx="4398264" cy="15239"/>
                          </a:xfrm>
                          <a:prstGeom prst="rect">
                            <a:avLst/>
                          </a:prstGeom>
                        </pic:spPr>
                      </pic:pic>
                    </wpg:wgp>
                  </a:graphicData>
                </a:graphic>
              </wp:inline>
            </w:drawing>
          </mc:Choice>
          <mc:Fallback xmlns:a="http://schemas.openxmlformats.org/drawingml/2006/main">
            <w:pict>
              <v:group id="Group 135914" style="width:346pt;height:0.799988pt;mso-position-horizontal-relative:char;mso-position-vertical-relative:line" coordsize="43942,101">
                <v:shape id="Picture 164383" style="position:absolute;width:43982;height:152;left:-33;top:-35;" filled="f">
                  <v:imagedata r:id="rId30"/>
                </v:shape>
              </v:group>
            </w:pict>
          </mc:Fallback>
        </mc:AlternateContent>
      </w:r>
      <w:r>
        <w:t xml:space="preserve"> </w:t>
      </w:r>
    </w:p>
    <w:p w14:paraId="4B1500B1" w14:textId="77777777" w:rsidR="002A0287" w:rsidRDefault="00000000">
      <w:pPr>
        <w:spacing w:after="150"/>
        <w:ind w:left="19" w:right="15"/>
      </w:pPr>
      <w:r>
        <w:t xml:space="preserve">Zurück zum Thema. </w:t>
      </w:r>
    </w:p>
    <w:p w14:paraId="7FC85054" w14:textId="77777777" w:rsidR="002A0287" w:rsidRDefault="00000000">
      <w:pPr>
        <w:spacing w:after="145"/>
        <w:ind w:left="19" w:right="15"/>
      </w:pPr>
      <w:r>
        <w:t xml:space="preserve">Wir nahmen </w:t>
      </w:r>
      <w:proofErr w:type="spellStart"/>
      <w:r>
        <w:t>Nomex</w:t>
      </w:r>
      <w:proofErr w:type="spellEnd"/>
      <w:r>
        <w:t xml:space="preserve">. Tranken Bier. </w:t>
      </w:r>
    </w:p>
    <w:p w14:paraId="42BE920A" w14:textId="77777777" w:rsidR="002A0287" w:rsidRDefault="00000000">
      <w:pPr>
        <w:ind w:left="19" w:right="15"/>
      </w:pPr>
      <w:r>
        <w:t xml:space="preserve">Ich kann mich an eine Blumenwiese erinnern. Und ein Versteck. Und viel Liebe. </w:t>
      </w:r>
    </w:p>
    <w:p w14:paraId="23F55649" w14:textId="77777777" w:rsidR="002A0287" w:rsidRDefault="00000000">
      <w:pPr>
        <w:spacing w:after="0" w:line="259" w:lineRule="auto"/>
        <w:ind w:left="0" w:right="2086" w:firstLine="0"/>
        <w:jc w:val="center"/>
      </w:pPr>
      <w:r>
        <w:rPr>
          <w:rFonts w:ascii="Calibri" w:eastAsia="Calibri" w:hAnsi="Calibri" w:cs="Calibri"/>
          <w:noProof/>
          <w:sz w:val="22"/>
        </w:rPr>
        <mc:AlternateContent>
          <mc:Choice Requires="wpg">
            <w:drawing>
              <wp:inline distT="0" distB="0" distL="0" distR="0" wp14:anchorId="7D5D0B7E" wp14:editId="758ED56F">
                <wp:extent cx="4394200" cy="10161"/>
                <wp:effectExtent l="0" t="0" r="0" b="0"/>
                <wp:docPr id="135915" name="Group 135915"/>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384" name="Picture 164384"/>
                          <pic:cNvPicPr/>
                        </pic:nvPicPr>
                        <pic:blipFill>
                          <a:blip r:embed="rId31"/>
                          <a:stretch>
                            <a:fillRect/>
                          </a:stretch>
                        </pic:blipFill>
                        <pic:spPr>
                          <a:xfrm>
                            <a:off x="-3364" y="-4999"/>
                            <a:ext cx="4398264" cy="15240"/>
                          </a:xfrm>
                          <a:prstGeom prst="rect">
                            <a:avLst/>
                          </a:prstGeom>
                        </pic:spPr>
                      </pic:pic>
                    </wpg:wgp>
                  </a:graphicData>
                </a:graphic>
              </wp:inline>
            </w:drawing>
          </mc:Choice>
          <mc:Fallback xmlns:a="http://schemas.openxmlformats.org/drawingml/2006/main">
            <w:pict>
              <v:group id="Group 135915" style="width:346pt;height:0.800049pt;mso-position-horizontal-relative:char;mso-position-vertical-relative:line" coordsize="43942,101">
                <v:shape id="Picture 164384" style="position:absolute;width:43982;height:152;left:-33;top:-49;" filled="f">
                  <v:imagedata r:id="rId32"/>
                </v:shape>
              </v:group>
            </w:pict>
          </mc:Fallback>
        </mc:AlternateContent>
      </w:r>
      <w:r>
        <w:t xml:space="preserve"> </w:t>
      </w:r>
    </w:p>
    <w:p w14:paraId="15FC0165" w14:textId="77777777" w:rsidR="002A0287" w:rsidRDefault="00000000">
      <w:pPr>
        <w:spacing w:after="145"/>
        <w:ind w:left="19" w:right="15"/>
      </w:pPr>
      <w:r>
        <w:t xml:space="preserve">In Wirklichkeit wäre ich fast gestorben. </w:t>
      </w:r>
    </w:p>
    <w:p w14:paraId="7FCE2F1E" w14:textId="77777777" w:rsidR="002A0287" w:rsidRDefault="00000000">
      <w:pPr>
        <w:spacing w:after="148"/>
        <w:ind w:left="19" w:right="15"/>
      </w:pPr>
      <w:r>
        <w:lastRenderedPageBreak/>
        <w:t xml:space="preserve">Mein Puls war nicht mehr messbar. Meine Augen offen. Ich war </w:t>
      </w:r>
      <w:proofErr w:type="spellStart"/>
      <w:r>
        <w:t>unansprechbar</w:t>
      </w:r>
      <w:proofErr w:type="spellEnd"/>
      <w:r>
        <w:t xml:space="preserve">. Sagte man mir danach. Nicht </w:t>
      </w:r>
      <w:proofErr w:type="spellStart"/>
      <w:proofErr w:type="gramStart"/>
      <w:r>
        <w:t>Freundlich</w:t>
      </w:r>
      <w:proofErr w:type="gramEnd"/>
      <w:r>
        <w:t>.Und</w:t>
      </w:r>
      <w:proofErr w:type="spellEnd"/>
      <w:r>
        <w:t xml:space="preserve">. </w:t>
      </w:r>
    </w:p>
    <w:p w14:paraId="23F29147" w14:textId="77777777" w:rsidR="002A0287" w:rsidRDefault="00000000">
      <w:pPr>
        <w:spacing w:after="150"/>
        <w:ind w:left="19" w:right="15"/>
      </w:pPr>
      <w:r>
        <w:t xml:space="preserve">Die Wiese war ein Blumenteppich von Ikea. </w:t>
      </w:r>
    </w:p>
    <w:p w14:paraId="2BBC228B" w14:textId="77777777" w:rsidR="002A0287" w:rsidRDefault="00000000">
      <w:pPr>
        <w:ind w:left="19" w:right="15"/>
      </w:pPr>
      <w:r>
        <w:t xml:space="preserve">Versteckt hatte ich mich hinter einer Glastür. </w:t>
      </w:r>
    </w:p>
    <w:p w14:paraId="6B85E87D"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039EFC7D" wp14:editId="0548EFF3">
                <wp:extent cx="4394200" cy="10160"/>
                <wp:effectExtent l="0" t="0" r="0" b="0"/>
                <wp:docPr id="135759" name="Group 13575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5" name="Picture 164385"/>
                          <pic:cNvPicPr/>
                        </pic:nvPicPr>
                        <pic:blipFill>
                          <a:blip r:embed="rId33"/>
                          <a:stretch>
                            <a:fillRect/>
                          </a:stretch>
                        </pic:blipFill>
                        <pic:spPr>
                          <a:xfrm>
                            <a:off x="-3364" y="-3647"/>
                            <a:ext cx="4398264" cy="15240"/>
                          </a:xfrm>
                          <a:prstGeom prst="rect">
                            <a:avLst/>
                          </a:prstGeom>
                        </pic:spPr>
                      </pic:pic>
                      <pic:pic xmlns:pic="http://schemas.openxmlformats.org/drawingml/2006/picture">
                        <pic:nvPicPr>
                          <pic:cNvPr id="164386" name="Picture 164386"/>
                          <pic:cNvPicPr/>
                        </pic:nvPicPr>
                        <pic:blipFill>
                          <a:blip r:embed="rId33"/>
                          <a:stretch>
                            <a:fillRect/>
                          </a:stretch>
                        </pic:blipFill>
                        <pic:spPr>
                          <a:xfrm>
                            <a:off x="-3364" y="-3647"/>
                            <a:ext cx="4398264" cy="15240"/>
                          </a:xfrm>
                          <a:prstGeom prst="rect">
                            <a:avLst/>
                          </a:prstGeom>
                        </pic:spPr>
                      </pic:pic>
                    </wpg:wgp>
                  </a:graphicData>
                </a:graphic>
              </wp:inline>
            </w:drawing>
          </mc:Choice>
          <mc:Fallback xmlns:a="http://schemas.openxmlformats.org/drawingml/2006/main">
            <w:pict>
              <v:group id="Group 135759" style="width:346pt;height:0.799988pt;mso-position-horizontal-relative:char;mso-position-vertical-relative:line" coordsize="43942,101">
                <v:shape id="Picture 164385" style="position:absolute;width:43982;height:152;left:-33;top:-36;" filled="f">
                  <v:imagedata r:id="rId34"/>
                </v:shape>
                <v:shape id="Picture 164386" style="position:absolute;width:43982;height:152;left:-33;top:-36;" filled="f">
                  <v:imagedata r:id="rId34"/>
                </v:shape>
              </v:group>
            </w:pict>
          </mc:Fallback>
        </mc:AlternateContent>
      </w:r>
      <w:r>
        <w:t xml:space="preserve"> </w:t>
      </w:r>
    </w:p>
    <w:p w14:paraId="0B34F3E2" w14:textId="77777777" w:rsidR="002A0287" w:rsidRDefault="00000000">
      <w:pPr>
        <w:spacing w:after="145"/>
        <w:ind w:left="19" w:right="15"/>
      </w:pPr>
      <w:r>
        <w:t xml:space="preserve">Ich lag zwei Tage im Kinderzimmer bei meinen Freunden. </w:t>
      </w:r>
    </w:p>
    <w:p w14:paraId="097CCAF2" w14:textId="77777777" w:rsidR="002A0287" w:rsidRDefault="00000000">
      <w:pPr>
        <w:spacing w:after="153"/>
        <w:ind w:left="19" w:right="15"/>
      </w:pPr>
      <w:r>
        <w:t xml:space="preserve">Die Assis vom Kinderhaus legten mich vor der Tür ab. Klingelten. Machten sich aus dem Staub. </w:t>
      </w:r>
    </w:p>
    <w:p w14:paraId="13824EFA" w14:textId="77777777" w:rsidR="002A0287" w:rsidRDefault="00000000">
      <w:pPr>
        <w:ind w:left="19" w:right="15"/>
      </w:pPr>
      <w:r>
        <w:t xml:space="preserve">Die Freundin meines Kumpels rettete mir das Leben. Denke ich. </w:t>
      </w:r>
    </w:p>
    <w:p w14:paraId="091C94FB"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5A29FB04" wp14:editId="178FBC12">
                <wp:extent cx="4394200" cy="10160"/>
                <wp:effectExtent l="0" t="0" r="0" b="0"/>
                <wp:docPr id="135760" name="Group 13576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7" name="Picture 164387"/>
                          <pic:cNvPicPr/>
                        </pic:nvPicPr>
                        <pic:blipFill>
                          <a:blip r:embed="rId29"/>
                          <a:stretch>
                            <a:fillRect/>
                          </a:stretch>
                        </pic:blipFill>
                        <pic:spPr>
                          <a:xfrm>
                            <a:off x="-3364" y="-3480"/>
                            <a:ext cx="4398264" cy="15240"/>
                          </a:xfrm>
                          <a:prstGeom prst="rect">
                            <a:avLst/>
                          </a:prstGeom>
                        </pic:spPr>
                      </pic:pic>
                    </wpg:wgp>
                  </a:graphicData>
                </a:graphic>
              </wp:inline>
            </w:drawing>
          </mc:Choice>
          <mc:Fallback xmlns:a="http://schemas.openxmlformats.org/drawingml/2006/main">
            <w:pict>
              <v:group id="Group 135760" style="width:346pt;height:0.799988pt;mso-position-horizontal-relative:char;mso-position-vertical-relative:line" coordsize="43942,101">
                <v:shape id="Picture 164387" style="position:absolute;width:43982;height:152;left:-33;top:-34;" filled="f">
                  <v:imagedata r:id="rId30"/>
                </v:shape>
              </v:group>
            </w:pict>
          </mc:Fallback>
        </mc:AlternateContent>
      </w:r>
      <w:r>
        <w:t xml:space="preserve"> </w:t>
      </w:r>
    </w:p>
    <w:p w14:paraId="288C1197" w14:textId="77777777" w:rsidR="002A0287" w:rsidRDefault="00000000">
      <w:pPr>
        <w:ind w:left="19" w:right="15"/>
      </w:pPr>
      <w:r>
        <w:t xml:space="preserve">Danke, Katjes. </w:t>
      </w:r>
    </w:p>
    <w:p w14:paraId="208B8E5F"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002EBC6F" wp14:editId="1BFFA327">
                <wp:extent cx="4394200" cy="10160"/>
                <wp:effectExtent l="0" t="0" r="0" b="0"/>
                <wp:docPr id="135761" name="Group 13576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8" name="Picture 164388"/>
                          <pic:cNvPicPr/>
                        </pic:nvPicPr>
                        <pic:blipFill>
                          <a:blip r:embed="rId31"/>
                          <a:stretch>
                            <a:fillRect/>
                          </a:stretch>
                        </pic:blipFill>
                        <pic:spPr>
                          <a:xfrm>
                            <a:off x="-3364" y="-5036"/>
                            <a:ext cx="4398264" cy="15240"/>
                          </a:xfrm>
                          <a:prstGeom prst="rect">
                            <a:avLst/>
                          </a:prstGeom>
                        </pic:spPr>
                      </pic:pic>
                    </wpg:wgp>
                  </a:graphicData>
                </a:graphic>
              </wp:inline>
            </w:drawing>
          </mc:Choice>
          <mc:Fallback xmlns:a="http://schemas.openxmlformats.org/drawingml/2006/main">
            <w:pict>
              <v:group id="Group 135761" style="width:346pt;height:0.800018pt;mso-position-horizontal-relative:char;mso-position-vertical-relative:line" coordsize="43942,101">
                <v:shape id="Picture 164388" style="position:absolute;width:43982;height:152;left:-33;top:-50;" filled="f">
                  <v:imagedata r:id="rId32"/>
                </v:shape>
              </v:group>
            </w:pict>
          </mc:Fallback>
        </mc:AlternateContent>
      </w:r>
      <w:r>
        <w:t xml:space="preserve"> </w:t>
      </w:r>
    </w:p>
    <w:p w14:paraId="24E1950D" w14:textId="77777777" w:rsidR="002A0287" w:rsidRDefault="00000000">
      <w:pPr>
        <w:spacing w:after="145"/>
        <w:ind w:left="19" w:right="15"/>
      </w:pPr>
      <w:r>
        <w:t xml:space="preserve">[Ende Intermezzo: Die Pforten der Wahrnehmung] </w:t>
      </w:r>
    </w:p>
    <w:p w14:paraId="7D1FD296" w14:textId="77777777" w:rsidR="002A0287" w:rsidRDefault="00000000">
      <w:pPr>
        <w:spacing w:after="145"/>
        <w:ind w:left="19" w:right="15"/>
      </w:pPr>
      <w:r>
        <w:t xml:space="preserve">Status: FERTIG </w:t>
      </w:r>
    </w:p>
    <w:p w14:paraId="48DEAD8B" w14:textId="77777777" w:rsidR="002A0287" w:rsidRDefault="00000000">
      <w:pPr>
        <w:spacing w:after="159" w:line="259" w:lineRule="auto"/>
        <w:ind w:left="24" w:right="0" w:firstLine="0"/>
      </w:pPr>
      <w:r>
        <w:t xml:space="preserve"> </w:t>
      </w:r>
    </w:p>
    <w:p w14:paraId="21B47A4D" w14:textId="77777777" w:rsidR="002A0287" w:rsidRDefault="00000000">
      <w:pPr>
        <w:spacing w:after="157" w:line="259" w:lineRule="auto"/>
        <w:ind w:left="24" w:right="0" w:firstLine="0"/>
      </w:pPr>
      <w:r>
        <w:t xml:space="preserve"> </w:t>
      </w:r>
    </w:p>
    <w:p w14:paraId="23C4966B"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7CB546C" w14:textId="77777777" w:rsidR="002A0287" w:rsidRDefault="00000000">
      <w:pPr>
        <w:spacing w:line="265" w:lineRule="auto"/>
        <w:ind w:left="11" w:right="28"/>
        <w:jc w:val="center"/>
      </w:pPr>
      <w:r>
        <w:t xml:space="preserve">INTERMEZZO </w:t>
      </w:r>
    </w:p>
    <w:p w14:paraId="5E728CFF" w14:textId="77777777" w:rsidR="002A0287" w:rsidRDefault="00000000">
      <w:pPr>
        <w:spacing w:after="412" w:line="452" w:lineRule="auto"/>
        <w:ind w:left="3367" w:right="3384"/>
        <w:jc w:val="center"/>
      </w:pPr>
      <w:r>
        <w:t xml:space="preserve">80.000 Mark Oder: Nicht versichert </w:t>
      </w:r>
    </w:p>
    <w:p w14:paraId="6B9803B4" w14:textId="77777777" w:rsidR="002A0287" w:rsidRDefault="00000000">
      <w:pPr>
        <w:spacing w:after="409"/>
        <w:ind w:left="19" w:right="15"/>
      </w:pPr>
      <w:r>
        <w:t xml:space="preserve">Das haben die vier Jahre Bundeswehr gemacht. </w:t>
      </w:r>
    </w:p>
    <w:p w14:paraId="41D2EDE7" w14:textId="77777777" w:rsidR="002A0287" w:rsidRDefault="00000000">
      <w:pPr>
        <w:ind w:left="19" w:right="15"/>
      </w:pPr>
      <w:r>
        <w:t xml:space="preserve">Ich habe in vier Jahren Bund fast 80.000 DM zurückbezahlt. </w:t>
      </w:r>
    </w:p>
    <w:p w14:paraId="53FD84C4" w14:textId="77777777" w:rsidR="002A0287" w:rsidRDefault="00000000">
      <w:pPr>
        <w:spacing w:after="414"/>
        <w:ind w:left="19" w:right="15"/>
      </w:pPr>
      <w:r>
        <w:t xml:space="preserve">Für den Unfall, den ich im Kapitel mit dem Hähnchen veranstaltet habe. </w:t>
      </w:r>
    </w:p>
    <w:p w14:paraId="3FDB48D7" w14:textId="77777777" w:rsidR="002A0287" w:rsidRDefault="00000000">
      <w:pPr>
        <w:ind w:left="19" w:right="15"/>
      </w:pPr>
      <w:r>
        <w:t xml:space="preserve">Ich hatte zwei Tage zuvor gekündigt. Fristlos. Oder wurde gekündigt. Ich weiß es </w:t>
      </w:r>
      <w:proofErr w:type="gramStart"/>
      <w:r>
        <w:t>wirklich nicht</w:t>
      </w:r>
      <w:proofErr w:type="gramEnd"/>
      <w:r>
        <w:t xml:space="preserve"> mehr. </w:t>
      </w:r>
    </w:p>
    <w:p w14:paraId="5A8640B0" w14:textId="77777777" w:rsidR="002A0287" w:rsidRDefault="00000000">
      <w:pPr>
        <w:spacing w:after="409"/>
        <w:ind w:left="19" w:right="15"/>
      </w:pPr>
      <w:r>
        <w:t xml:space="preserve">Ich war auf jeden Fall nicht versichert. </w:t>
      </w:r>
    </w:p>
    <w:p w14:paraId="6B6C7EF2" w14:textId="77777777" w:rsidR="002A0287" w:rsidRDefault="00000000">
      <w:pPr>
        <w:ind w:left="19" w:right="15"/>
      </w:pPr>
      <w:r>
        <w:t xml:space="preserve">Und zahlte: </w:t>
      </w:r>
    </w:p>
    <w:p w14:paraId="3C4EF00B" w14:textId="77777777" w:rsidR="002A0287" w:rsidRDefault="00000000">
      <w:pPr>
        <w:spacing w:after="112"/>
        <w:ind w:left="19" w:right="15"/>
      </w:pPr>
      <w:r>
        <w:t xml:space="preserve">Die Feuerwehr. </w:t>
      </w:r>
    </w:p>
    <w:p w14:paraId="3B5B9FA7" w14:textId="77777777" w:rsidR="002A0287" w:rsidRDefault="00000000">
      <w:pPr>
        <w:spacing w:after="112"/>
        <w:ind w:left="19" w:right="15"/>
      </w:pPr>
      <w:r>
        <w:t xml:space="preserve">Den Rettungsdienst. </w:t>
      </w:r>
    </w:p>
    <w:p w14:paraId="45089259" w14:textId="77777777" w:rsidR="002A0287" w:rsidRDefault="00000000">
      <w:pPr>
        <w:spacing w:after="107"/>
        <w:ind w:left="19" w:right="15"/>
      </w:pPr>
      <w:r>
        <w:lastRenderedPageBreak/>
        <w:t xml:space="preserve">Den Arbeitsausfall meines Freundes. </w:t>
      </w:r>
    </w:p>
    <w:p w14:paraId="74E34183" w14:textId="77777777" w:rsidR="002A0287" w:rsidRDefault="00000000">
      <w:pPr>
        <w:spacing w:after="112"/>
        <w:ind w:left="19" w:right="15"/>
      </w:pPr>
      <w:r>
        <w:t xml:space="preserve">Die OPs. </w:t>
      </w:r>
    </w:p>
    <w:p w14:paraId="4D552EFB" w14:textId="77777777" w:rsidR="002A0287" w:rsidRDefault="00000000">
      <w:pPr>
        <w:spacing w:after="112"/>
        <w:ind w:left="19" w:right="15"/>
      </w:pPr>
      <w:r>
        <w:t xml:space="preserve">Die Reha. </w:t>
      </w:r>
    </w:p>
    <w:p w14:paraId="57F83EB4" w14:textId="77777777" w:rsidR="002A0287" w:rsidRDefault="00000000">
      <w:pPr>
        <w:spacing w:after="107"/>
        <w:ind w:left="19" w:right="15"/>
      </w:pPr>
      <w:r>
        <w:t xml:space="preserve">Das Auto – war ja auch nicht meins. </w:t>
      </w:r>
    </w:p>
    <w:p w14:paraId="698A7254" w14:textId="77777777" w:rsidR="002A0287" w:rsidRDefault="00000000">
      <w:pPr>
        <w:spacing w:after="112"/>
        <w:ind w:left="19" w:right="15"/>
      </w:pPr>
      <w:r>
        <w:t xml:space="preserve">Den Baum. </w:t>
      </w:r>
    </w:p>
    <w:p w14:paraId="7F50F2C7" w14:textId="77777777" w:rsidR="002A0287" w:rsidRDefault="00000000">
      <w:pPr>
        <w:spacing w:after="112"/>
        <w:ind w:left="19" w:right="15"/>
      </w:pPr>
      <w:r>
        <w:t xml:space="preserve">Den Fuchs. </w:t>
      </w:r>
    </w:p>
    <w:p w14:paraId="5F7EBC92" w14:textId="77777777" w:rsidR="002A0287" w:rsidRDefault="00000000">
      <w:pPr>
        <w:spacing w:after="409"/>
        <w:ind w:left="19" w:right="15"/>
      </w:pPr>
      <w:r>
        <w:t xml:space="preserve">Die Polizisten... </w:t>
      </w:r>
    </w:p>
    <w:p w14:paraId="1C1505AF" w14:textId="77777777" w:rsidR="002A0287" w:rsidRDefault="00000000">
      <w:pPr>
        <w:ind w:left="19" w:right="15"/>
      </w:pPr>
      <w:r>
        <w:t xml:space="preserve">Natürlich stimmt das nicht alles. Aber es waren ca. 67.000 bis 70.000, die alles gekostet hat. Was genau, weiß ich nicht mehr. </w:t>
      </w:r>
    </w:p>
    <w:p w14:paraId="6D87B97A" w14:textId="77777777" w:rsidR="002A0287" w:rsidRDefault="00000000">
      <w:pPr>
        <w:spacing w:after="409"/>
        <w:ind w:left="19" w:right="15"/>
      </w:pPr>
      <w:r>
        <w:t xml:space="preserve">Sowas kann ich gut verdrängen. </w:t>
      </w:r>
    </w:p>
    <w:p w14:paraId="0AE37249" w14:textId="77777777" w:rsidR="002A0287" w:rsidRDefault="00000000">
      <w:pPr>
        <w:spacing w:after="412" w:line="265" w:lineRule="auto"/>
        <w:ind w:left="11" w:right="29"/>
        <w:jc w:val="center"/>
      </w:pPr>
      <w:r>
        <w:t xml:space="preserve">— </w:t>
      </w:r>
    </w:p>
    <w:p w14:paraId="52A422D3" w14:textId="77777777" w:rsidR="002A0287" w:rsidRDefault="00000000">
      <w:pPr>
        <w:ind w:left="19" w:right="15"/>
      </w:pPr>
      <w:r>
        <w:t xml:space="preserve">Ich arbeitete also bei der Bundeswehr. </w:t>
      </w:r>
    </w:p>
    <w:p w14:paraId="7DD8DD5A" w14:textId="77777777" w:rsidR="002A0287" w:rsidRDefault="00000000">
      <w:pPr>
        <w:ind w:left="19" w:right="15"/>
      </w:pPr>
      <w:r>
        <w:t xml:space="preserve">Eine Woche Doppelschicht, dann eine Woche frei. </w:t>
      </w:r>
    </w:p>
    <w:p w14:paraId="03B0CAB2" w14:textId="77777777" w:rsidR="002A0287" w:rsidRDefault="00000000">
      <w:pPr>
        <w:ind w:left="19" w:right="15"/>
      </w:pPr>
      <w:r>
        <w:t xml:space="preserve">Da half ich dann überall, wo ich bezahlt wurde. </w:t>
      </w:r>
    </w:p>
    <w:p w14:paraId="305CD207" w14:textId="77777777" w:rsidR="002A0287" w:rsidRDefault="00000000">
      <w:pPr>
        <w:spacing w:after="409"/>
        <w:ind w:left="19" w:right="15"/>
      </w:pPr>
      <w:r>
        <w:t xml:space="preserve">Jeder Job, den ich machen konnte, machte ich. </w:t>
      </w:r>
    </w:p>
    <w:p w14:paraId="73F21554" w14:textId="77777777" w:rsidR="002A0287" w:rsidRDefault="00000000">
      <w:pPr>
        <w:spacing w:after="409"/>
        <w:ind w:left="19" w:right="15"/>
      </w:pPr>
      <w:r>
        <w:t xml:space="preserve">Und mit dem </w:t>
      </w:r>
      <w:proofErr w:type="spellStart"/>
      <w:r>
        <w:t>Ausscheidergeld</w:t>
      </w:r>
      <w:proofErr w:type="spellEnd"/>
      <w:r>
        <w:t xml:space="preserve"> vom Bund zahlte ich den Rest. </w:t>
      </w:r>
    </w:p>
    <w:p w14:paraId="29293FF6" w14:textId="77777777" w:rsidR="002A0287" w:rsidRDefault="00000000">
      <w:pPr>
        <w:ind w:left="19" w:right="15"/>
      </w:pPr>
      <w:r>
        <w:t xml:space="preserve">Und hatte noch 2.000 Mark für mich. </w:t>
      </w:r>
    </w:p>
    <w:p w14:paraId="2E87915E" w14:textId="77777777" w:rsidR="002A0287" w:rsidRDefault="00000000">
      <w:pPr>
        <w:ind w:left="19" w:right="15"/>
      </w:pPr>
      <w:r>
        <w:t xml:space="preserve">Und den Neustart in Münster. </w:t>
      </w:r>
    </w:p>
    <w:p w14:paraId="21E08430" w14:textId="77777777" w:rsidR="002A0287" w:rsidRDefault="00000000">
      <w:pPr>
        <w:spacing w:after="611"/>
        <w:ind w:left="19" w:right="15"/>
      </w:pPr>
      <w:r>
        <w:t xml:space="preserve">Glaub ich. </w:t>
      </w:r>
    </w:p>
    <w:p w14:paraId="3D3BF264" w14:textId="77777777" w:rsidR="002A0287" w:rsidRDefault="00000000">
      <w:pPr>
        <w:spacing w:after="221" w:line="259" w:lineRule="auto"/>
        <w:ind w:left="0" w:right="2789" w:firstLine="0"/>
        <w:jc w:val="right"/>
      </w:pPr>
      <w:r>
        <w:t xml:space="preserve">[Ende Intermezzo: 80.000 Mark] </w:t>
      </w:r>
    </w:p>
    <w:p w14:paraId="3FCEAEB6" w14:textId="77777777" w:rsidR="002A0287" w:rsidRDefault="00000000">
      <w:pPr>
        <w:spacing w:after="181" w:line="259" w:lineRule="auto"/>
        <w:ind w:left="3707" w:right="0"/>
      </w:pPr>
      <w:r>
        <w:rPr>
          <w:color w:val="666666"/>
        </w:rPr>
        <w:t>Status: FERTIG</w:t>
      </w:r>
      <w:r>
        <w:t xml:space="preserve"> </w:t>
      </w:r>
    </w:p>
    <w:p w14:paraId="7711416C" w14:textId="77777777" w:rsidR="002A0287" w:rsidRDefault="00000000">
      <w:pPr>
        <w:spacing w:after="154" w:line="259" w:lineRule="auto"/>
        <w:ind w:left="24" w:right="0" w:firstLine="0"/>
      </w:pPr>
      <w:r>
        <w:t xml:space="preserve"> </w:t>
      </w:r>
    </w:p>
    <w:p w14:paraId="6C07CD1C" w14:textId="77777777" w:rsidR="002A0287" w:rsidRDefault="00000000">
      <w:pPr>
        <w:spacing w:after="154" w:line="259" w:lineRule="auto"/>
        <w:ind w:left="24" w:right="0" w:firstLine="0"/>
      </w:pPr>
      <w:r>
        <w:t xml:space="preserve"> </w:t>
      </w:r>
    </w:p>
    <w:p w14:paraId="02549533" w14:textId="77777777" w:rsidR="002A0287" w:rsidRDefault="00000000">
      <w:pPr>
        <w:spacing w:after="159" w:line="259" w:lineRule="auto"/>
        <w:ind w:left="24" w:right="0" w:firstLine="0"/>
      </w:pPr>
      <w:r>
        <w:t xml:space="preserve"> </w:t>
      </w:r>
    </w:p>
    <w:p w14:paraId="01EC79E8" w14:textId="77777777" w:rsidR="002A0287" w:rsidRDefault="00000000">
      <w:pPr>
        <w:spacing w:after="154" w:line="259" w:lineRule="auto"/>
        <w:ind w:left="24" w:right="0" w:firstLine="0"/>
      </w:pPr>
      <w:r>
        <w:t xml:space="preserve"> </w:t>
      </w:r>
    </w:p>
    <w:p w14:paraId="680D6B7C" w14:textId="77777777" w:rsidR="002A0287" w:rsidRDefault="00000000">
      <w:pPr>
        <w:spacing w:after="0" w:line="259" w:lineRule="auto"/>
        <w:ind w:left="24" w:right="0" w:firstLine="0"/>
      </w:pPr>
      <w:r>
        <w:t xml:space="preserve"> </w:t>
      </w:r>
      <w:r>
        <w:br w:type="page"/>
      </w:r>
    </w:p>
    <w:p w14:paraId="65E15958" w14:textId="77777777" w:rsidR="002A0287" w:rsidRDefault="00000000">
      <w:pPr>
        <w:spacing w:after="482"/>
        <w:ind w:left="19" w:right="15"/>
      </w:pPr>
      <w:r>
        <w:lastRenderedPageBreak/>
        <w:t xml:space="preserve">TEIL VI: MÜNSTER </w:t>
      </w:r>
    </w:p>
    <w:p w14:paraId="112D6D59" w14:textId="77777777" w:rsidR="002A0287" w:rsidRDefault="00000000">
      <w:pPr>
        <w:pStyle w:val="berschrift1"/>
        <w:spacing w:after="0"/>
        <w:ind w:left="19"/>
      </w:pPr>
      <w:bookmarkStart w:id="9" w:name="_Toc169946"/>
      <w:r>
        <w:rPr>
          <w:rFonts w:ascii="Aptos Display" w:eastAsia="Aptos Display" w:hAnsi="Aptos Display" w:cs="Aptos Display"/>
          <w:b w:val="0"/>
          <w:i w:val="0"/>
          <w:color w:val="0F4761"/>
          <w:sz w:val="40"/>
        </w:rPr>
        <w:t>KAPITEL: Das Studium das keins war</w:t>
      </w:r>
      <w:r>
        <w:rPr>
          <w:rFonts w:ascii="Georgia" w:eastAsia="Georgia" w:hAnsi="Georgia" w:cs="Georgia"/>
          <w:b w:val="0"/>
          <w:i w:val="0"/>
          <w:color w:val="0F4761"/>
          <w:sz w:val="40"/>
        </w:rPr>
        <w:t xml:space="preserve"> </w:t>
      </w:r>
      <w:bookmarkEnd w:id="9"/>
    </w:p>
    <w:p w14:paraId="16C8A3C9" w14:textId="77777777" w:rsidR="002A0287" w:rsidRDefault="00000000">
      <w:pPr>
        <w:spacing w:after="173" w:line="269" w:lineRule="auto"/>
        <w:ind w:left="19" w:right="0"/>
      </w:pPr>
      <w:r>
        <w:rPr>
          <w:rFonts w:ascii="Aptos" w:eastAsia="Aptos" w:hAnsi="Aptos" w:cs="Aptos"/>
          <w:i/>
        </w:rPr>
        <w:t xml:space="preserve">Oder: Warum ich mich in Muenster so gehen </w:t>
      </w:r>
      <w:proofErr w:type="spellStart"/>
      <w:r>
        <w:rPr>
          <w:rFonts w:ascii="Aptos" w:eastAsia="Aptos" w:hAnsi="Aptos" w:cs="Aptos"/>
          <w:i/>
        </w:rPr>
        <w:t>liess</w:t>
      </w:r>
      <w:proofErr w:type="spellEnd"/>
      <w:r>
        <w:rPr>
          <w:rFonts w:ascii="Aptos" w:eastAsia="Aptos" w:hAnsi="Aptos" w:cs="Aptos"/>
        </w:rPr>
        <w:t xml:space="preserve"> </w:t>
      </w:r>
    </w:p>
    <w:p w14:paraId="2A400F31" w14:textId="77777777" w:rsidR="002A0287" w:rsidRDefault="00000000">
      <w:pPr>
        <w:spacing w:after="183" w:line="259" w:lineRule="auto"/>
        <w:ind w:left="24" w:right="0" w:firstLine="0"/>
      </w:pPr>
      <w:r>
        <w:rPr>
          <w:rFonts w:ascii="Aptos" w:eastAsia="Aptos" w:hAnsi="Aptos" w:cs="Aptos"/>
        </w:rPr>
        <w:t xml:space="preserve"> </w:t>
      </w:r>
    </w:p>
    <w:p w14:paraId="769394FA" w14:textId="77777777" w:rsidR="002A0287" w:rsidRDefault="00000000">
      <w:pPr>
        <w:spacing w:after="260" w:line="259" w:lineRule="auto"/>
        <w:ind w:left="24" w:right="0" w:firstLine="0"/>
      </w:pPr>
      <w:r>
        <w:rPr>
          <w:rFonts w:ascii="Aptos" w:eastAsia="Aptos" w:hAnsi="Aptos" w:cs="Aptos"/>
        </w:rPr>
        <w:t xml:space="preserve"> </w:t>
      </w:r>
    </w:p>
    <w:p w14:paraId="16C73448" w14:textId="77777777" w:rsidR="002A0287" w:rsidRDefault="00000000">
      <w:pPr>
        <w:pStyle w:val="berschrift2"/>
        <w:spacing w:after="32"/>
        <w:ind w:left="19"/>
      </w:pPr>
      <w:bookmarkStart w:id="10" w:name="_Toc169947"/>
      <w:r>
        <w:rPr>
          <w:rFonts w:ascii="Aptos Display" w:eastAsia="Aptos Display" w:hAnsi="Aptos Display" w:cs="Aptos Display"/>
          <w:sz w:val="32"/>
        </w:rPr>
        <w:t xml:space="preserve">Der doofe </w:t>
      </w:r>
      <w:proofErr w:type="spellStart"/>
      <w:r>
        <w:rPr>
          <w:rFonts w:ascii="Aptos Display" w:eastAsia="Aptos Display" w:hAnsi="Aptos Display" w:cs="Aptos Display"/>
          <w:sz w:val="32"/>
        </w:rPr>
        <w:t>Hauptschueler</w:t>
      </w:r>
      <w:proofErr w:type="spellEnd"/>
      <w:r>
        <w:rPr>
          <w:rFonts w:ascii="Aptos Display" w:eastAsia="Aptos Display" w:hAnsi="Aptos Display" w:cs="Aptos Display"/>
          <w:sz w:val="32"/>
        </w:rPr>
        <w:t xml:space="preserve"> </w:t>
      </w:r>
      <w:bookmarkEnd w:id="10"/>
    </w:p>
    <w:p w14:paraId="732D7290" w14:textId="77777777" w:rsidR="002A0287" w:rsidRDefault="00000000">
      <w:pPr>
        <w:spacing w:after="183" w:line="259" w:lineRule="auto"/>
        <w:ind w:left="24" w:right="0" w:firstLine="0"/>
      </w:pPr>
      <w:r>
        <w:rPr>
          <w:rFonts w:ascii="Aptos" w:eastAsia="Aptos" w:hAnsi="Aptos" w:cs="Aptos"/>
        </w:rPr>
        <w:t xml:space="preserve"> </w:t>
      </w:r>
    </w:p>
    <w:p w14:paraId="3190F84C" w14:textId="77777777" w:rsidR="002A0287" w:rsidRDefault="00000000">
      <w:pPr>
        <w:spacing w:after="173" w:line="269" w:lineRule="auto"/>
        <w:ind w:left="19" w:right="11"/>
      </w:pPr>
      <w:r>
        <w:rPr>
          <w:rFonts w:ascii="Aptos" w:eastAsia="Aptos" w:hAnsi="Aptos" w:cs="Aptos"/>
        </w:rPr>
        <w:t xml:space="preserve">Ich war der doofe </w:t>
      </w:r>
      <w:proofErr w:type="spellStart"/>
      <w:r>
        <w:rPr>
          <w:rFonts w:ascii="Aptos" w:eastAsia="Aptos" w:hAnsi="Aptos" w:cs="Aptos"/>
        </w:rPr>
        <w:t>Hauptschueler</w:t>
      </w:r>
      <w:proofErr w:type="spellEnd"/>
      <w:r>
        <w:rPr>
          <w:rFonts w:ascii="Aptos" w:eastAsia="Aptos" w:hAnsi="Aptos" w:cs="Aptos"/>
        </w:rPr>
        <w:t xml:space="preserve">. </w:t>
      </w:r>
    </w:p>
    <w:p w14:paraId="21924A5C" w14:textId="77777777" w:rsidR="002A0287" w:rsidRDefault="00000000">
      <w:pPr>
        <w:spacing w:after="183" w:line="259" w:lineRule="auto"/>
        <w:ind w:left="24" w:right="0" w:firstLine="0"/>
      </w:pPr>
      <w:r>
        <w:rPr>
          <w:rFonts w:ascii="Aptos" w:eastAsia="Aptos" w:hAnsi="Aptos" w:cs="Aptos"/>
        </w:rPr>
        <w:t xml:space="preserve"> </w:t>
      </w:r>
    </w:p>
    <w:p w14:paraId="043B8198" w14:textId="77777777" w:rsidR="002A0287" w:rsidRDefault="00000000">
      <w:pPr>
        <w:spacing w:after="173" w:line="269" w:lineRule="auto"/>
        <w:ind w:left="19" w:right="11"/>
      </w:pPr>
      <w:r>
        <w:rPr>
          <w:rFonts w:ascii="Aptos" w:eastAsia="Aptos" w:hAnsi="Aptos" w:cs="Aptos"/>
        </w:rPr>
        <w:t xml:space="preserve">Das hatte man mir gesagt. Die Lehrer. Das System. Die Gesellschaft. Hauptschule bedeutete: Du wirst nichts. Du kannst nichts. Du bist nichts. </w:t>
      </w:r>
    </w:p>
    <w:p w14:paraId="79E75358" w14:textId="77777777" w:rsidR="002A0287" w:rsidRDefault="00000000">
      <w:pPr>
        <w:spacing w:after="183" w:line="259" w:lineRule="auto"/>
        <w:ind w:left="24" w:right="0" w:firstLine="0"/>
      </w:pPr>
      <w:r>
        <w:rPr>
          <w:rFonts w:ascii="Aptos" w:eastAsia="Aptos" w:hAnsi="Aptos" w:cs="Aptos"/>
        </w:rPr>
        <w:t xml:space="preserve"> </w:t>
      </w:r>
    </w:p>
    <w:p w14:paraId="3A7560D6" w14:textId="2BC6B148" w:rsidR="002A0287" w:rsidRDefault="00000000">
      <w:pPr>
        <w:spacing w:after="173" w:line="269" w:lineRule="auto"/>
        <w:ind w:left="19" w:right="11"/>
      </w:pPr>
      <w:r>
        <w:rPr>
          <w:rFonts w:ascii="Aptos" w:eastAsia="Aptos" w:hAnsi="Aptos" w:cs="Aptos"/>
        </w:rPr>
        <w:t>Dabei konnte ich lesen, bevor ich in die Schule kam</w:t>
      </w:r>
      <w:r w:rsidR="00916421">
        <w:rPr>
          <w:rFonts w:ascii="Aptos" w:eastAsia="Aptos" w:hAnsi="Aptos" w:cs="Aptos"/>
        </w:rPr>
        <w:t xml:space="preserve">. </w:t>
      </w:r>
      <w:r>
        <w:rPr>
          <w:rFonts w:ascii="Aptos" w:eastAsia="Aptos" w:hAnsi="Aptos" w:cs="Aptos"/>
        </w:rPr>
        <w:t xml:space="preserve">Ich verschlang </w:t>
      </w:r>
      <w:r w:rsidR="00916421">
        <w:rPr>
          <w:rFonts w:ascii="Aptos" w:eastAsia="Aptos" w:hAnsi="Aptos" w:cs="Aptos"/>
        </w:rPr>
        <w:t>Bücher</w:t>
      </w:r>
      <w:r>
        <w:rPr>
          <w:rFonts w:ascii="Aptos" w:eastAsia="Aptos" w:hAnsi="Aptos" w:cs="Aptos"/>
        </w:rPr>
        <w:t xml:space="preserve">. Ich verstand Dinge, die andere nicht verstanden. Aber ich konnte nicht stillsitzen. Ich konnte nicht auswendig lernen. Ich konnte nicht funktionieren wie die anderen. Bei meinen Freunden wollte ich auch bleiben. </w:t>
      </w:r>
    </w:p>
    <w:p w14:paraId="4410D3F9" w14:textId="77777777" w:rsidR="002A0287" w:rsidRDefault="00000000">
      <w:pPr>
        <w:spacing w:after="183" w:line="259" w:lineRule="auto"/>
        <w:ind w:left="24" w:right="0" w:firstLine="0"/>
      </w:pPr>
      <w:r>
        <w:rPr>
          <w:rFonts w:ascii="Aptos" w:eastAsia="Aptos" w:hAnsi="Aptos" w:cs="Aptos"/>
        </w:rPr>
        <w:t xml:space="preserve"> </w:t>
      </w:r>
    </w:p>
    <w:p w14:paraId="54A0D651" w14:textId="77777777" w:rsidR="002A0287" w:rsidRDefault="00000000">
      <w:pPr>
        <w:spacing w:after="173" w:line="269" w:lineRule="auto"/>
        <w:ind w:left="19" w:right="11"/>
      </w:pPr>
      <w:r>
        <w:rPr>
          <w:rFonts w:ascii="Aptos" w:eastAsia="Aptos" w:hAnsi="Aptos" w:cs="Aptos"/>
        </w:rPr>
        <w:t xml:space="preserve">Also: Hauptschule. </w:t>
      </w:r>
    </w:p>
    <w:p w14:paraId="394AB99E" w14:textId="77777777" w:rsidR="002A0287" w:rsidRDefault="00000000">
      <w:pPr>
        <w:spacing w:after="183" w:line="259" w:lineRule="auto"/>
        <w:ind w:left="24" w:right="0" w:firstLine="0"/>
      </w:pPr>
      <w:r>
        <w:rPr>
          <w:rFonts w:ascii="Aptos" w:eastAsia="Aptos" w:hAnsi="Aptos" w:cs="Aptos"/>
        </w:rPr>
        <w:t xml:space="preserve"> </w:t>
      </w:r>
    </w:p>
    <w:p w14:paraId="02BFB439" w14:textId="77777777" w:rsidR="002A0287" w:rsidRDefault="00000000">
      <w:pPr>
        <w:spacing w:after="260" w:line="259" w:lineRule="auto"/>
        <w:ind w:left="24" w:right="0" w:firstLine="0"/>
      </w:pPr>
      <w:r>
        <w:rPr>
          <w:rFonts w:ascii="Aptos" w:eastAsia="Aptos" w:hAnsi="Aptos" w:cs="Aptos"/>
        </w:rPr>
        <w:t xml:space="preserve"> </w:t>
      </w:r>
    </w:p>
    <w:p w14:paraId="0F71AFAC" w14:textId="77777777" w:rsidR="002A0287" w:rsidRDefault="00000000">
      <w:pPr>
        <w:pStyle w:val="berschrift2"/>
        <w:spacing w:after="32"/>
        <w:ind w:left="19"/>
      </w:pPr>
      <w:bookmarkStart w:id="11" w:name="_Toc169948"/>
      <w:r>
        <w:rPr>
          <w:rFonts w:ascii="Aptos Display" w:eastAsia="Aptos Display" w:hAnsi="Aptos Display" w:cs="Aptos Display"/>
          <w:sz w:val="32"/>
        </w:rPr>
        <w:t xml:space="preserve">Das System </w:t>
      </w:r>
      <w:bookmarkEnd w:id="11"/>
    </w:p>
    <w:p w14:paraId="176D1F79" w14:textId="77777777" w:rsidR="002A0287" w:rsidRDefault="00000000">
      <w:pPr>
        <w:spacing w:after="183" w:line="259" w:lineRule="auto"/>
        <w:ind w:left="24" w:right="0" w:firstLine="0"/>
      </w:pPr>
      <w:r>
        <w:rPr>
          <w:rFonts w:ascii="Aptos" w:eastAsia="Aptos" w:hAnsi="Aptos" w:cs="Aptos"/>
        </w:rPr>
        <w:t xml:space="preserve"> </w:t>
      </w:r>
    </w:p>
    <w:p w14:paraId="505D2219" w14:textId="12BD2830" w:rsidR="002A0287" w:rsidRDefault="00000000">
      <w:pPr>
        <w:spacing w:after="173" w:line="269" w:lineRule="auto"/>
        <w:ind w:left="19" w:right="11"/>
      </w:pPr>
      <w:r>
        <w:rPr>
          <w:rFonts w:ascii="Aptos" w:eastAsia="Aptos" w:hAnsi="Aptos" w:cs="Aptos"/>
        </w:rPr>
        <w:t xml:space="preserve">Damals gab es noch Rechtschreibung. </w:t>
      </w:r>
      <w:r w:rsidR="00916421">
        <w:rPr>
          <w:rFonts w:ascii="Aptos" w:eastAsia="Aptos" w:hAnsi="Aptos" w:cs="Aptos"/>
        </w:rPr>
        <w:t>Schönschrift</w:t>
      </w:r>
      <w:r>
        <w:rPr>
          <w:rFonts w:ascii="Aptos" w:eastAsia="Aptos" w:hAnsi="Aptos" w:cs="Aptos"/>
        </w:rPr>
        <w:t xml:space="preserve">. Diktate. Wer Fehler machte, wurde korrigiert. Wer zu viele Fehler machte, blieb sitzen. Wer sitzen blieb, war dumm. </w:t>
      </w:r>
    </w:p>
    <w:p w14:paraId="1FF1FB51" w14:textId="77777777" w:rsidR="002A0287" w:rsidRDefault="00000000">
      <w:pPr>
        <w:spacing w:after="183" w:line="259" w:lineRule="auto"/>
        <w:ind w:left="24" w:right="0" w:firstLine="0"/>
      </w:pPr>
      <w:r>
        <w:rPr>
          <w:rFonts w:ascii="Aptos" w:eastAsia="Aptos" w:hAnsi="Aptos" w:cs="Aptos"/>
        </w:rPr>
        <w:t xml:space="preserve"> </w:t>
      </w:r>
    </w:p>
    <w:p w14:paraId="21430AED" w14:textId="77777777" w:rsidR="002A0287" w:rsidRDefault="00000000">
      <w:pPr>
        <w:spacing w:after="173" w:line="269" w:lineRule="auto"/>
        <w:ind w:left="19" w:right="11"/>
      </w:pPr>
      <w:r>
        <w:rPr>
          <w:rFonts w:ascii="Aptos" w:eastAsia="Aptos" w:hAnsi="Aptos" w:cs="Aptos"/>
        </w:rPr>
        <w:t xml:space="preserve">Das war hart. Das war unfair. Das war das System. </w:t>
      </w:r>
    </w:p>
    <w:p w14:paraId="2406D7ED" w14:textId="77777777" w:rsidR="002A0287" w:rsidRDefault="00000000">
      <w:pPr>
        <w:spacing w:after="0" w:line="259" w:lineRule="auto"/>
        <w:ind w:left="24" w:right="0" w:firstLine="0"/>
      </w:pPr>
      <w:r>
        <w:rPr>
          <w:rFonts w:ascii="Aptos" w:eastAsia="Aptos" w:hAnsi="Aptos" w:cs="Aptos"/>
        </w:rPr>
        <w:t xml:space="preserve"> </w:t>
      </w:r>
    </w:p>
    <w:p w14:paraId="359670EC" w14:textId="3684A20D" w:rsidR="002A0287" w:rsidRDefault="00000000">
      <w:pPr>
        <w:spacing w:after="173" w:line="269" w:lineRule="auto"/>
        <w:ind w:left="19" w:right="11"/>
      </w:pPr>
      <w:r>
        <w:rPr>
          <w:rFonts w:ascii="Aptos" w:eastAsia="Aptos" w:hAnsi="Aptos" w:cs="Aptos"/>
        </w:rPr>
        <w:t xml:space="preserve">Heute machen Kinder keine </w:t>
      </w:r>
      <w:r w:rsidR="00916421">
        <w:rPr>
          <w:rFonts w:ascii="Aptos" w:eastAsia="Aptos" w:hAnsi="Aptos" w:cs="Aptos"/>
        </w:rPr>
        <w:t>Schönschrift</w:t>
      </w:r>
      <w:r>
        <w:rPr>
          <w:rFonts w:ascii="Aptos" w:eastAsia="Aptos" w:hAnsi="Aptos" w:cs="Aptos"/>
        </w:rPr>
        <w:t xml:space="preserve"> mehr. Rechtschreibfehler im Gymnasium sind normal. Jeder bekommt seinen Abschluss, irgendwie. Niemand bleibt </w:t>
      </w:r>
      <w:r w:rsidR="00916421">
        <w:rPr>
          <w:rFonts w:ascii="Aptos" w:eastAsia="Aptos" w:hAnsi="Aptos" w:cs="Aptos"/>
        </w:rPr>
        <w:t>zurück</w:t>
      </w:r>
      <w:r>
        <w:rPr>
          <w:rFonts w:ascii="Aptos" w:eastAsia="Aptos" w:hAnsi="Aptos" w:cs="Aptos"/>
        </w:rPr>
        <w:t xml:space="preserve">. Niemand wird korrigiert. Niemand ist dumm. </w:t>
      </w:r>
    </w:p>
    <w:p w14:paraId="6776CEB2" w14:textId="77777777" w:rsidR="002A0287" w:rsidRDefault="00000000">
      <w:pPr>
        <w:spacing w:after="183" w:line="259" w:lineRule="auto"/>
        <w:ind w:left="24" w:right="0" w:firstLine="0"/>
      </w:pPr>
      <w:r>
        <w:rPr>
          <w:rFonts w:ascii="Aptos" w:eastAsia="Aptos" w:hAnsi="Aptos" w:cs="Aptos"/>
        </w:rPr>
        <w:t xml:space="preserve"> </w:t>
      </w:r>
    </w:p>
    <w:p w14:paraId="53E46F02" w14:textId="77777777" w:rsidR="002A0287" w:rsidRDefault="00000000">
      <w:pPr>
        <w:spacing w:after="173" w:line="269" w:lineRule="auto"/>
        <w:ind w:left="19" w:right="11"/>
      </w:pPr>
      <w:r>
        <w:rPr>
          <w:rFonts w:ascii="Aptos" w:eastAsia="Aptos" w:hAnsi="Aptos" w:cs="Aptos"/>
        </w:rPr>
        <w:lastRenderedPageBreak/>
        <w:t xml:space="preserve">Das klingt besser. Aber ist es das? </w:t>
      </w:r>
    </w:p>
    <w:p w14:paraId="7D839297" w14:textId="77777777" w:rsidR="002A0287" w:rsidRDefault="00000000">
      <w:pPr>
        <w:spacing w:after="188" w:line="259" w:lineRule="auto"/>
        <w:ind w:left="24" w:right="0" w:firstLine="0"/>
      </w:pPr>
      <w:r>
        <w:rPr>
          <w:rFonts w:ascii="Aptos" w:eastAsia="Aptos" w:hAnsi="Aptos" w:cs="Aptos"/>
        </w:rPr>
        <w:t xml:space="preserve"> </w:t>
      </w:r>
    </w:p>
    <w:p w14:paraId="3B9B9627" w14:textId="77777777" w:rsidR="002A0287" w:rsidRDefault="00000000">
      <w:pPr>
        <w:spacing w:after="173" w:line="269" w:lineRule="auto"/>
        <w:ind w:left="19" w:right="11"/>
      </w:pPr>
      <w:r>
        <w:rPr>
          <w:rFonts w:ascii="Aptos" w:eastAsia="Aptos" w:hAnsi="Aptos" w:cs="Aptos"/>
        </w:rPr>
        <w:t xml:space="preserve">Ich </w:t>
      </w:r>
      <w:proofErr w:type="spellStart"/>
      <w:r>
        <w:rPr>
          <w:rFonts w:ascii="Aptos" w:eastAsia="Aptos" w:hAnsi="Aptos" w:cs="Aptos"/>
        </w:rPr>
        <w:t>weiss</w:t>
      </w:r>
      <w:proofErr w:type="spellEnd"/>
      <w:r>
        <w:rPr>
          <w:rFonts w:ascii="Aptos" w:eastAsia="Aptos" w:hAnsi="Aptos" w:cs="Aptos"/>
        </w:rPr>
        <w:t xml:space="preserve"> es nicht. Ich verstehe es nicht. Seit wann wurde den Kindern so viel Freiheit gegeben, mit der sie nicht umgehen </w:t>
      </w:r>
      <w:proofErr w:type="spellStart"/>
      <w:r>
        <w:rPr>
          <w:rFonts w:ascii="Aptos" w:eastAsia="Aptos" w:hAnsi="Aptos" w:cs="Aptos"/>
        </w:rPr>
        <w:t>koennen</w:t>
      </w:r>
      <w:proofErr w:type="spellEnd"/>
      <w:r>
        <w:rPr>
          <w:rFonts w:ascii="Aptos" w:eastAsia="Aptos" w:hAnsi="Aptos" w:cs="Aptos"/>
        </w:rPr>
        <w:t xml:space="preserve">? Wann hat man beschlossen, dass Fehler keine Fehler mehr sind? Dass Standards keine Standards mehr sind? </w:t>
      </w:r>
    </w:p>
    <w:p w14:paraId="5ADC3434" w14:textId="77777777" w:rsidR="002A0287" w:rsidRDefault="00000000">
      <w:pPr>
        <w:spacing w:after="183" w:line="259" w:lineRule="auto"/>
        <w:ind w:left="24" w:right="0" w:firstLine="0"/>
      </w:pPr>
      <w:r>
        <w:rPr>
          <w:rFonts w:ascii="Aptos" w:eastAsia="Aptos" w:hAnsi="Aptos" w:cs="Aptos"/>
        </w:rPr>
        <w:t xml:space="preserve"> </w:t>
      </w:r>
    </w:p>
    <w:p w14:paraId="4CCB8728" w14:textId="77777777" w:rsidR="002A0287" w:rsidRDefault="00000000">
      <w:pPr>
        <w:spacing w:after="173" w:line="269" w:lineRule="auto"/>
        <w:ind w:left="19" w:right="11"/>
      </w:pPr>
      <w:r>
        <w:rPr>
          <w:rFonts w:ascii="Aptos" w:eastAsia="Aptos" w:hAnsi="Aptos" w:cs="Aptos"/>
        </w:rPr>
        <w:t xml:space="preserve">Fragen </w:t>
      </w:r>
      <w:proofErr w:type="spellStart"/>
      <w:r>
        <w:rPr>
          <w:rFonts w:ascii="Aptos" w:eastAsia="Aptos" w:hAnsi="Aptos" w:cs="Aptos"/>
        </w:rPr>
        <w:t>ueber</w:t>
      </w:r>
      <w:proofErr w:type="spellEnd"/>
      <w:r>
        <w:rPr>
          <w:rFonts w:ascii="Aptos" w:eastAsia="Aptos" w:hAnsi="Aptos" w:cs="Aptos"/>
        </w:rPr>
        <w:t xml:space="preserve"> Fragen. Jemand </w:t>
      </w:r>
      <w:proofErr w:type="spellStart"/>
      <w:r>
        <w:rPr>
          <w:rFonts w:ascii="Aptos" w:eastAsia="Aptos" w:hAnsi="Aptos" w:cs="Aptos"/>
        </w:rPr>
        <w:t>koennte</w:t>
      </w:r>
      <w:proofErr w:type="spellEnd"/>
      <w:r>
        <w:rPr>
          <w:rFonts w:ascii="Aptos" w:eastAsia="Aptos" w:hAnsi="Aptos" w:cs="Aptos"/>
        </w:rPr>
        <w:t xml:space="preserve"> sie mir beantworten. Jemand hat sie bestimmt schon beantwortet. Aber verstanden habe ich es nicht. </w:t>
      </w:r>
    </w:p>
    <w:p w14:paraId="370CE252" w14:textId="77777777" w:rsidR="002A0287" w:rsidRDefault="00000000">
      <w:pPr>
        <w:spacing w:after="183" w:line="259" w:lineRule="auto"/>
        <w:ind w:left="24" w:right="0" w:firstLine="0"/>
      </w:pPr>
      <w:r>
        <w:rPr>
          <w:rFonts w:ascii="Aptos" w:eastAsia="Aptos" w:hAnsi="Aptos" w:cs="Aptos"/>
        </w:rPr>
        <w:t xml:space="preserve"> </w:t>
      </w:r>
    </w:p>
    <w:p w14:paraId="04534700" w14:textId="77777777" w:rsidR="002A0287" w:rsidRDefault="00000000">
      <w:pPr>
        <w:spacing w:after="260" w:line="259" w:lineRule="auto"/>
        <w:ind w:left="24" w:right="0" w:firstLine="0"/>
      </w:pPr>
      <w:r>
        <w:rPr>
          <w:rFonts w:ascii="Aptos" w:eastAsia="Aptos" w:hAnsi="Aptos" w:cs="Aptos"/>
        </w:rPr>
        <w:t xml:space="preserve"> </w:t>
      </w:r>
    </w:p>
    <w:p w14:paraId="09D76AFF" w14:textId="77777777" w:rsidR="002A0287" w:rsidRDefault="00000000">
      <w:pPr>
        <w:pStyle w:val="berschrift2"/>
        <w:spacing w:after="32"/>
        <w:ind w:left="19"/>
      </w:pPr>
      <w:bookmarkStart w:id="12" w:name="_Toc169949"/>
      <w:r>
        <w:rPr>
          <w:rFonts w:ascii="Aptos Display" w:eastAsia="Aptos Display" w:hAnsi="Aptos Display" w:cs="Aptos Display"/>
          <w:sz w:val="32"/>
        </w:rPr>
        <w:t xml:space="preserve">Der Rant </w:t>
      </w:r>
      <w:bookmarkEnd w:id="12"/>
    </w:p>
    <w:p w14:paraId="2830819E" w14:textId="77777777" w:rsidR="002A0287" w:rsidRDefault="00000000">
      <w:pPr>
        <w:spacing w:after="183" w:line="259" w:lineRule="auto"/>
        <w:ind w:left="24" w:right="0" w:firstLine="0"/>
      </w:pPr>
      <w:r>
        <w:rPr>
          <w:rFonts w:ascii="Aptos" w:eastAsia="Aptos" w:hAnsi="Aptos" w:cs="Aptos"/>
        </w:rPr>
        <w:t xml:space="preserve"> </w:t>
      </w:r>
    </w:p>
    <w:p w14:paraId="67E96117" w14:textId="77777777" w:rsidR="002A0287" w:rsidRDefault="00000000">
      <w:pPr>
        <w:spacing w:after="173" w:line="269" w:lineRule="auto"/>
        <w:ind w:left="19" w:right="11"/>
      </w:pPr>
      <w:r>
        <w:rPr>
          <w:rFonts w:ascii="Aptos" w:eastAsia="Aptos" w:hAnsi="Aptos" w:cs="Aptos"/>
        </w:rPr>
        <w:t xml:space="preserve">Kinder sollen sich entscheiden, welches Pronomen sie sich selbst geben. Sie sehen keine Rollenbilder. Werden von einzelnen Elternteilen </w:t>
      </w:r>
      <w:proofErr w:type="spellStart"/>
      <w:r>
        <w:rPr>
          <w:rFonts w:ascii="Aptos" w:eastAsia="Aptos" w:hAnsi="Aptos" w:cs="Aptos"/>
        </w:rPr>
        <w:t>grossgezogen</w:t>
      </w:r>
      <w:proofErr w:type="spellEnd"/>
      <w:r>
        <w:rPr>
          <w:rFonts w:ascii="Aptos" w:eastAsia="Aptos" w:hAnsi="Aptos" w:cs="Aptos"/>
        </w:rPr>
        <w:t xml:space="preserve">. Zwei </w:t>
      </w:r>
      <w:proofErr w:type="spellStart"/>
      <w:r>
        <w:rPr>
          <w:rFonts w:ascii="Aptos" w:eastAsia="Aptos" w:hAnsi="Aptos" w:cs="Aptos"/>
        </w:rPr>
        <w:t>Muettern</w:t>
      </w:r>
      <w:proofErr w:type="spellEnd"/>
      <w:r>
        <w:rPr>
          <w:rFonts w:ascii="Aptos" w:eastAsia="Aptos" w:hAnsi="Aptos" w:cs="Aptos"/>
        </w:rPr>
        <w:t xml:space="preserve">. Zwei </w:t>
      </w:r>
      <w:proofErr w:type="spellStart"/>
      <w:r>
        <w:rPr>
          <w:rFonts w:ascii="Aptos" w:eastAsia="Aptos" w:hAnsi="Aptos" w:cs="Aptos"/>
        </w:rPr>
        <w:t>Vaetern</w:t>
      </w:r>
      <w:proofErr w:type="spellEnd"/>
      <w:r>
        <w:rPr>
          <w:rFonts w:ascii="Aptos" w:eastAsia="Aptos" w:hAnsi="Aptos" w:cs="Aptos"/>
        </w:rPr>
        <w:t xml:space="preserve">. </w:t>
      </w:r>
    </w:p>
    <w:p w14:paraId="7F3E8F43" w14:textId="77777777" w:rsidR="002A0287" w:rsidRDefault="00000000">
      <w:pPr>
        <w:spacing w:after="183" w:line="259" w:lineRule="auto"/>
        <w:ind w:left="24" w:right="0" w:firstLine="0"/>
      </w:pPr>
      <w:r>
        <w:rPr>
          <w:rFonts w:ascii="Aptos" w:eastAsia="Aptos" w:hAnsi="Aptos" w:cs="Aptos"/>
        </w:rPr>
        <w:t xml:space="preserve"> </w:t>
      </w:r>
    </w:p>
    <w:p w14:paraId="1E0AEA5D" w14:textId="77777777" w:rsidR="002A0287" w:rsidRDefault="00000000">
      <w:pPr>
        <w:spacing w:after="173" w:line="269" w:lineRule="auto"/>
        <w:ind w:left="19" w:right="11"/>
      </w:pPr>
      <w:r>
        <w:rPr>
          <w:rFonts w:ascii="Aptos" w:eastAsia="Aptos" w:hAnsi="Aptos" w:cs="Aptos"/>
        </w:rPr>
        <w:t xml:space="preserve">Nichts dagegen, Leute. Ich bin in den 80ern auf die </w:t>
      </w:r>
      <w:proofErr w:type="spellStart"/>
      <w:r>
        <w:rPr>
          <w:rFonts w:ascii="Aptos" w:eastAsia="Aptos" w:hAnsi="Aptos" w:cs="Aptos"/>
        </w:rPr>
        <w:t>Strasse</w:t>
      </w:r>
      <w:proofErr w:type="spellEnd"/>
      <w:r>
        <w:rPr>
          <w:rFonts w:ascii="Aptos" w:eastAsia="Aptos" w:hAnsi="Aptos" w:cs="Aptos"/>
        </w:rPr>
        <w:t xml:space="preserve"> gegangen </w:t>
      </w:r>
      <w:proofErr w:type="spellStart"/>
      <w:r>
        <w:rPr>
          <w:rFonts w:ascii="Aptos" w:eastAsia="Aptos" w:hAnsi="Aptos" w:cs="Aptos"/>
        </w:rPr>
        <w:t>fuer</w:t>
      </w:r>
      <w:proofErr w:type="spellEnd"/>
      <w:r>
        <w:rPr>
          <w:rFonts w:ascii="Aptos" w:eastAsia="Aptos" w:hAnsi="Aptos" w:cs="Aptos"/>
        </w:rPr>
        <w:t xml:space="preserve"> die Rechte der Homosexuellen. </w:t>
      </w:r>
      <w:proofErr w:type="gramStart"/>
      <w:r>
        <w:rPr>
          <w:rFonts w:ascii="Aptos" w:eastAsia="Aptos" w:hAnsi="Aptos" w:cs="Aptos"/>
        </w:rPr>
        <w:t>Hab</w:t>
      </w:r>
      <w:proofErr w:type="gramEnd"/>
      <w:r>
        <w:rPr>
          <w:rFonts w:ascii="Aptos" w:eastAsia="Aptos" w:hAnsi="Aptos" w:cs="Aptos"/>
        </w:rPr>
        <w:t xml:space="preserve"> mir vom Bullen eine reinhauen lassen </w:t>
      </w:r>
      <w:proofErr w:type="spellStart"/>
      <w:r>
        <w:rPr>
          <w:rFonts w:ascii="Aptos" w:eastAsia="Aptos" w:hAnsi="Aptos" w:cs="Aptos"/>
        </w:rPr>
        <w:t>dafuer</w:t>
      </w:r>
      <w:proofErr w:type="spellEnd"/>
      <w:r>
        <w:rPr>
          <w:rFonts w:ascii="Aptos" w:eastAsia="Aptos" w:hAnsi="Aptos" w:cs="Aptos"/>
        </w:rPr>
        <w:t xml:space="preserve">. </w:t>
      </w:r>
    </w:p>
    <w:p w14:paraId="23CDB05A" w14:textId="77777777" w:rsidR="002A0287" w:rsidRDefault="00000000">
      <w:pPr>
        <w:spacing w:after="183" w:line="259" w:lineRule="auto"/>
        <w:ind w:left="24" w:right="0" w:firstLine="0"/>
      </w:pPr>
      <w:r>
        <w:rPr>
          <w:rFonts w:ascii="Aptos" w:eastAsia="Aptos" w:hAnsi="Aptos" w:cs="Aptos"/>
        </w:rPr>
        <w:t xml:space="preserve"> </w:t>
      </w:r>
    </w:p>
    <w:p w14:paraId="24F339E0" w14:textId="77777777" w:rsidR="002A0287" w:rsidRDefault="00000000">
      <w:pPr>
        <w:spacing w:after="173" w:line="269" w:lineRule="auto"/>
        <w:ind w:left="19" w:right="11"/>
      </w:pPr>
      <w:r>
        <w:rPr>
          <w:rFonts w:ascii="Aptos" w:eastAsia="Aptos" w:hAnsi="Aptos" w:cs="Aptos"/>
        </w:rPr>
        <w:t xml:space="preserve">Und jetzt muss ich mir </w:t>
      </w:r>
      <w:proofErr w:type="spellStart"/>
      <w:r>
        <w:rPr>
          <w:rFonts w:ascii="Aptos" w:eastAsia="Aptos" w:hAnsi="Aptos" w:cs="Aptos"/>
        </w:rPr>
        <w:t>anhoeren</w:t>
      </w:r>
      <w:proofErr w:type="spellEnd"/>
      <w:r>
        <w:rPr>
          <w:rFonts w:ascii="Aptos" w:eastAsia="Aptos" w:hAnsi="Aptos" w:cs="Aptos"/>
        </w:rPr>
        <w:t xml:space="preserve">, dass ich das falsche Pronomen nutze. Nicht mehr "junge Dame", "junger Herr" sagen darf. </w:t>
      </w:r>
    </w:p>
    <w:p w14:paraId="21FFFD4D" w14:textId="77777777" w:rsidR="002A0287" w:rsidRDefault="00000000">
      <w:pPr>
        <w:spacing w:after="183" w:line="259" w:lineRule="auto"/>
        <w:ind w:left="24" w:right="0" w:firstLine="0"/>
      </w:pPr>
      <w:r>
        <w:rPr>
          <w:rFonts w:ascii="Aptos" w:eastAsia="Aptos" w:hAnsi="Aptos" w:cs="Aptos"/>
        </w:rPr>
        <w:t xml:space="preserve"> </w:t>
      </w:r>
    </w:p>
    <w:p w14:paraId="74A52BEA" w14:textId="77777777" w:rsidR="002A0287" w:rsidRDefault="00000000">
      <w:pPr>
        <w:spacing w:after="173" w:line="269" w:lineRule="auto"/>
        <w:ind w:left="19" w:right="11"/>
      </w:pPr>
      <w:r>
        <w:rPr>
          <w:rFonts w:ascii="Aptos" w:eastAsia="Aptos" w:hAnsi="Aptos" w:cs="Aptos"/>
        </w:rPr>
        <w:t xml:space="preserve">Boomer. </w:t>
      </w:r>
    </w:p>
    <w:p w14:paraId="7F92B201" w14:textId="77777777" w:rsidR="002A0287" w:rsidRDefault="00000000">
      <w:pPr>
        <w:spacing w:after="183" w:line="259" w:lineRule="auto"/>
        <w:ind w:left="24" w:right="0" w:firstLine="0"/>
      </w:pPr>
      <w:r>
        <w:rPr>
          <w:rFonts w:ascii="Aptos" w:eastAsia="Aptos" w:hAnsi="Aptos" w:cs="Aptos"/>
        </w:rPr>
        <w:t xml:space="preserve"> </w:t>
      </w:r>
    </w:p>
    <w:p w14:paraId="39C3D643" w14:textId="77777777" w:rsidR="002A0287" w:rsidRDefault="00000000">
      <w:pPr>
        <w:spacing w:after="173" w:line="269" w:lineRule="auto"/>
        <w:ind w:left="19" w:right="11"/>
      </w:pPr>
      <w:r>
        <w:rPr>
          <w:rFonts w:ascii="Aptos" w:eastAsia="Aptos" w:hAnsi="Aptos" w:cs="Aptos"/>
        </w:rPr>
        <w:t>"</w:t>
      </w:r>
      <w:proofErr w:type="spellStart"/>
      <w:r>
        <w:rPr>
          <w:rFonts w:ascii="Aptos" w:eastAsia="Aptos" w:hAnsi="Aptos" w:cs="Aptos"/>
        </w:rPr>
        <w:t>Ey</w:t>
      </w:r>
      <w:proofErr w:type="spellEnd"/>
      <w:r>
        <w:rPr>
          <w:rFonts w:ascii="Aptos" w:eastAsia="Aptos" w:hAnsi="Aptos" w:cs="Aptos"/>
        </w:rPr>
        <w:t xml:space="preserve"> Boomer, </w:t>
      </w:r>
      <w:proofErr w:type="gramStart"/>
      <w:r>
        <w:rPr>
          <w:rFonts w:ascii="Aptos" w:eastAsia="Aptos" w:hAnsi="Aptos" w:cs="Aptos"/>
        </w:rPr>
        <w:t>kannst</w:t>
      </w:r>
      <w:proofErr w:type="gramEnd"/>
      <w:r>
        <w:rPr>
          <w:rFonts w:ascii="Aptos" w:eastAsia="Aptos" w:hAnsi="Aptos" w:cs="Aptos"/>
        </w:rPr>
        <w:t xml:space="preserve"> weitergehen." </w:t>
      </w:r>
    </w:p>
    <w:p w14:paraId="28FF9298" w14:textId="77777777" w:rsidR="002A0287" w:rsidRDefault="00000000">
      <w:pPr>
        <w:spacing w:after="183" w:line="259" w:lineRule="auto"/>
        <w:ind w:left="24" w:right="0" w:firstLine="0"/>
      </w:pPr>
      <w:r>
        <w:rPr>
          <w:rFonts w:ascii="Aptos" w:eastAsia="Aptos" w:hAnsi="Aptos" w:cs="Aptos"/>
        </w:rPr>
        <w:t xml:space="preserve"> </w:t>
      </w:r>
    </w:p>
    <w:p w14:paraId="6FA7AB48" w14:textId="77777777" w:rsidR="002A0287" w:rsidRDefault="00000000">
      <w:pPr>
        <w:spacing w:after="173" w:line="269" w:lineRule="auto"/>
        <w:ind w:left="19" w:right="11"/>
      </w:pPr>
      <w:r>
        <w:rPr>
          <w:rFonts w:ascii="Aptos" w:eastAsia="Aptos" w:hAnsi="Aptos" w:cs="Aptos"/>
        </w:rPr>
        <w:t xml:space="preserve">Ich bin ein </w:t>
      </w:r>
      <w:proofErr w:type="spellStart"/>
      <w:r>
        <w:rPr>
          <w:rFonts w:ascii="Aptos" w:eastAsia="Aptos" w:hAnsi="Aptos" w:cs="Aptos"/>
        </w:rPr>
        <w:t>nonbinaeres</w:t>
      </w:r>
      <w:proofErr w:type="spellEnd"/>
      <w:r>
        <w:rPr>
          <w:rFonts w:ascii="Aptos" w:eastAsia="Aptos" w:hAnsi="Aptos" w:cs="Aptos"/>
        </w:rPr>
        <w:t xml:space="preserve"> Teelicht, das sich als Arschgeige </w:t>
      </w:r>
      <w:proofErr w:type="spellStart"/>
      <w:r>
        <w:rPr>
          <w:rFonts w:ascii="Aptos" w:eastAsia="Aptos" w:hAnsi="Aptos" w:cs="Aptos"/>
        </w:rPr>
        <w:t>au_uehrt</w:t>
      </w:r>
      <w:proofErr w:type="spellEnd"/>
      <w:r>
        <w:rPr>
          <w:rFonts w:ascii="Aptos" w:eastAsia="Aptos" w:hAnsi="Aptos" w:cs="Aptos"/>
        </w:rPr>
        <w:t xml:space="preserve">. Kleiner Wixer. </w:t>
      </w:r>
    </w:p>
    <w:p w14:paraId="0E62CFBD" w14:textId="77777777" w:rsidR="002A0287" w:rsidRDefault="00000000">
      <w:pPr>
        <w:spacing w:after="173" w:line="269" w:lineRule="auto"/>
        <w:ind w:left="19" w:right="11"/>
      </w:pPr>
      <w:r>
        <w:rPr>
          <w:rFonts w:ascii="Aptos" w:eastAsia="Aptos" w:hAnsi="Aptos" w:cs="Aptos"/>
        </w:rPr>
        <w:t xml:space="preserve">Nein. </w:t>
      </w:r>
      <w:proofErr w:type="spellStart"/>
      <w:r>
        <w:rPr>
          <w:rFonts w:ascii="Aptos" w:eastAsia="Aptos" w:hAnsi="Aptos" w:cs="Aptos"/>
        </w:rPr>
        <w:t>Dafuer</w:t>
      </w:r>
      <w:proofErr w:type="spellEnd"/>
      <w:r>
        <w:rPr>
          <w:rFonts w:ascii="Aptos" w:eastAsia="Aptos" w:hAnsi="Aptos" w:cs="Aptos"/>
        </w:rPr>
        <w:t xml:space="preserve"> </w:t>
      </w:r>
      <w:proofErr w:type="gramStart"/>
      <w:r>
        <w:rPr>
          <w:rFonts w:ascii="Aptos" w:eastAsia="Aptos" w:hAnsi="Aptos" w:cs="Aptos"/>
        </w:rPr>
        <w:t>hab</w:t>
      </w:r>
      <w:proofErr w:type="gramEnd"/>
      <w:r>
        <w:rPr>
          <w:rFonts w:ascii="Aptos" w:eastAsia="Aptos" w:hAnsi="Aptos" w:cs="Aptos"/>
        </w:rPr>
        <w:t xml:space="preserve"> ich mir keine vom Bullen reinhauen lassen. </w:t>
      </w:r>
    </w:p>
    <w:p w14:paraId="7FC82C65" w14:textId="77777777" w:rsidR="002A0287" w:rsidRDefault="00000000">
      <w:pPr>
        <w:spacing w:after="183" w:line="259" w:lineRule="auto"/>
        <w:ind w:left="24" w:right="0" w:firstLine="0"/>
      </w:pPr>
      <w:r>
        <w:rPr>
          <w:rFonts w:ascii="Aptos" w:eastAsia="Aptos" w:hAnsi="Aptos" w:cs="Aptos"/>
        </w:rPr>
        <w:t xml:space="preserve"> </w:t>
      </w:r>
    </w:p>
    <w:p w14:paraId="3D5C1B5F" w14:textId="77777777" w:rsidR="002A0287" w:rsidRDefault="00000000">
      <w:pPr>
        <w:spacing w:after="183" w:line="259" w:lineRule="auto"/>
        <w:ind w:left="24" w:right="0" w:firstLine="0"/>
      </w:pPr>
      <w:r>
        <w:rPr>
          <w:rFonts w:ascii="Aptos" w:eastAsia="Aptos" w:hAnsi="Aptos" w:cs="Aptos"/>
        </w:rPr>
        <w:t xml:space="preserve"> </w:t>
      </w:r>
    </w:p>
    <w:p w14:paraId="1192EEF2" w14:textId="77777777" w:rsidR="002A0287" w:rsidRDefault="00000000">
      <w:pPr>
        <w:spacing w:after="173" w:line="269" w:lineRule="auto"/>
        <w:ind w:left="19" w:right="11"/>
      </w:pPr>
      <w:r>
        <w:rPr>
          <w:rFonts w:ascii="Aptos" w:eastAsia="Aptos" w:hAnsi="Aptos" w:cs="Aptos"/>
        </w:rPr>
        <w:t xml:space="preserve">Kinder werfen sich im Supermarkt auf den Boden und schreien. </w:t>
      </w:r>
    </w:p>
    <w:p w14:paraId="4CE56ED0" w14:textId="77777777" w:rsidR="002A0287" w:rsidRDefault="00000000">
      <w:pPr>
        <w:spacing w:after="183" w:line="259" w:lineRule="auto"/>
        <w:ind w:left="24" w:right="0" w:firstLine="0"/>
      </w:pPr>
      <w:r>
        <w:rPr>
          <w:rFonts w:ascii="Aptos" w:eastAsia="Aptos" w:hAnsi="Aptos" w:cs="Aptos"/>
        </w:rPr>
        <w:lastRenderedPageBreak/>
        <w:t xml:space="preserve"> </w:t>
      </w:r>
    </w:p>
    <w:p w14:paraId="18D9048C" w14:textId="77777777" w:rsidR="002A0287" w:rsidRDefault="00000000">
      <w:pPr>
        <w:spacing w:after="173" w:line="269" w:lineRule="auto"/>
        <w:ind w:left="19" w:right="11"/>
      </w:pPr>
      <w:r>
        <w:rPr>
          <w:rFonts w:ascii="Aptos" w:eastAsia="Aptos" w:hAnsi="Aptos" w:cs="Aptos"/>
        </w:rPr>
        <w:t xml:space="preserve">"Was macht der Junge da?" fragte mich meine </w:t>
      </w:r>
      <w:proofErr w:type="spellStart"/>
      <w:r>
        <w:rPr>
          <w:rFonts w:ascii="Aptos" w:eastAsia="Aptos" w:hAnsi="Aptos" w:cs="Aptos"/>
        </w:rPr>
        <w:t>Dreijaehrige</w:t>
      </w:r>
      <w:proofErr w:type="spellEnd"/>
      <w:r>
        <w:rPr>
          <w:rFonts w:ascii="Aptos" w:eastAsia="Aptos" w:hAnsi="Aptos" w:cs="Aptos"/>
        </w:rPr>
        <w:t xml:space="preserve"> einmal. </w:t>
      </w:r>
    </w:p>
    <w:p w14:paraId="58902050" w14:textId="77777777" w:rsidR="002A0287" w:rsidRDefault="00000000">
      <w:pPr>
        <w:spacing w:after="183" w:line="259" w:lineRule="auto"/>
        <w:ind w:left="24" w:right="0" w:firstLine="0"/>
      </w:pPr>
      <w:r>
        <w:rPr>
          <w:rFonts w:ascii="Aptos" w:eastAsia="Aptos" w:hAnsi="Aptos" w:cs="Aptos"/>
        </w:rPr>
        <w:t xml:space="preserve"> </w:t>
      </w:r>
    </w:p>
    <w:p w14:paraId="2C347268" w14:textId="77777777" w:rsidR="002A0287" w:rsidRDefault="00000000">
      <w:pPr>
        <w:spacing w:after="173" w:line="269" w:lineRule="auto"/>
        <w:ind w:left="19" w:right="11"/>
      </w:pPr>
      <w:r>
        <w:rPr>
          <w:rFonts w:ascii="Aptos" w:eastAsia="Aptos" w:hAnsi="Aptos" w:cs="Aptos"/>
        </w:rPr>
        <w:t xml:space="preserve">Sowas kannte sie nicht. </w:t>
      </w:r>
    </w:p>
    <w:p w14:paraId="7315D559" w14:textId="77777777" w:rsidR="002A0287" w:rsidRDefault="00000000">
      <w:pPr>
        <w:spacing w:after="183" w:line="259" w:lineRule="auto"/>
        <w:ind w:left="24" w:right="0" w:firstLine="0"/>
      </w:pPr>
      <w:r>
        <w:rPr>
          <w:rFonts w:ascii="Aptos" w:eastAsia="Aptos" w:hAnsi="Aptos" w:cs="Aptos"/>
        </w:rPr>
        <w:t xml:space="preserve"> </w:t>
      </w:r>
    </w:p>
    <w:p w14:paraId="27A6A1CF" w14:textId="77777777" w:rsidR="002A0287" w:rsidRDefault="00000000">
      <w:pPr>
        <w:spacing w:after="183" w:line="259" w:lineRule="auto"/>
        <w:ind w:left="24" w:right="0" w:firstLine="0"/>
      </w:pPr>
      <w:r>
        <w:rPr>
          <w:rFonts w:ascii="Aptos" w:eastAsia="Aptos" w:hAnsi="Aptos" w:cs="Aptos"/>
        </w:rPr>
        <w:t xml:space="preserve"> </w:t>
      </w:r>
    </w:p>
    <w:p w14:paraId="3E9A3A05" w14:textId="77777777" w:rsidR="002A0287" w:rsidRDefault="00000000">
      <w:pPr>
        <w:spacing w:after="173" w:line="269" w:lineRule="auto"/>
        <w:ind w:left="19" w:right="11"/>
      </w:pPr>
      <w:r>
        <w:rPr>
          <w:rFonts w:ascii="Aptos" w:eastAsia="Aptos" w:hAnsi="Aptos" w:cs="Aptos"/>
        </w:rPr>
        <w:t xml:space="preserve">Wann begann es schief zu laufen? </w:t>
      </w:r>
    </w:p>
    <w:p w14:paraId="3DB0B805" w14:textId="77777777" w:rsidR="002A0287" w:rsidRDefault="00000000">
      <w:pPr>
        <w:spacing w:after="183" w:line="259" w:lineRule="auto"/>
        <w:ind w:left="24" w:right="0" w:firstLine="0"/>
      </w:pPr>
      <w:r>
        <w:rPr>
          <w:rFonts w:ascii="Aptos" w:eastAsia="Aptos" w:hAnsi="Aptos" w:cs="Aptos"/>
        </w:rPr>
        <w:t xml:space="preserve"> </w:t>
      </w:r>
    </w:p>
    <w:p w14:paraId="3F90685D" w14:textId="77777777" w:rsidR="002A0287" w:rsidRDefault="00000000">
      <w:pPr>
        <w:spacing w:after="173" w:line="269" w:lineRule="auto"/>
        <w:ind w:left="19" w:right="11"/>
      </w:pPr>
      <w:r>
        <w:rPr>
          <w:rFonts w:ascii="Aptos" w:eastAsia="Aptos" w:hAnsi="Aptos" w:cs="Aptos"/>
        </w:rPr>
        <w:t xml:space="preserve">Ich war Teil davon. Will aber jetzt nicht verantwortlich </w:t>
      </w:r>
      <w:proofErr w:type="spellStart"/>
      <w:r>
        <w:rPr>
          <w:rFonts w:ascii="Aptos" w:eastAsia="Aptos" w:hAnsi="Aptos" w:cs="Aptos"/>
        </w:rPr>
        <w:t>dafuer</w:t>
      </w:r>
      <w:proofErr w:type="spellEnd"/>
      <w:r>
        <w:rPr>
          <w:rFonts w:ascii="Aptos" w:eastAsia="Aptos" w:hAnsi="Aptos" w:cs="Aptos"/>
        </w:rPr>
        <w:t xml:space="preserve"> sein. So wollte ich das nicht. </w:t>
      </w:r>
    </w:p>
    <w:p w14:paraId="22009BBE" w14:textId="77777777" w:rsidR="002A0287" w:rsidRDefault="00000000">
      <w:pPr>
        <w:spacing w:after="183" w:line="259" w:lineRule="auto"/>
        <w:ind w:left="24" w:right="0" w:firstLine="0"/>
      </w:pPr>
      <w:r>
        <w:rPr>
          <w:rFonts w:ascii="Aptos" w:eastAsia="Aptos" w:hAnsi="Aptos" w:cs="Aptos"/>
        </w:rPr>
        <w:t xml:space="preserve"> </w:t>
      </w:r>
    </w:p>
    <w:p w14:paraId="0C638757" w14:textId="77777777" w:rsidR="002A0287" w:rsidRDefault="00000000">
      <w:pPr>
        <w:spacing w:after="183" w:line="259" w:lineRule="auto"/>
        <w:ind w:left="24" w:right="0" w:firstLine="0"/>
      </w:pPr>
      <w:r>
        <w:rPr>
          <w:rFonts w:ascii="Aptos" w:eastAsia="Aptos" w:hAnsi="Aptos" w:cs="Aptos"/>
        </w:rPr>
        <w:t xml:space="preserve"> </w:t>
      </w:r>
    </w:p>
    <w:p w14:paraId="614BDABD" w14:textId="77777777" w:rsidR="002A0287" w:rsidRDefault="00000000">
      <w:pPr>
        <w:spacing w:after="173" w:line="269" w:lineRule="auto"/>
        <w:ind w:left="19" w:right="11"/>
      </w:pPr>
      <w:r>
        <w:rPr>
          <w:rFonts w:ascii="Aptos" w:eastAsia="Aptos" w:hAnsi="Aptos" w:cs="Aptos"/>
        </w:rPr>
        <w:t xml:space="preserve">Was ich verstanden habe: Das alte System hat mich aussortiert. Das neue System </w:t>
      </w:r>
      <w:proofErr w:type="spellStart"/>
      <w:r>
        <w:rPr>
          <w:rFonts w:ascii="Aptos" w:eastAsia="Aptos" w:hAnsi="Aptos" w:cs="Aptos"/>
        </w:rPr>
        <w:t>haette</w:t>
      </w:r>
      <w:proofErr w:type="spellEnd"/>
      <w:r>
        <w:rPr>
          <w:rFonts w:ascii="Aptos" w:eastAsia="Aptos" w:hAnsi="Aptos" w:cs="Aptos"/>
        </w:rPr>
        <w:t xml:space="preserve"> mich vielleicht durchgewunken. Beides ist </w:t>
      </w:r>
      <w:proofErr w:type="spellStart"/>
      <w:proofErr w:type="gramStart"/>
      <w:r>
        <w:rPr>
          <w:rFonts w:ascii="Aptos" w:eastAsia="Aptos" w:hAnsi="Aptos" w:cs="Aptos"/>
        </w:rPr>
        <w:t>Scheisse</w:t>
      </w:r>
      <w:proofErr w:type="spellEnd"/>
      <w:proofErr w:type="gramEnd"/>
      <w:r>
        <w:rPr>
          <w:rFonts w:ascii="Aptos" w:eastAsia="Aptos" w:hAnsi="Aptos" w:cs="Aptos"/>
        </w:rPr>
        <w:t xml:space="preserve">. </w:t>
      </w:r>
    </w:p>
    <w:p w14:paraId="36135F19" w14:textId="77777777" w:rsidR="002A0287" w:rsidRDefault="00000000">
      <w:pPr>
        <w:spacing w:after="183" w:line="259" w:lineRule="auto"/>
        <w:ind w:left="24" w:right="0" w:firstLine="0"/>
      </w:pPr>
      <w:r>
        <w:rPr>
          <w:rFonts w:ascii="Aptos" w:eastAsia="Aptos" w:hAnsi="Aptos" w:cs="Aptos"/>
        </w:rPr>
        <w:t xml:space="preserve"> </w:t>
      </w:r>
    </w:p>
    <w:p w14:paraId="20342524" w14:textId="77777777" w:rsidR="002A0287" w:rsidRDefault="00000000">
      <w:pPr>
        <w:spacing w:after="260" w:line="259" w:lineRule="auto"/>
        <w:ind w:left="24" w:right="0" w:firstLine="0"/>
      </w:pPr>
      <w:r>
        <w:rPr>
          <w:rFonts w:ascii="Aptos" w:eastAsia="Aptos" w:hAnsi="Aptos" w:cs="Aptos"/>
        </w:rPr>
        <w:t xml:space="preserve"> </w:t>
      </w:r>
    </w:p>
    <w:p w14:paraId="0B818E81" w14:textId="77777777" w:rsidR="002A0287" w:rsidRDefault="00000000">
      <w:pPr>
        <w:pStyle w:val="berschrift2"/>
        <w:spacing w:after="32"/>
        <w:ind w:left="19"/>
      </w:pPr>
      <w:bookmarkStart w:id="13" w:name="_Toc169950"/>
      <w:r>
        <w:rPr>
          <w:rFonts w:ascii="Aptos Display" w:eastAsia="Aptos Display" w:hAnsi="Aptos Display" w:cs="Aptos Display"/>
          <w:sz w:val="32"/>
        </w:rPr>
        <w:t xml:space="preserve">Der Aufstieg </w:t>
      </w:r>
      <w:bookmarkEnd w:id="13"/>
    </w:p>
    <w:p w14:paraId="044495BA" w14:textId="77777777" w:rsidR="002A0287" w:rsidRDefault="00000000">
      <w:pPr>
        <w:spacing w:after="183" w:line="259" w:lineRule="auto"/>
        <w:ind w:left="24" w:right="0" w:firstLine="0"/>
      </w:pPr>
      <w:r>
        <w:rPr>
          <w:rFonts w:ascii="Aptos" w:eastAsia="Aptos" w:hAnsi="Aptos" w:cs="Aptos"/>
        </w:rPr>
        <w:t xml:space="preserve"> </w:t>
      </w:r>
    </w:p>
    <w:p w14:paraId="5630B026" w14:textId="77777777" w:rsidR="002A0287" w:rsidRDefault="00000000">
      <w:pPr>
        <w:spacing w:after="173" w:line="269" w:lineRule="auto"/>
        <w:ind w:left="19" w:right="11"/>
      </w:pPr>
      <w:r>
        <w:rPr>
          <w:rFonts w:ascii="Aptos" w:eastAsia="Aptos" w:hAnsi="Aptos" w:cs="Aptos"/>
        </w:rPr>
        <w:t xml:space="preserve">Aber ich war nicht dumm. Ich war nur im falschen System. </w:t>
      </w:r>
    </w:p>
    <w:p w14:paraId="24E288C2" w14:textId="77777777" w:rsidR="002A0287" w:rsidRDefault="00000000">
      <w:pPr>
        <w:spacing w:after="183" w:line="259" w:lineRule="auto"/>
        <w:ind w:left="24" w:right="0" w:firstLine="0"/>
      </w:pPr>
      <w:r>
        <w:rPr>
          <w:rFonts w:ascii="Aptos" w:eastAsia="Aptos" w:hAnsi="Aptos" w:cs="Aptos"/>
        </w:rPr>
        <w:t xml:space="preserve"> </w:t>
      </w:r>
    </w:p>
    <w:p w14:paraId="21A543FC" w14:textId="77777777" w:rsidR="002A0287" w:rsidRDefault="00000000">
      <w:pPr>
        <w:spacing w:after="173" w:line="269" w:lineRule="auto"/>
        <w:ind w:left="19" w:right="11"/>
      </w:pPr>
      <w:r>
        <w:rPr>
          <w:rFonts w:ascii="Aptos" w:eastAsia="Aptos" w:hAnsi="Aptos" w:cs="Aptos"/>
        </w:rPr>
        <w:t xml:space="preserve">Hauptschule. Abschluss. </w:t>
      </w:r>
    </w:p>
    <w:p w14:paraId="5C2DD54A" w14:textId="77777777" w:rsidR="002A0287" w:rsidRDefault="00000000">
      <w:pPr>
        <w:spacing w:after="183" w:line="259" w:lineRule="auto"/>
        <w:ind w:left="24" w:right="0" w:firstLine="0"/>
      </w:pPr>
      <w:r>
        <w:rPr>
          <w:rFonts w:ascii="Aptos" w:eastAsia="Aptos" w:hAnsi="Aptos" w:cs="Aptos"/>
        </w:rPr>
        <w:t xml:space="preserve"> </w:t>
      </w:r>
    </w:p>
    <w:p w14:paraId="655C614E" w14:textId="77777777" w:rsidR="002A0287" w:rsidRDefault="00000000">
      <w:pPr>
        <w:spacing w:after="173" w:line="269" w:lineRule="auto"/>
        <w:ind w:left="19" w:right="11"/>
      </w:pPr>
      <w:r>
        <w:rPr>
          <w:rFonts w:ascii="Aptos" w:eastAsia="Aptos" w:hAnsi="Aptos" w:cs="Aptos"/>
        </w:rPr>
        <w:t xml:space="preserve">Lehre. </w:t>
      </w:r>
      <w:proofErr w:type="spellStart"/>
      <w:r>
        <w:rPr>
          <w:rFonts w:ascii="Aptos" w:eastAsia="Aptos" w:hAnsi="Aptos" w:cs="Aptos"/>
        </w:rPr>
        <w:t>Gesellenpruefung</w:t>
      </w:r>
      <w:proofErr w:type="spellEnd"/>
      <w:r>
        <w:rPr>
          <w:rFonts w:ascii="Aptos" w:eastAsia="Aptos" w:hAnsi="Aptos" w:cs="Aptos"/>
        </w:rPr>
        <w:t xml:space="preserve">. Damit automatisch: Mittlere Reife. </w:t>
      </w:r>
    </w:p>
    <w:p w14:paraId="240DDCFB" w14:textId="77777777" w:rsidR="002A0287" w:rsidRDefault="00000000">
      <w:pPr>
        <w:spacing w:after="173" w:line="269" w:lineRule="auto"/>
        <w:ind w:left="19" w:right="11"/>
      </w:pPr>
      <w:r>
        <w:rPr>
          <w:rFonts w:ascii="Aptos" w:eastAsia="Aptos" w:hAnsi="Aptos" w:cs="Aptos"/>
        </w:rPr>
        <w:t xml:space="preserve">Bundeswehr. </w:t>
      </w:r>
      <w:proofErr w:type="spellStart"/>
      <w:r>
        <w:rPr>
          <w:rFonts w:ascii="Aptos" w:eastAsia="Aptos" w:hAnsi="Aptos" w:cs="Aptos"/>
        </w:rPr>
        <w:t>Kuechenmeisterkurse</w:t>
      </w:r>
      <w:proofErr w:type="spellEnd"/>
      <w:r>
        <w:rPr>
          <w:rFonts w:ascii="Aptos" w:eastAsia="Aptos" w:hAnsi="Aptos" w:cs="Aptos"/>
        </w:rPr>
        <w:t xml:space="preserve">. </w:t>
      </w:r>
      <w:proofErr w:type="spellStart"/>
      <w:r>
        <w:rPr>
          <w:rFonts w:ascii="Aptos" w:eastAsia="Aptos" w:hAnsi="Aptos" w:cs="Aptos"/>
        </w:rPr>
        <w:t>Fuenf</w:t>
      </w:r>
      <w:proofErr w:type="spellEnd"/>
      <w:r>
        <w:rPr>
          <w:rFonts w:ascii="Aptos" w:eastAsia="Aptos" w:hAnsi="Aptos" w:cs="Aptos"/>
        </w:rPr>
        <w:t xml:space="preserve"> Jahre Berufserfahrung. </w:t>
      </w:r>
    </w:p>
    <w:p w14:paraId="42E35563" w14:textId="77777777" w:rsidR="002A0287" w:rsidRDefault="00000000">
      <w:pPr>
        <w:spacing w:after="183" w:line="259" w:lineRule="auto"/>
        <w:ind w:left="24" w:right="0" w:firstLine="0"/>
      </w:pPr>
      <w:r>
        <w:rPr>
          <w:rFonts w:ascii="Aptos" w:eastAsia="Aptos" w:hAnsi="Aptos" w:cs="Aptos"/>
        </w:rPr>
        <w:t xml:space="preserve"> </w:t>
      </w:r>
    </w:p>
    <w:p w14:paraId="264F8664" w14:textId="77777777" w:rsidR="002A0287" w:rsidRDefault="00000000">
      <w:pPr>
        <w:spacing w:after="173" w:line="269" w:lineRule="auto"/>
        <w:ind w:left="19" w:right="11"/>
      </w:pPr>
      <w:r>
        <w:rPr>
          <w:rFonts w:ascii="Aptos" w:eastAsia="Aptos" w:hAnsi="Aptos" w:cs="Aptos"/>
        </w:rPr>
        <w:t xml:space="preserve">Und dann stand es da, schwarz auf </w:t>
      </w:r>
      <w:proofErr w:type="spellStart"/>
      <w:r>
        <w:rPr>
          <w:rFonts w:ascii="Aptos" w:eastAsia="Aptos" w:hAnsi="Aptos" w:cs="Aptos"/>
        </w:rPr>
        <w:t>weiss</w:t>
      </w:r>
      <w:proofErr w:type="spellEnd"/>
      <w:r>
        <w:rPr>
          <w:rFonts w:ascii="Aptos" w:eastAsia="Aptos" w:hAnsi="Aptos" w:cs="Aptos"/>
        </w:rPr>
        <w:t xml:space="preserve">: Studienberechtigung. </w:t>
      </w:r>
    </w:p>
    <w:p w14:paraId="53E3727C" w14:textId="77777777" w:rsidR="002A0287" w:rsidRDefault="00000000">
      <w:pPr>
        <w:spacing w:after="183" w:line="259" w:lineRule="auto"/>
        <w:ind w:left="24" w:right="0" w:firstLine="0"/>
      </w:pPr>
      <w:r>
        <w:rPr>
          <w:rFonts w:ascii="Aptos" w:eastAsia="Aptos" w:hAnsi="Aptos" w:cs="Aptos"/>
        </w:rPr>
        <w:t xml:space="preserve"> </w:t>
      </w:r>
    </w:p>
    <w:p w14:paraId="57ABD5D0" w14:textId="77777777" w:rsidR="002A0287" w:rsidRDefault="00000000">
      <w:pPr>
        <w:spacing w:after="173" w:line="269" w:lineRule="auto"/>
        <w:ind w:left="19" w:right="11"/>
      </w:pPr>
      <w:r>
        <w:rPr>
          <w:rFonts w:ascii="Aptos" w:eastAsia="Aptos" w:hAnsi="Aptos" w:cs="Aptos"/>
        </w:rPr>
        <w:t xml:space="preserve">Der doofe </w:t>
      </w:r>
      <w:proofErr w:type="spellStart"/>
      <w:r>
        <w:rPr>
          <w:rFonts w:ascii="Aptos" w:eastAsia="Aptos" w:hAnsi="Aptos" w:cs="Aptos"/>
        </w:rPr>
        <w:t>Hauptschueler</w:t>
      </w:r>
      <w:proofErr w:type="spellEnd"/>
      <w:r>
        <w:rPr>
          <w:rFonts w:ascii="Aptos" w:eastAsia="Aptos" w:hAnsi="Aptos" w:cs="Aptos"/>
        </w:rPr>
        <w:t xml:space="preserve"> durfte studieren. </w:t>
      </w:r>
    </w:p>
    <w:p w14:paraId="76367370" w14:textId="77777777" w:rsidR="002A0287" w:rsidRDefault="00000000">
      <w:pPr>
        <w:spacing w:after="183" w:line="259" w:lineRule="auto"/>
        <w:ind w:left="24" w:right="0" w:firstLine="0"/>
      </w:pPr>
      <w:r>
        <w:rPr>
          <w:rFonts w:ascii="Aptos" w:eastAsia="Aptos" w:hAnsi="Aptos" w:cs="Aptos"/>
        </w:rPr>
        <w:t xml:space="preserve"> </w:t>
      </w:r>
    </w:p>
    <w:p w14:paraId="21F77897" w14:textId="77777777" w:rsidR="002A0287" w:rsidRDefault="00000000">
      <w:pPr>
        <w:spacing w:after="14" w:line="269" w:lineRule="auto"/>
        <w:ind w:left="19" w:right="11"/>
      </w:pPr>
      <w:r>
        <w:rPr>
          <w:rFonts w:ascii="Aptos" w:eastAsia="Aptos" w:hAnsi="Aptos" w:cs="Aptos"/>
        </w:rPr>
        <w:t xml:space="preserve">Nicht irgendwas. </w:t>
      </w:r>
      <w:proofErr w:type="spellStart"/>
      <w:r>
        <w:rPr>
          <w:rFonts w:ascii="Aptos" w:eastAsia="Aptos" w:hAnsi="Aptos" w:cs="Aptos"/>
        </w:rPr>
        <w:t>Oekotrophologie</w:t>
      </w:r>
      <w:proofErr w:type="spellEnd"/>
      <w:r>
        <w:rPr>
          <w:rFonts w:ascii="Aptos" w:eastAsia="Aptos" w:hAnsi="Aptos" w:cs="Aptos"/>
        </w:rPr>
        <w:t xml:space="preserve">. Die Wissenschaft vom Essen. </w:t>
      </w:r>
    </w:p>
    <w:p w14:paraId="2DD9F7B9" w14:textId="77777777" w:rsidR="002A0287" w:rsidRDefault="00000000">
      <w:pPr>
        <w:spacing w:after="173" w:line="269" w:lineRule="auto"/>
        <w:ind w:left="19" w:right="11"/>
      </w:pPr>
      <w:proofErr w:type="spellStart"/>
      <w:r>
        <w:rPr>
          <w:rFonts w:ascii="Aptos" w:eastAsia="Aptos" w:hAnsi="Aptos" w:cs="Aptos"/>
        </w:rPr>
        <w:lastRenderedPageBreak/>
        <w:t>Ernaehrungswissenschaft</w:t>
      </w:r>
      <w:proofErr w:type="spellEnd"/>
      <w:r>
        <w:rPr>
          <w:rFonts w:ascii="Aptos" w:eastAsia="Aptos" w:hAnsi="Aptos" w:cs="Aptos"/>
        </w:rPr>
        <w:t xml:space="preserve">. Das, was ich mein ganzes Leben lang gemacht hatte - jetzt wissenschaftlich. </w:t>
      </w:r>
    </w:p>
    <w:p w14:paraId="1E0136E5" w14:textId="77777777" w:rsidR="002A0287" w:rsidRDefault="00000000">
      <w:pPr>
        <w:spacing w:after="183" w:line="259" w:lineRule="auto"/>
        <w:ind w:left="24" w:right="0" w:firstLine="0"/>
      </w:pPr>
      <w:r>
        <w:rPr>
          <w:rFonts w:ascii="Aptos" w:eastAsia="Aptos" w:hAnsi="Aptos" w:cs="Aptos"/>
        </w:rPr>
        <w:t xml:space="preserve"> </w:t>
      </w:r>
    </w:p>
    <w:p w14:paraId="2FA3BBFF" w14:textId="77777777" w:rsidR="002A0287" w:rsidRDefault="00000000">
      <w:pPr>
        <w:spacing w:after="173" w:line="269" w:lineRule="auto"/>
        <w:ind w:left="19" w:right="11"/>
      </w:pPr>
      <w:r>
        <w:rPr>
          <w:rFonts w:ascii="Aptos" w:eastAsia="Aptos" w:hAnsi="Aptos" w:cs="Aptos"/>
        </w:rPr>
        <w:t xml:space="preserve">Ich war kurz davor, Wissenschaftler zu werden. </w:t>
      </w:r>
    </w:p>
    <w:p w14:paraId="376FE015" w14:textId="77777777" w:rsidR="002A0287" w:rsidRDefault="00000000">
      <w:pPr>
        <w:spacing w:after="183" w:line="259" w:lineRule="auto"/>
        <w:ind w:left="24" w:right="0" w:firstLine="0"/>
      </w:pPr>
      <w:r>
        <w:rPr>
          <w:rFonts w:ascii="Aptos" w:eastAsia="Aptos" w:hAnsi="Aptos" w:cs="Aptos"/>
        </w:rPr>
        <w:t xml:space="preserve"> </w:t>
      </w:r>
    </w:p>
    <w:p w14:paraId="59F4532E" w14:textId="77777777" w:rsidR="002A0287" w:rsidRDefault="00000000">
      <w:pPr>
        <w:spacing w:after="260" w:line="259" w:lineRule="auto"/>
        <w:ind w:left="24" w:right="0" w:firstLine="0"/>
      </w:pPr>
      <w:r>
        <w:rPr>
          <w:rFonts w:ascii="Aptos" w:eastAsia="Aptos" w:hAnsi="Aptos" w:cs="Aptos"/>
        </w:rPr>
        <w:t xml:space="preserve"> </w:t>
      </w:r>
    </w:p>
    <w:p w14:paraId="0D27E57A" w14:textId="77777777" w:rsidR="002A0287" w:rsidRDefault="00000000">
      <w:pPr>
        <w:pStyle w:val="berschrift2"/>
        <w:spacing w:after="32"/>
        <w:ind w:left="19"/>
      </w:pPr>
      <w:bookmarkStart w:id="14" w:name="_Toc169951"/>
      <w:r>
        <w:rPr>
          <w:rFonts w:ascii="Aptos Display" w:eastAsia="Aptos Display" w:hAnsi="Aptos Display" w:cs="Aptos Display"/>
          <w:sz w:val="32"/>
        </w:rPr>
        <w:t xml:space="preserve">Muenster </w:t>
      </w:r>
      <w:bookmarkEnd w:id="14"/>
    </w:p>
    <w:p w14:paraId="4E9B4406" w14:textId="77777777" w:rsidR="002A0287" w:rsidRDefault="00000000">
      <w:pPr>
        <w:spacing w:after="183" w:line="259" w:lineRule="auto"/>
        <w:ind w:left="24" w:right="0" w:firstLine="0"/>
      </w:pPr>
      <w:r>
        <w:rPr>
          <w:rFonts w:ascii="Aptos" w:eastAsia="Aptos" w:hAnsi="Aptos" w:cs="Aptos"/>
        </w:rPr>
        <w:t xml:space="preserve"> </w:t>
      </w:r>
    </w:p>
    <w:p w14:paraId="358D77B1" w14:textId="77777777" w:rsidR="002A0287" w:rsidRDefault="00000000">
      <w:pPr>
        <w:spacing w:after="173" w:line="269" w:lineRule="auto"/>
        <w:ind w:left="19" w:right="11"/>
      </w:pPr>
      <w:r>
        <w:rPr>
          <w:rFonts w:ascii="Aptos" w:eastAsia="Aptos" w:hAnsi="Aptos" w:cs="Aptos"/>
        </w:rPr>
        <w:t xml:space="preserve">2.000 Mark in der Tasche. </w:t>
      </w:r>
      <w:proofErr w:type="gramStart"/>
      <w:r>
        <w:rPr>
          <w:rFonts w:ascii="Aptos" w:eastAsia="Aptos" w:hAnsi="Aptos" w:cs="Aptos"/>
        </w:rPr>
        <w:t>Alles</w:t>
      </w:r>
      <w:proofErr w:type="gramEnd"/>
      <w:r>
        <w:rPr>
          <w:rFonts w:ascii="Aptos" w:eastAsia="Aptos" w:hAnsi="Aptos" w:cs="Aptos"/>
        </w:rPr>
        <w:t xml:space="preserve"> was ich hatte. </w:t>
      </w:r>
    </w:p>
    <w:p w14:paraId="0F358F28" w14:textId="77777777" w:rsidR="002A0287" w:rsidRDefault="00000000">
      <w:pPr>
        <w:spacing w:after="183" w:line="259" w:lineRule="auto"/>
        <w:ind w:left="24" w:right="0" w:firstLine="0"/>
      </w:pPr>
      <w:r>
        <w:rPr>
          <w:rFonts w:ascii="Aptos" w:eastAsia="Aptos" w:hAnsi="Aptos" w:cs="Aptos"/>
        </w:rPr>
        <w:t xml:space="preserve"> </w:t>
      </w:r>
    </w:p>
    <w:p w14:paraId="14C19A72" w14:textId="77777777" w:rsidR="002A0287" w:rsidRDefault="00000000">
      <w:pPr>
        <w:spacing w:after="173" w:line="269" w:lineRule="auto"/>
        <w:ind w:left="19" w:right="11"/>
      </w:pPr>
      <w:r>
        <w:rPr>
          <w:rFonts w:ascii="Aptos" w:eastAsia="Aptos" w:hAnsi="Aptos" w:cs="Aptos"/>
        </w:rPr>
        <w:t xml:space="preserve">Eine Wohnung in Muenster. Teuer. Aber ich brauchte einen Ort. </w:t>
      </w:r>
    </w:p>
    <w:p w14:paraId="624EC1A2" w14:textId="77777777" w:rsidR="002A0287" w:rsidRDefault="00000000">
      <w:pPr>
        <w:spacing w:after="183" w:line="259" w:lineRule="auto"/>
        <w:ind w:left="24" w:right="0" w:firstLine="0"/>
      </w:pPr>
      <w:r>
        <w:rPr>
          <w:rFonts w:ascii="Aptos" w:eastAsia="Aptos" w:hAnsi="Aptos" w:cs="Aptos"/>
        </w:rPr>
        <w:t xml:space="preserve"> </w:t>
      </w:r>
    </w:p>
    <w:p w14:paraId="026742DD" w14:textId="77777777" w:rsidR="002A0287" w:rsidRDefault="00000000">
      <w:pPr>
        <w:spacing w:after="173" w:line="269" w:lineRule="auto"/>
        <w:ind w:left="19" w:right="11"/>
      </w:pPr>
      <w:r>
        <w:rPr>
          <w:rFonts w:ascii="Aptos" w:eastAsia="Aptos" w:hAnsi="Aptos" w:cs="Aptos"/>
        </w:rPr>
        <w:t xml:space="preserve">Ein Nebenjob. Dann noch einer. Dann noch einer. Weil das Geld nicht reichte. Weil es nie reichte. </w:t>
      </w:r>
    </w:p>
    <w:p w14:paraId="4E7CD80C" w14:textId="77777777" w:rsidR="002A0287" w:rsidRDefault="00000000">
      <w:pPr>
        <w:spacing w:after="183" w:line="259" w:lineRule="auto"/>
        <w:ind w:left="24" w:right="0" w:firstLine="0"/>
      </w:pPr>
      <w:r>
        <w:rPr>
          <w:rFonts w:ascii="Aptos" w:eastAsia="Aptos" w:hAnsi="Aptos" w:cs="Aptos"/>
        </w:rPr>
        <w:t xml:space="preserve"> </w:t>
      </w:r>
    </w:p>
    <w:p w14:paraId="2679344E" w14:textId="77777777" w:rsidR="002A0287" w:rsidRDefault="00000000">
      <w:pPr>
        <w:spacing w:after="173" w:line="269" w:lineRule="auto"/>
        <w:ind w:left="19" w:right="11"/>
      </w:pPr>
      <w:r>
        <w:rPr>
          <w:rFonts w:ascii="Aptos" w:eastAsia="Aptos" w:hAnsi="Aptos" w:cs="Aptos"/>
        </w:rPr>
        <w:t xml:space="preserve">Ich ging ein paar Wochen hin. In die Vorlesungen. In die Seminare. Ich </w:t>
      </w:r>
      <w:proofErr w:type="spellStart"/>
      <w:r>
        <w:rPr>
          <w:rFonts w:ascii="Aptos" w:eastAsia="Aptos" w:hAnsi="Aptos" w:cs="Aptos"/>
        </w:rPr>
        <w:t>sass</w:t>
      </w:r>
      <w:proofErr w:type="spellEnd"/>
      <w:r>
        <w:rPr>
          <w:rFonts w:ascii="Aptos" w:eastAsia="Aptos" w:hAnsi="Aptos" w:cs="Aptos"/>
        </w:rPr>
        <w:t xml:space="preserve"> da, zwischen all den anderen Studenten. Den richtigen Studenten. </w:t>
      </w:r>
    </w:p>
    <w:p w14:paraId="12D86D0E" w14:textId="77777777" w:rsidR="002A0287" w:rsidRDefault="00000000">
      <w:pPr>
        <w:spacing w:after="183" w:line="259" w:lineRule="auto"/>
        <w:ind w:left="24" w:right="0" w:firstLine="0"/>
      </w:pPr>
      <w:r>
        <w:rPr>
          <w:rFonts w:ascii="Aptos" w:eastAsia="Aptos" w:hAnsi="Aptos" w:cs="Aptos"/>
        </w:rPr>
        <w:t xml:space="preserve"> </w:t>
      </w:r>
    </w:p>
    <w:p w14:paraId="13DC67F6" w14:textId="77777777" w:rsidR="002A0287" w:rsidRDefault="00000000">
      <w:pPr>
        <w:spacing w:after="173" w:line="269" w:lineRule="auto"/>
        <w:ind w:left="19" w:right="11"/>
      </w:pPr>
      <w:r>
        <w:rPr>
          <w:rFonts w:ascii="Aptos" w:eastAsia="Aptos" w:hAnsi="Aptos" w:cs="Aptos"/>
        </w:rPr>
        <w:t xml:space="preserve">Sie hatten Zeit. Ich hatte Jobs. </w:t>
      </w:r>
    </w:p>
    <w:p w14:paraId="098D12D9" w14:textId="77777777" w:rsidR="002A0287" w:rsidRDefault="00000000">
      <w:pPr>
        <w:spacing w:after="183" w:line="259" w:lineRule="auto"/>
        <w:ind w:left="24" w:right="0" w:firstLine="0"/>
      </w:pPr>
      <w:r>
        <w:rPr>
          <w:rFonts w:ascii="Aptos" w:eastAsia="Aptos" w:hAnsi="Aptos" w:cs="Aptos"/>
        </w:rPr>
        <w:t xml:space="preserve"> </w:t>
      </w:r>
    </w:p>
    <w:p w14:paraId="0418D771" w14:textId="77777777" w:rsidR="002A0287" w:rsidRDefault="00000000">
      <w:pPr>
        <w:spacing w:after="173" w:line="269" w:lineRule="auto"/>
        <w:ind w:left="19" w:right="11"/>
      </w:pPr>
      <w:r>
        <w:rPr>
          <w:rFonts w:ascii="Aptos" w:eastAsia="Aptos" w:hAnsi="Aptos" w:cs="Aptos"/>
        </w:rPr>
        <w:t xml:space="preserve">Sie lernten im </w:t>
      </w:r>
      <w:proofErr w:type="spellStart"/>
      <w:r>
        <w:rPr>
          <w:rFonts w:ascii="Aptos" w:eastAsia="Aptos" w:hAnsi="Aptos" w:cs="Aptos"/>
        </w:rPr>
        <w:t>Hoersaal</w:t>
      </w:r>
      <w:proofErr w:type="spellEnd"/>
      <w:r>
        <w:rPr>
          <w:rFonts w:ascii="Aptos" w:eastAsia="Aptos" w:hAnsi="Aptos" w:cs="Aptos"/>
        </w:rPr>
        <w:t xml:space="preserve">. Ich schlief. </w:t>
      </w:r>
    </w:p>
    <w:p w14:paraId="480DBDE7" w14:textId="77777777" w:rsidR="002A0287" w:rsidRDefault="00000000">
      <w:pPr>
        <w:spacing w:after="173" w:line="269" w:lineRule="auto"/>
        <w:ind w:left="19" w:right="11"/>
      </w:pPr>
      <w:r>
        <w:rPr>
          <w:rFonts w:ascii="Aptos" w:eastAsia="Aptos" w:hAnsi="Aptos" w:cs="Aptos"/>
        </w:rPr>
        <w:t xml:space="preserve">Sie gingen in die Bibliothek. Ich ging in die </w:t>
      </w:r>
      <w:proofErr w:type="spellStart"/>
      <w:r>
        <w:rPr>
          <w:rFonts w:ascii="Aptos" w:eastAsia="Aptos" w:hAnsi="Aptos" w:cs="Aptos"/>
        </w:rPr>
        <w:t>Kueche</w:t>
      </w:r>
      <w:proofErr w:type="spellEnd"/>
      <w:r>
        <w:rPr>
          <w:rFonts w:ascii="Aptos" w:eastAsia="Aptos" w:hAnsi="Aptos" w:cs="Aptos"/>
        </w:rPr>
        <w:t xml:space="preserve">. </w:t>
      </w:r>
    </w:p>
    <w:p w14:paraId="523B1511" w14:textId="77777777" w:rsidR="002A0287" w:rsidRDefault="00000000">
      <w:pPr>
        <w:spacing w:after="183" w:line="259" w:lineRule="auto"/>
        <w:ind w:left="24" w:right="0" w:firstLine="0"/>
      </w:pPr>
      <w:r>
        <w:rPr>
          <w:rFonts w:ascii="Aptos" w:eastAsia="Aptos" w:hAnsi="Aptos" w:cs="Aptos"/>
        </w:rPr>
        <w:t xml:space="preserve"> </w:t>
      </w:r>
    </w:p>
    <w:p w14:paraId="3FA41853" w14:textId="77777777" w:rsidR="002A0287" w:rsidRDefault="00000000">
      <w:pPr>
        <w:spacing w:after="173" w:line="269" w:lineRule="auto"/>
        <w:ind w:left="19" w:right="11"/>
      </w:pPr>
      <w:r>
        <w:rPr>
          <w:rFonts w:ascii="Aptos" w:eastAsia="Aptos" w:hAnsi="Aptos" w:cs="Aptos"/>
        </w:rPr>
        <w:t xml:space="preserve">Sie hatten Eltern, die zahlten. Ich hatte 2.000 Mark, die schmolzen. </w:t>
      </w:r>
    </w:p>
    <w:p w14:paraId="1545F841" w14:textId="77777777" w:rsidR="002A0287" w:rsidRDefault="00000000">
      <w:pPr>
        <w:spacing w:after="183" w:line="259" w:lineRule="auto"/>
        <w:ind w:left="24" w:right="0" w:firstLine="0"/>
      </w:pPr>
      <w:r>
        <w:rPr>
          <w:rFonts w:ascii="Aptos" w:eastAsia="Aptos" w:hAnsi="Aptos" w:cs="Aptos"/>
        </w:rPr>
        <w:t xml:space="preserve"> </w:t>
      </w:r>
    </w:p>
    <w:p w14:paraId="38518FC2" w14:textId="77777777" w:rsidR="002A0287" w:rsidRDefault="00000000">
      <w:pPr>
        <w:spacing w:after="260" w:line="259" w:lineRule="auto"/>
        <w:ind w:left="24" w:right="0" w:firstLine="0"/>
      </w:pPr>
      <w:r>
        <w:rPr>
          <w:rFonts w:ascii="Aptos" w:eastAsia="Aptos" w:hAnsi="Aptos" w:cs="Aptos"/>
        </w:rPr>
        <w:t xml:space="preserve"> </w:t>
      </w:r>
    </w:p>
    <w:p w14:paraId="2C04DD85" w14:textId="77777777" w:rsidR="002A0287" w:rsidRDefault="00000000">
      <w:pPr>
        <w:pStyle w:val="berschrift2"/>
        <w:spacing w:after="32"/>
        <w:ind w:left="19"/>
      </w:pPr>
      <w:bookmarkStart w:id="15" w:name="_Toc169952"/>
      <w:r>
        <w:rPr>
          <w:rFonts w:ascii="Aptos Display" w:eastAsia="Aptos Display" w:hAnsi="Aptos Display" w:cs="Aptos Display"/>
          <w:sz w:val="32"/>
        </w:rPr>
        <w:t xml:space="preserve">Die Erkenntnis </w:t>
      </w:r>
      <w:bookmarkEnd w:id="15"/>
    </w:p>
    <w:p w14:paraId="51B2FB33" w14:textId="77777777" w:rsidR="002A0287" w:rsidRDefault="00000000">
      <w:pPr>
        <w:spacing w:after="183" w:line="259" w:lineRule="auto"/>
        <w:ind w:left="24" w:right="0" w:firstLine="0"/>
      </w:pPr>
      <w:r>
        <w:rPr>
          <w:rFonts w:ascii="Aptos" w:eastAsia="Aptos" w:hAnsi="Aptos" w:cs="Aptos"/>
        </w:rPr>
        <w:t xml:space="preserve"> </w:t>
      </w:r>
    </w:p>
    <w:p w14:paraId="5A5BC318" w14:textId="77777777" w:rsidR="002A0287" w:rsidRDefault="00000000">
      <w:pPr>
        <w:spacing w:after="173" w:line="269" w:lineRule="auto"/>
        <w:ind w:left="19" w:right="11"/>
      </w:pPr>
      <w:r>
        <w:rPr>
          <w:rFonts w:ascii="Aptos" w:eastAsia="Aptos" w:hAnsi="Aptos" w:cs="Aptos"/>
        </w:rPr>
        <w:t xml:space="preserve">Ich war der Einzige, der arbeiten musste, um dort sein zu </w:t>
      </w:r>
      <w:proofErr w:type="spellStart"/>
      <w:r>
        <w:rPr>
          <w:rFonts w:ascii="Aptos" w:eastAsia="Aptos" w:hAnsi="Aptos" w:cs="Aptos"/>
        </w:rPr>
        <w:t>koennen</w:t>
      </w:r>
      <w:proofErr w:type="spellEnd"/>
      <w:r>
        <w:rPr>
          <w:rFonts w:ascii="Aptos" w:eastAsia="Aptos" w:hAnsi="Aptos" w:cs="Aptos"/>
        </w:rPr>
        <w:t xml:space="preserve">. </w:t>
      </w:r>
    </w:p>
    <w:p w14:paraId="0D585B52" w14:textId="77777777" w:rsidR="002A0287" w:rsidRDefault="00000000">
      <w:pPr>
        <w:spacing w:after="183" w:line="259" w:lineRule="auto"/>
        <w:ind w:left="24" w:right="0" w:firstLine="0"/>
      </w:pPr>
      <w:r>
        <w:rPr>
          <w:rFonts w:ascii="Aptos" w:eastAsia="Aptos" w:hAnsi="Aptos" w:cs="Aptos"/>
        </w:rPr>
        <w:t xml:space="preserve"> </w:t>
      </w:r>
    </w:p>
    <w:p w14:paraId="11B405F9" w14:textId="77777777" w:rsidR="002A0287" w:rsidRDefault="00000000">
      <w:pPr>
        <w:spacing w:after="173" w:line="269" w:lineRule="auto"/>
        <w:ind w:left="19" w:right="11"/>
      </w:pPr>
      <w:r>
        <w:rPr>
          <w:rFonts w:ascii="Aptos" w:eastAsia="Aptos" w:hAnsi="Aptos" w:cs="Aptos"/>
        </w:rPr>
        <w:lastRenderedPageBreak/>
        <w:t xml:space="preserve">Das ist keine </w:t>
      </w:r>
      <w:proofErr w:type="spellStart"/>
      <w:r>
        <w:rPr>
          <w:rFonts w:ascii="Aptos" w:eastAsia="Aptos" w:hAnsi="Aptos" w:cs="Aptos"/>
        </w:rPr>
        <w:t>Uebertreibung</w:t>
      </w:r>
      <w:proofErr w:type="spellEnd"/>
      <w:r>
        <w:rPr>
          <w:rFonts w:ascii="Aptos" w:eastAsia="Aptos" w:hAnsi="Aptos" w:cs="Aptos"/>
        </w:rPr>
        <w:t xml:space="preserve">. Das ist keine Selbstmitleid-Geschichte. Das war die </w:t>
      </w:r>
      <w:proofErr w:type="spellStart"/>
      <w:r>
        <w:rPr>
          <w:rFonts w:ascii="Aptos" w:eastAsia="Aptos" w:hAnsi="Aptos" w:cs="Aptos"/>
        </w:rPr>
        <w:t>Realitaet</w:t>
      </w:r>
      <w:proofErr w:type="spellEnd"/>
      <w:r>
        <w:rPr>
          <w:rFonts w:ascii="Aptos" w:eastAsia="Aptos" w:hAnsi="Aptos" w:cs="Aptos"/>
        </w:rPr>
        <w:t xml:space="preserve">. </w:t>
      </w:r>
    </w:p>
    <w:p w14:paraId="4255E93D" w14:textId="77777777" w:rsidR="002A0287" w:rsidRDefault="00000000">
      <w:pPr>
        <w:spacing w:after="183" w:line="259" w:lineRule="auto"/>
        <w:ind w:left="24" w:right="0" w:firstLine="0"/>
      </w:pPr>
      <w:r>
        <w:rPr>
          <w:rFonts w:ascii="Aptos" w:eastAsia="Aptos" w:hAnsi="Aptos" w:cs="Aptos"/>
        </w:rPr>
        <w:t xml:space="preserve"> </w:t>
      </w:r>
    </w:p>
    <w:p w14:paraId="74E1A372" w14:textId="77777777" w:rsidR="002A0287" w:rsidRDefault="00000000">
      <w:pPr>
        <w:spacing w:after="173" w:line="269" w:lineRule="auto"/>
        <w:ind w:left="19" w:right="11"/>
      </w:pPr>
      <w:r>
        <w:rPr>
          <w:rFonts w:ascii="Aptos" w:eastAsia="Aptos" w:hAnsi="Aptos" w:cs="Aptos"/>
        </w:rPr>
        <w:t xml:space="preserve">Die anderen konnten das: Lernen. Sie hatten die Zeit. Sie hatten das Geld. Sie hatten die Ruhe. </w:t>
      </w:r>
    </w:p>
    <w:p w14:paraId="0F4847E6" w14:textId="77777777" w:rsidR="002A0287" w:rsidRDefault="00000000">
      <w:pPr>
        <w:spacing w:after="183" w:line="259" w:lineRule="auto"/>
        <w:ind w:left="24" w:right="0" w:firstLine="0"/>
      </w:pPr>
      <w:r>
        <w:rPr>
          <w:rFonts w:ascii="Aptos" w:eastAsia="Aptos" w:hAnsi="Aptos" w:cs="Aptos"/>
        </w:rPr>
        <w:t xml:space="preserve"> </w:t>
      </w:r>
    </w:p>
    <w:p w14:paraId="62FB0337" w14:textId="77777777" w:rsidR="002A0287" w:rsidRDefault="00000000">
      <w:pPr>
        <w:spacing w:after="173" w:line="269" w:lineRule="auto"/>
        <w:ind w:left="19" w:right="11"/>
      </w:pPr>
      <w:r>
        <w:rPr>
          <w:rFonts w:ascii="Aptos" w:eastAsia="Aptos" w:hAnsi="Aptos" w:cs="Aptos"/>
        </w:rPr>
        <w:t xml:space="preserve">Ich konnte das nicht. </w:t>
      </w:r>
    </w:p>
    <w:p w14:paraId="52B74BD1" w14:textId="77777777" w:rsidR="002A0287" w:rsidRDefault="00000000">
      <w:pPr>
        <w:spacing w:after="183" w:line="259" w:lineRule="auto"/>
        <w:ind w:left="24" w:right="0" w:firstLine="0"/>
      </w:pPr>
      <w:r>
        <w:rPr>
          <w:rFonts w:ascii="Aptos" w:eastAsia="Aptos" w:hAnsi="Aptos" w:cs="Aptos"/>
        </w:rPr>
        <w:t xml:space="preserve"> </w:t>
      </w:r>
    </w:p>
    <w:p w14:paraId="5CE46DE9" w14:textId="77777777" w:rsidR="002A0287" w:rsidRDefault="00000000">
      <w:pPr>
        <w:spacing w:after="173" w:line="269" w:lineRule="auto"/>
        <w:ind w:left="19" w:right="11"/>
      </w:pPr>
      <w:r>
        <w:rPr>
          <w:rFonts w:ascii="Aptos" w:eastAsia="Aptos" w:hAnsi="Aptos" w:cs="Aptos"/>
        </w:rPr>
        <w:t xml:space="preserve">Nicht weil ich dumm war. Sondern weil ich </w:t>
      </w:r>
      <w:proofErr w:type="spellStart"/>
      <w:r>
        <w:rPr>
          <w:rFonts w:ascii="Aptos" w:eastAsia="Aptos" w:hAnsi="Aptos" w:cs="Aptos"/>
        </w:rPr>
        <w:t>muede</w:t>
      </w:r>
      <w:proofErr w:type="spellEnd"/>
      <w:r>
        <w:rPr>
          <w:rFonts w:ascii="Aptos" w:eastAsia="Aptos" w:hAnsi="Aptos" w:cs="Aptos"/>
        </w:rPr>
        <w:t xml:space="preserve"> war. Weil ich </w:t>
      </w:r>
      <w:proofErr w:type="gramStart"/>
      <w:r>
        <w:rPr>
          <w:rFonts w:ascii="Aptos" w:eastAsia="Aptos" w:hAnsi="Aptos" w:cs="Aptos"/>
        </w:rPr>
        <w:t>pleite</w:t>
      </w:r>
      <w:proofErr w:type="gramEnd"/>
      <w:r>
        <w:rPr>
          <w:rFonts w:ascii="Aptos" w:eastAsia="Aptos" w:hAnsi="Aptos" w:cs="Aptos"/>
        </w:rPr>
        <w:t xml:space="preserve"> war. Weil ich allein war. </w:t>
      </w:r>
    </w:p>
    <w:p w14:paraId="42596D72" w14:textId="77777777" w:rsidR="002A0287" w:rsidRDefault="00000000">
      <w:pPr>
        <w:spacing w:after="183" w:line="259" w:lineRule="auto"/>
        <w:ind w:left="24" w:right="0" w:firstLine="0"/>
      </w:pPr>
      <w:r>
        <w:rPr>
          <w:rFonts w:ascii="Aptos" w:eastAsia="Aptos" w:hAnsi="Aptos" w:cs="Aptos"/>
        </w:rPr>
        <w:t xml:space="preserve"> </w:t>
      </w:r>
    </w:p>
    <w:p w14:paraId="7BC8742B" w14:textId="77777777" w:rsidR="002A0287" w:rsidRDefault="00000000">
      <w:pPr>
        <w:spacing w:after="173" w:line="269" w:lineRule="auto"/>
        <w:ind w:left="19" w:right="11"/>
      </w:pPr>
      <w:r>
        <w:rPr>
          <w:rFonts w:ascii="Aptos" w:eastAsia="Aptos" w:hAnsi="Aptos" w:cs="Aptos"/>
        </w:rPr>
        <w:t xml:space="preserve">Ich checkte das schnell. Schneller als ich es mir </w:t>
      </w:r>
      <w:proofErr w:type="spellStart"/>
      <w:r>
        <w:rPr>
          <w:rFonts w:ascii="Aptos" w:eastAsia="Aptos" w:hAnsi="Aptos" w:cs="Aptos"/>
        </w:rPr>
        <w:t>gewuenscht</w:t>
      </w:r>
      <w:proofErr w:type="spellEnd"/>
      <w:r>
        <w:rPr>
          <w:rFonts w:ascii="Aptos" w:eastAsia="Aptos" w:hAnsi="Aptos" w:cs="Aptos"/>
        </w:rPr>
        <w:t xml:space="preserve"> </w:t>
      </w:r>
      <w:proofErr w:type="spellStart"/>
      <w:r>
        <w:rPr>
          <w:rFonts w:ascii="Aptos" w:eastAsia="Aptos" w:hAnsi="Aptos" w:cs="Aptos"/>
        </w:rPr>
        <w:t>haette</w:t>
      </w:r>
      <w:proofErr w:type="spellEnd"/>
      <w:r>
        <w:rPr>
          <w:rFonts w:ascii="Aptos" w:eastAsia="Aptos" w:hAnsi="Aptos" w:cs="Aptos"/>
        </w:rPr>
        <w:t xml:space="preserve">. </w:t>
      </w:r>
    </w:p>
    <w:p w14:paraId="541D99F2" w14:textId="77777777" w:rsidR="002A0287" w:rsidRDefault="00000000">
      <w:pPr>
        <w:spacing w:after="183" w:line="259" w:lineRule="auto"/>
        <w:ind w:left="24" w:right="0" w:firstLine="0"/>
      </w:pPr>
      <w:r>
        <w:rPr>
          <w:rFonts w:ascii="Aptos" w:eastAsia="Aptos" w:hAnsi="Aptos" w:cs="Aptos"/>
        </w:rPr>
        <w:t xml:space="preserve"> </w:t>
      </w:r>
    </w:p>
    <w:p w14:paraId="0EA7AA37" w14:textId="77777777" w:rsidR="002A0287" w:rsidRDefault="00000000">
      <w:pPr>
        <w:spacing w:after="173" w:line="269" w:lineRule="auto"/>
        <w:ind w:left="19" w:right="11"/>
      </w:pPr>
      <w:r>
        <w:rPr>
          <w:rFonts w:ascii="Aptos" w:eastAsia="Aptos" w:hAnsi="Aptos" w:cs="Aptos"/>
        </w:rPr>
        <w:t xml:space="preserve">Ein paar Wochen. Dann </w:t>
      </w:r>
      <w:proofErr w:type="spellStart"/>
      <w:r>
        <w:rPr>
          <w:rFonts w:ascii="Aptos" w:eastAsia="Aptos" w:hAnsi="Aptos" w:cs="Aptos"/>
        </w:rPr>
        <w:t>liess</w:t>
      </w:r>
      <w:proofErr w:type="spellEnd"/>
      <w:r>
        <w:rPr>
          <w:rFonts w:ascii="Aptos" w:eastAsia="Aptos" w:hAnsi="Aptos" w:cs="Aptos"/>
        </w:rPr>
        <w:t xml:space="preserve"> ich es sein. </w:t>
      </w:r>
    </w:p>
    <w:p w14:paraId="5139B687" w14:textId="77777777" w:rsidR="002A0287" w:rsidRDefault="00000000">
      <w:pPr>
        <w:spacing w:after="183" w:line="259" w:lineRule="auto"/>
        <w:ind w:left="24" w:right="0" w:firstLine="0"/>
      </w:pPr>
      <w:r>
        <w:rPr>
          <w:rFonts w:ascii="Aptos" w:eastAsia="Aptos" w:hAnsi="Aptos" w:cs="Aptos"/>
        </w:rPr>
        <w:t xml:space="preserve"> </w:t>
      </w:r>
    </w:p>
    <w:p w14:paraId="2E1C3BE0" w14:textId="77777777" w:rsidR="002A0287" w:rsidRDefault="00000000">
      <w:pPr>
        <w:spacing w:after="260" w:line="259" w:lineRule="auto"/>
        <w:ind w:left="24" w:right="0" w:firstLine="0"/>
      </w:pPr>
      <w:r>
        <w:rPr>
          <w:rFonts w:ascii="Aptos" w:eastAsia="Aptos" w:hAnsi="Aptos" w:cs="Aptos"/>
        </w:rPr>
        <w:t xml:space="preserve"> </w:t>
      </w:r>
    </w:p>
    <w:p w14:paraId="0C31CA42" w14:textId="77777777" w:rsidR="002A0287" w:rsidRDefault="00000000">
      <w:pPr>
        <w:pStyle w:val="berschrift2"/>
        <w:spacing w:after="32"/>
        <w:ind w:left="19"/>
      </w:pPr>
      <w:bookmarkStart w:id="16" w:name="_Toc169953"/>
      <w:r>
        <w:rPr>
          <w:rFonts w:ascii="Aptos Display" w:eastAsia="Aptos Display" w:hAnsi="Aptos Display" w:cs="Aptos Display"/>
          <w:sz w:val="32"/>
        </w:rPr>
        <w:t xml:space="preserve">Der Fall </w:t>
      </w:r>
      <w:bookmarkEnd w:id="16"/>
    </w:p>
    <w:p w14:paraId="6D28FD32" w14:textId="77777777" w:rsidR="002A0287" w:rsidRDefault="00000000">
      <w:pPr>
        <w:spacing w:after="183" w:line="259" w:lineRule="auto"/>
        <w:ind w:left="24" w:right="0" w:firstLine="0"/>
      </w:pPr>
      <w:r>
        <w:rPr>
          <w:rFonts w:ascii="Aptos" w:eastAsia="Aptos" w:hAnsi="Aptos" w:cs="Aptos"/>
        </w:rPr>
        <w:t xml:space="preserve"> </w:t>
      </w:r>
    </w:p>
    <w:p w14:paraId="58866258" w14:textId="77777777" w:rsidR="002A0287" w:rsidRDefault="00000000">
      <w:pPr>
        <w:spacing w:after="173" w:line="269" w:lineRule="auto"/>
        <w:ind w:left="19" w:right="11"/>
      </w:pPr>
      <w:r>
        <w:rPr>
          <w:rFonts w:ascii="Aptos" w:eastAsia="Aptos" w:hAnsi="Aptos" w:cs="Aptos"/>
        </w:rPr>
        <w:t xml:space="preserve">Hauptschule. Mittlere Reife. </w:t>
      </w:r>
      <w:proofErr w:type="spellStart"/>
      <w:r>
        <w:rPr>
          <w:rFonts w:ascii="Aptos" w:eastAsia="Aptos" w:hAnsi="Aptos" w:cs="Aptos"/>
        </w:rPr>
        <w:t>Kuechenmeister</w:t>
      </w:r>
      <w:proofErr w:type="spellEnd"/>
      <w:r>
        <w:rPr>
          <w:rFonts w:ascii="Aptos" w:eastAsia="Aptos" w:hAnsi="Aptos" w:cs="Aptos"/>
        </w:rPr>
        <w:t xml:space="preserve">. Studienberechtigung. </w:t>
      </w:r>
    </w:p>
    <w:p w14:paraId="3677BB7C" w14:textId="77777777" w:rsidR="002A0287" w:rsidRDefault="00000000">
      <w:pPr>
        <w:spacing w:after="173" w:line="269" w:lineRule="auto"/>
        <w:ind w:left="19" w:right="11"/>
      </w:pPr>
      <w:r>
        <w:rPr>
          <w:rFonts w:ascii="Aptos" w:eastAsia="Aptos" w:hAnsi="Aptos" w:cs="Aptos"/>
        </w:rPr>
        <w:t xml:space="preserve">Zehn Jahre Aufstieg. Ein paar Wochen Absturz. </w:t>
      </w:r>
    </w:p>
    <w:p w14:paraId="2A606501" w14:textId="77777777" w:rsidR="002A0287" w:rsidRDefault="00000000">
      <w:pPr>
        <w:spacing w:after="183" w:line="259" w:lineRule="auto"/>
        <w:ind w:left="24" w:right="0" w:firstLine="0"/>
      </w:pPr>
      <w:r>
        <w:rPr>
          <w:rFonts w:ascii="Aptos" w:eastAsia="Aptos" w:hAnsi="Aptos" w:cs="Aptos"/>
        </w:rPr>
        <w:t xml:space="preserve"> </w:t>
      </w:r>
    </w:p>
    <w:p w14:paraId="4F0FB2DA" w14:textId="77777777" w:rsidR="002A0287" w:rsidRDefault="00000000">
      <w:pPr>
        <w:spacing w:after="173" w:line="269" w:lineRule="auto"/>
        <w:ind w:left="19" w:right="11"/>
      </w:pPr>
      <w:r>
        <w:rPr>
          <w:rFonts w:ascii="Aptos" w:eastAsia="Aptos" w:hAnsi="Aptos" w:cs="Aptos"/>
        </w:rPr>
        <w:t xml:space="preserve">So nah dran. So verdammt nah dran. </w:t>
      </w:r>
    </w:p>
    <w:p w14:paraId="284D26B8" w14:textId="77777777" w:rsidR="002A0287" w:rsidRDefault="00000000">
      <w:pPr>
        <w:spacing w:after="183" w:line="259" w:lineRule="auto"/>
        <w:ind w:left="24" w:right="0" w:firstLine="0"/>
      </w:pPr>
      <w:r>
        <w:rPr>
          <w:rFonts w:ascii="Aptos" w:eastAsia="Aptos" w:hAnsi="Aptos" w:cs="Aptos"/>
        </w:rPr>
        <w:t xml:space="preserve"> </w:t>
      </w:r>
    </w:p>
    <w:p w14:paraId="32D32C4C" w14:textId="77777777" w:rsidR="002A0287" w:rsidRDefault="00000000">
      <w:pPr>
        <w:spacing w:after="173" w:line="269" w:lineRule="auto"/>
        <w:ind w:left="19" w:right="11"/>
      </w:pPr>
      <w:r>
        <w:rPr>
          <w:rFonts w:ascii="Aptos" w:eastAsia="Aptos" w:hAnsi="Aptos" w:cs="Aptos"/>
        </w:rPr>
        <w:t xml:space="preserve">Und dann: nichts. </w:t>
      </w:r>
    </w:p>
    <w:p w14:paraId="6A573613" w14:textId="77777777" w:rsidR="002A0287" w:rsidRDefault="00000000">
      <w:pPr>
        <w:spacing w:after="183" w:line="259" w:lineRule="auto"/>
        <w:ind w:left="24" w:right="0" w:firstLine="0"/>
      </w:pPr>
      <w:r>
        <w:rPr>
          <w:rFonts w:ascii="Aptos" w:eastAsia="Aptos" w:hAnsi="Aptos" w:cs="Aptos"/>
        </w:rPr>
        <w:t xml:space="preserve"> </w:t>
      </w:r>
    </w:p>
    <w:p w14:paraId="2EC26845" w14:textId="77777777" w:rsidR="002A0287" w:rsidRDefault="00000000">
      <w:pPr>
        <w:spacing w:after="173" w:line="269" w:lineRule="auto"/>
        <w:ind w:left="19" w:right="11"/>
      </w:pPr>
      <w:r>
        <w:rPr>
          <w:rFonts w:ascii="Aptos" w:eastAsia="Aptos" w:hAnsi="Aptos" w:cs="Aptos"/>
        </w:rPr>
        <w:t xml:space="preserve">Das Geld war weg. Die Wohnung war noch da. Die Jobs waren noch da. Nur der Traum war weg. </w:t>
      </w:r>
    </w:p>
    <w:p w14:paraId="7326F216" w14:textId="77777777" w:rsidR="002A0287" w:rsidRDefault="00000000">
      <w:pPr>
        <w:spacing w:after="183" w:line="259" w:lineRule="auto"/>
        <w:ind w:left="24" w:right="0" w:firstLine="0"/>
      </w:pPr>
      <w:r>
        <w:rPr>
          <w:rFonts w:ascii="Aptos" w:eastAsia="Aptos" w:hAnsi="Aptos" w:cs="Aptos"/>
        </w:rPr>
        <w:t xml:space="preserve"> </w:t>
      </w:r>
    </w:p>
    <w:p w14:paraId="382219B9" w14:textId="77777777" w:rsidR="002A0287" w:rsidRDefault="00000000">
      <w:pPr>
        <w:spacing w:after="173" w:line="269" w:lineRule="auto"/>
        <w:ind w:left="19" w:right="11"/>
      </w:pPr>
      <w:r>
        <w:rPr>
          <w:rFonts w:ascii="Aptos" w:eastAsia="Aptos" w:hAnsi="Aptos" w:cs="Aptos"/>
        </w:rPr>
        <w:t xml:space="preserve">Deshalb Muenster. </w:t>
      </w:r>
    </w:p>
    <w:p w14:paraId="0F419F0F" w14:textId="77777777" w:rsidR="002A0287" w:rsidRDefault="00000000">
      <w:pPr>
        <w:spacing w:after="183" w:line="259" w:lineRule="auto"/>
        <w:ind w:left="24" w:right="0" w:firstLine="0"/>
      </w:pPr>
      <w:r>
        <w:rPr>
          <w:rFonts w:ascii="Aptos" w:eastAsia="Aptos" w:hAnsi="Aptos" w:cs="Aptos"/>
        </w:rPr>
        <w:t xml:space="preserve"> </w:t>
      </w:r>
    </w:p>
    <w:p w14:paraId="637FB58C" w14:textId="77777777" w:rsidR="002A0287" w:rsidRDefault="00000000">
      <w:pPr>
        <w:spacing w:after="173" w:line="269" w:lineRule="auto"/>
        <w:ind w:left="19" w:right="11"/>
      </w:pPr>
      <w:r>
        <w:rPr>
          <w:rFonts w:ascii="Aptos" w:eastAsia="Aptos" w:hAnsi="Aptos" w:cs="Aptos"/>
        </w:rPr>
        <w:lastRenderedPageBreak/>
        <w:t xml:space="preserve">Deshalb </w:t>
      </w:r>
      <w:proofErr w:type="spellStart"/>
      <w:r>
        <w:rPr>
          <w:rFonts w:ascii="Aptos" w:eastAsia="Aptos" w:hAnsi="Aptos" w:cs="Aptos"/>
        </w:rPr>
        <w:t>liess</w:t>
      </w:r>
      <w:proofErr w:type="spellEnd"/>
      <w:r>
        <w:rPr>
          <w:rFonts w:ascii="Aptos" w:eastAsia="Aptos" w:hAnsi="Aptos" w:cs="Aptos"/>
        </w:rPr>
        <w:t xml:space="preserve"> ich mich gehen. </w:t>
      </w:r>
    </w:p>
    <w:p w14:paraId="3564B76B" w14:textId="77777777" w:rsidR="002A0287" w:rsidRDefault="00000000">
      <w:pPr>
        <w:spacing w:after="183" w:line="259" w:lineRule="auto"/>
        <w:ind w:left="24" w:right="0" w:firstLine="0"/>
      </w:pPr>
      <w:r>
        <w:rPr>
          <w:rFonts w:ascii="Aptos" w:eastAsia="Aptos" w:hAnsi="Aptos" w:cs="Aptos"/>
        </w:rPr>
        <w:t xml:space="preserve"> </w:t>
      </w:r>
    </w:p>
    <w:p w14:paraId="73DD4B80" w14:textId="77777777" w:rsidR="002A0287" w:rsidRDefault="00000000">
      <w:pPr>
        <w:spacing w:after="173" w:line="269" w:lineRule="auto"/>
        <w:ind w:left="19" w:right="11"/>
      </w:pPr>
      <w:r>
        <w:rPr>
          <w:rFonts w:ascii="Aptos" w:eastAsia="Aptos" w:hAnsi="Aptos" w:cs="Aptos"/>
        </w:rPr>
        <w:t xml:space="preserve">Deshalb </w:t>
      </w:r>
      <w:proofErr w:type="spellStart"/>
      <w:r>
        <w:rPr>
          <w:rFonts w:ascii="Aptos" w:eastAsia="Aptos" w:hAnsi="Aptos" w:cs="Aptos"/>
        </w:rPr>
        <w:t>kozt</w:t>
      </w:r>
      <w:proofErr w:type="spellEnd"/>
      <w:r>
        <w:rPr>
          <w:rFonts w:ascii="Aptos" w:eastAsia="Aptos" w:hAnsi="Aptos" w:cs="Aptos"/>
        </w:rPr>
        <w:t xml:space="preserve"> Dali. </w:t>
      </w:r>
    </w:p>
    <w:p w14:paraId="0BA66038" w14:textId="77777777" w:rsidR="002A0287" w:rsidRDefault="00000000">
      <w:pPr>
        <w:spacing w:after="183" w:line="259" w:lineRule="auto"/>
        <w:ind w:left="24" w:right="0" w:firstLine="0"/>
      </w:pPr>
      <w:r>
        <w:rPr>
          <w:rFonts w:ascii="Aptos" w:eastAsia="Aptos" w:hAnsi="Aptos" w:cs="Aptos"/>
        </w:rPr>
        <w:t xml:space="preserve"> </w:t>
      </w:r>
    </w:p>
    <w:p w14:paraId="08C5FB6B" w14:textId="77777777" w:rsidR="002A0287" w:rsidRDefault="00000000">
      <w:pPr>
        <w:spacing w:after="173" w:line="269" w:lineRule="auto"/>
        <w:ind w:left="19" w:right="11"/>
      </w:pPr>
      <w:r>
        <w:rPr>
          <w:rFonts w:ascii="Aptos" w:eastAsia="Aptos" w:hAnsi="Aptos" w:cs="Aptos"/>
        </w:rPr>
        <w:t xml:space="preserve">Deshalb alles, was danach kam. </w:t>
      </w:r>
    </w:p>
    <w:p w14:paraId="2E4AFEC1" w14:textId="77777777" w:rsidR="002A0287" w:rsidRDefault="00000000">
      <w:pPr>
        <w:spacing w:after="183" w:line="259" w:lineRule="auto"/>
        <w:ind w:left="24" w:right="0" w:firstLine="0"/>
      </w:pPr>
      <w:r>
        <w:rPr>
          <w:rFonts w:ascii="Aptos" w:eastAsia="Aptos" w:hAnsi="Aptos" w:cs="Aptos"/>
        </w:rPr>
        <w:t xml:space="preserve"> </w:t>
      </w:r>
    </w:p>
    <w:p w14:paraId="0E1C0583" w14:textId="77777777" w:rsidR="002A0287" w:rsidRDefault="00000000">
      <w:pPr>
        <w:spacing w:after="260" w:line="259" w:lineRule="auto"/>
        <w:ind w:left="24" w:right="0" w:firstLine="0"/>
      </w:pPr>
      <w:r>
        <w:rPr>
          <w:rFonts w:ascii="Aptos" w:eastAsia="Aptos" w:hAnsi="Aptos" w:cs="Aptos"/>
        </w:rPr>
        <w:t xml:space="preserve"> </w:t>
      </w:r>
    </w:p>
    <w:p w14:paraId="640C2C6F" w14:textId="77777777" w:rsidR="002A0287" w:rsidRDefault="00000000">
      <w:pPr>
        <w:pStyle w:val="berschrift2"/>
        <w:spacing w:after="32"/>
        <w:ind w:left="19"/>
      </w:pPr>
      <w:bookmarkStart w:id="17" w:name="_Toc169954"/>
      <w:r>
        <w:rPr>
          <w:rFonts w:ascii="Aptos Display" w:eastAsia="Aptos Display" w:hAnsi="Aptos Display" w:cs="Aptos Display"/>
          <w:sz w:val="32"/>
        </w:rPr>
        <w:t xml:space="preserve">Heute </w:t>
      </w:r>
      <w:bookmarkEnd w:id="17"/>
    </w:p>
    <w:p w14:paraId="421180DB" w14:textId="77777777" w:rsidR="002A0287" w:rsidRDefault="00000000">
      <w:pPr>
        <w:spacing w:after="183" w:line="259" w:lineRule="auto"/>
        <w:ind w:left="24" w:right="0" w:firstLine="0"/>
      </w:pPr>
      <w:r>
        <w:rPr>
          <w:rFonts w:ascii="Aptos" w:eastAsia="Aptos" w:hAnsi="Aptos" w:cs="Aptos"/>
        </w:rPr>
        <w:t xml:space="preserve"> </w:t>
      </w:r>
    </w:p>
    <w:p w14:paraId="348925EE" w14:textId="77777777" w:rsidR="002A0287" w:rsidRDefault="00000000">
      <w:pPr>
        <w:spacing w:after="173" w:line="269" w:lineRule="auto"/>
        <w:ind w:left="19" w:right="11"/>
      </w:pPr>
      <w:r>
        <w:rPr>
          <w:rFonts w:ascii="Aptos" w:eastAsia="Aptos" w:hAnsi="Aptos" w:cs="Aptos"/>
        </w:rPr>
        <w:t xml:space="preserve">Manchmal denke ich: Was </w:t>
      </w:r>
      <w:proofErr w:type="spellStart"/>
      <w:r>
        <w:rPr>
          <w:rFonts w:ascii="Aptos" w:eastAsia="Aptos" w:hAnsi="Aptos" w:cs="Aptos"/>
        </w:rPr>
        <w:t>waere</w:t>
      </w:r>
      <w:proofErr w:type="spellEnd"/>
      <w:r>
        <w:rPr>
          <w:rFonts w:ascii="Aptos" w:eastAsia="Aptos" w:hAnsi="Aptos" w:cs="Aptos"/>
        </w:rPr>
        <w:t xml:space="preserve"> gewesen? </w:t>
      </w:r>
    </w:p>
    <w:p w14:paraId="0C80E32C" w14:textId="77777777" w:rsidR="002A0287" w:rsidRDefault="00000000">
      <w:pPr>
        <w:spacing w:after="183" w:line="259" w:lineRule="auto"/>
        <w:ind w:left="24" w:right="0" w:firstLine="0"/>
      </w:pPr>
      <w:r>
        <w:rPr>
          <w:rFonts w:ascii="Aptos" w:eastAsia="Aptos" w:hAnsi="Aptos" w:cs="Aptos"/>
        </w:rPr>
        <w:t xml:space="preserve"> </w:t>
      </w:r>
    </w:p>
    <w:p w14:paraId="4797BBF1" w14:textId="77777777" w:rsidR="002A0287" w:rsidRDefault="00000000">
      <w:pPr>
        <w:spacing w:after="173" w:line="269" w:lineRule="auto"/>
        <w:ind w:left="19" w:right="11"/>
      </w:pPr>
      <w:r>
        <w:rPr>
          <w:rFonts w:ascii="Aptos" w:eastAsia="Aptos" w:hAnsi="Aptos" w:cs="Aptos"/>
        </w:rPr>
        <w:t xml:space="preserve">Wenn ich reiche Eltern gehabt </w:t>
      </w:r>
      <w:proofErr w:type="spellStart"/>
      <w:r>
        <w:rPr>
          <w:rFonts w:ascii="Aptos" w:eastAsia="Aptos" w:hAnsi="Aptos" w:cs="Aptos"/>
        </w:rPr>
        <w:t>haette</w:t>
      </w:r>
      <w:proofErr w:type="spellEnd"/>
      <w:r>
        <w:rPr>
          <w:rFonts w:ascii="Aptos" w:eastAsia="Aptos" w:hAnsi="Aptos" w:cs="Aptos"/>
        </w:rPr>
        <w:t xml:space="preserve">. Wenn ich </w:t>
      </w:r>
      <w:proofErr w:type="spellStart"/>
      <w:r>
        <w:rPr>
          <w:rFonts w:ascii="Aptos" w:eastAsia="Aptos" w:hAnsi="Aptos" w:cs="Aptos"/>
        </w:rPr>
        <w:t>Bafoeg</w:t>
      </w:r>
      <w:proofErr w:type="spellEnd"/>
      <w:r>
        <w:rPr>
          <w:rFonts w:ascii="Aptos" w:eastAsia="Aptos" w:hAnsi="Aptos" w:cs="Aptos"/>
        </w:rPr>
        <w:t xml:space="preserve"> bekommen </w:t>
      </w:r>
      <w:proofErr w:type="spellStart"/>
      <w:r>
        <w:rPr>
          <w:rFonts w:ascii="Aptos" w:eastAsia="Aptos" w:hAnsi="Aptos" w:cs="Aptos"/>
        </w:rPr>
        <w:t>haette</w:t>
      </w:r>
      <w:proofErr w:type="spellEnd"/>
      <w:r>
        <w:rPr>
          <w:rFonts w:ascii="Aptos" w:eastAsia="Aptos" w:hAnsi="Aptos" w:cs="Aptos"/>
        </w:rPr>
        <w:t xml:space="preserve">. Wenn ich nicht </w:t>
      </w:r>
      <w:proofErr w:type="spellStart"/>
      <w:r>
        <w:rPr>
          <w:rFonts w:ascii="Aptos" w:eastAsia="Aptos" w:hAnsi="Aptos" w:cs="Aptos"/>
        </w:rPr>
        <w:t>haette</w:t>
      </w:r>
      <w:proofErr w:type="spellEnd"/>
      <w:r>
        <w:rPr>
          <w:rFonts w:ascii="Aptos" w:eastAsia="Aptos" w:hAnsi="Aptos" w:cs="Aptos"/>
        </w:rPr>
        <w:t xml:space="preserve"> arbeiten </w:t>
      </w:r>
      <w:proofErr w:type="spellStart"/>
      <w:r>
        <w:rPr>
          <w:rFonts w:ascii="Aptos" w:eastAsia="Aptos" w:hAnsi="Aptos" w:cs="Aptos"/>
        </w:rPr>
        <w:t>muessen</w:t>
      </w:r>
      <w:proofErr w:type="spellEnd"/>
      <w:r>
        <w:rPr>
          <w:rFonts w:ascii="Aptos" w:eastAsia="Aptos" w:hAnsi="Aptos" w:cs="Aptos"/>
        </w:rPr>
        <w:t xml:space="preserve">. Hätte </w:t>
      </w:r>
      <w:proofErr w:type="spellStart"/>
      <w:r>
        <w:rPr>
          <w:rFonts w:ascii="Aptos" w:eastAsia="Aptos" w:hAnsi="Aptos" w:cs="Aptos"/>
        </w:rPr>
        <w:t>Hätte</w:t>
      </w:r>
      <w:proofErr w:type="spellEnd"/>
      <w:r>
        <w:rPr>
          <w:rFonts w:ascii="Aptos" w:eastAsia="Aptos" w:hAnsi="Aptos" w:cs="Aptos"/>
        </w:rPr>
        <w:t xml:space="preserve"> Fahrradkette. </w:t>
      </w:r>
    </w:p>
    <w:p w14:paraId="2311E5CB" w14:textId="77777777" w:rsidR="002A0287" w:rsidRDefault="00000000">
      <w:pPr>
        <w:spacing w:after="183" w:line="259" w:lineRule="auto"/>
        <w:ind w:left="24" w:right="0" w:firstLine="0"/>
      </w:pPr>
      <w:r>
        <w:rPr>
          <w:rFonts w:ascii="Aptos" w:eastAsia="Aptos" w:hAnsi="Aptos" w:cs="Aptos"/>
        </w:rPr>
        <w:t xml:space="preserve"> </w:t>
      </w:r>
    </w:p>
    <w:p w14:paraId="00A95D0A" w14:textId="77777777" w:rsidR="002A0287" w:rsidRDefault="00000000">
      <w:pPr>
        <w:spacing w:after="173" w:line="269" w:lineRule="auto"/>
        <w:ind w:left="19" w:right="11"/>
      </w:pPr>
      <w:proofErr w:type="spellStart"/>
      <w:r>
        <w:rPr>
          <w:rFonts w:ascii="Aptos" w:eastAsia="Aptos" w:hAnsi="Aptos" w:cs="Aptos"/>
        </w:rPr>
        <w:t>Waere</w:t>
      </w:r>
      <w:proofErr w:type="spellEnd"/>
      <w:r>
        <w:rPr>
          <w:rFonts w:ascii="Aptos" w:eastAsia="Aptos" w:hAnsi="Aptos" w:cs="Aptos"/>
        </w:rPr>
        <w:t xml:space="preserve"> ich jetzt Professor? </w:t>
      </w:r>
      <w:proofErr w:type="spellStart"/>
      <w:r>
        <w:rPr>
          <w:rFonts w:ascii="Aptos" w:eastAsia="Aptos" w:hAnsi="Aptos" w:cs="Aptos"/>
        </w:rPr>
        <w:t>Ernaehrungswissenschaftler</w:t>
      </w:r>
      <w:proofErr w:type="spellEnd"/>
      <w:r>
        <w:rPr>
          <w:rFonts w:ascii="Aptos" w:eastAsia="Aptos" w:hAnsi="Aptos" w:cs="Aptos"/>
        </w:rPr>
        <w:t xml:space="preserve">? Doktor der </w:t>
      </w:r>
      <w:proofErr w:type="spellStart"/>
      <w:r>
        <w:rPr>
          <w:rFonts w:ascii="Aptos" w:eastAsia="Aptos" w:hAnsi="Aptos" w:cs="Aptos"/>
        </w:rPr>
        <w:t>Oekotrophologie</w:t>
      </w:r>
      <w:proofErr w:type="spellEnd"/>
      <w:r>
        <w:rPr>
          <w:rFonts w:ascii="Aptos" w:eastAsia="Aptos" w:hAnsi="Aptos" w:cs="Aptos"/>
        </w:rPr>
        <w:t xml:space="preserve">? </w:t>
      </w:r>
    </w:p>
    <w:p w14:paraId="7C62F643" w14:textId="77777777" w:rsidR="002A0287" w:rsidRDefault="00000000">
      <w:pPr>
        <w:spacing w:after="0" w:line="259" w:lineRule="auto"/>
        <w:ind w:left="24" w:right="0" w:firstLine="0"/>
      </w:pPr>
      <w:r>
        <w:rPr>
          <w:rFonts w:ascii="Aptos" w:eastAsia="Aptos" w:hAnsi="Aptos" w:cs="Aptos"/>
        </w:rPr>
        <w:t xml:space="preserve"> </w:t>
      </w:r>
    </w:p>
    <w:p w14:paraId="7B8E59EE" w14:textId="77777777" w:rsidR="002A0287" w:rsidRDefault="00000000">
      <w:pPr>
        <w:spacing w:after="173" w:line="269" w:lineRule="auto"/>
        <w:ind w:left="19" w:right="11"/>
      </w:pPr>
      <w:r>
        <w:rPr>
          <w:rFonts w:ascii="Aptos" w:eastAsia="Aptos" w:hAnsi="Aptos" w:cs="Aptos"/>
        </w:rPr>
        <w:t xml:space="preserve">Wahrscheinlich nicht. Wahrscheinlich </w:t>
      </w:r>
      <w:proofErr w:type="spellStart"/>
      <w:r>
        <w:rPr>
          <w:rFonts w:ascii="Aptos" w:eastAsia="Aptos" w:hAnsi="Aptos" w:cs="Aptos"/>
        </w:rPr>
        <w:t>waere</w:t>
      </w:r>
      <w:proofErr w:type="spellEnd"/>
      <w:r>
        <w:rPr>
          <w:rFonts w:ascii="Aptos" w:eastAsia="Aptos" w:hAnsi="Aptos" w:cs="Aptos"/>
        </w:rPr>
        <w:t xml:space="preserve"> ich trotzdem in der </w:t>
      </w:r>
      <w:proofErr w:type="spellStart"/>
      <w:r>
        <w:rPr>
          <w:rFonts w:ascii="Aptos" w:eastAsia="Aptos" w:hAnsi="Aptos" w:cs="Aptos"/>
        </w:rPr>
        <w:t>Kueche</w:t>
      </w:r>
      <w:proofErr w:type="spellEnd"/>
      <w:r>
        <w:rPr>
          <w:rFonts w:ascii="Aptos" w:eastAsia="Aptos" w:hAnsi="Aptos" w:cs="Aptos"/>
        </w:rPr>
        <w:t xml:space="preserve"> gelandet. Weil ich dahin </w:t>
      </w:r>
      <w:proofErr w:type="spellStart"/>
      <w:r>
        <w:rPr>
          <w:rFonts w:ascii="Aptos" w:eastAsia="Aptos" w:hAnsi="Aptos" w:cs="Aptos"/>
        </w:rPr>
        <w:t>gehoere</w:t>
      </w:r>
      <w:proofErr w:type="spellEnd"/>
      <w:r>
        <w:rPr>
          <w:rFonts w:ascii="Aptos" w:eastAsia="Aptos" w:hAnsi="Aptos" w:cs="Aptos"/>
        </w:rPr>
        <w:t xml:space="preserve">. Weil das mein Ort ist. Weil Theorie mich langweilt und Praxis mich am Leben </w:t>
      </w:r>
      <w:proofErr w:type="spellStart"/>
      <w:r>
        <w:rPr>
          <w:rFonts w:ascii="Aptos" w:eastAsia="Aptos" w:hAnsi="Aptos" w:cs="Aptos"/>
        </w:rPr>
        <w:t>haelt</w:t>
      </w:r>
      <w:proofErr w:type="spellEnd"/>
      <w:r>
        <w:rPr>
          <w:rFonts w:ascii="Aptos" w:eastAsia="Aptos" w:hAnsi="Aptos" w:cs="Aptos"/>
        </w:rPr>
        <w:t xml:space="preserve">. </w:t>
      </w:r>
    </w:p>
    <w:p w14:paraId="1F1CF2EE" w14:textId="77777777" w:rsidR="002A0287" w:rsidRDefault="00000000">
      <w:pPr>
        <w:spacing w:after="183" w:line="259" w:lineRule="auto"/>
        <w:ind w:left="24" w:right="0" w:firstLine="0"/>
      </w:pPr>
      <w:r>
        <w:rPr>
          <w:rFonts w:ascii="Aptos" w:eastAsia="Aptos" w:hAnsi="Aptos" w:cs="Aptos"/>
        </w:rPr>
        <w:t xml:space="preserve"> </w:t>
      </w:r>
    </w:p>
    <w:p w14:paraId="34A0447E" w14:textId="77777777" w:rsidR="002A0287" w:rsidRDefault="00000000">
      <w:pPr>
        <w:spacing w:after="173" w:line="269" w:lineRule="auto"/>
        <w:ind w:left="19" w:right="11"/>
      </w:pPr>
      <w:r>
        <w:rPr>
          <w:rFonts w:ascii="Aptos" w:eastAsia="Aptos" w:hAnsi="Aptos" w:cs="Aptos"/>
        </w:rPr>
        <w:t xml:space="preserve">Aber ich </w:t>
      </w:r>
      <w:proofErr w:type="spellStart"/>
      <w:r>
        <w:rPr>
          <w:rFonts w:ascii="Aptos" w:eastAsia="Aptos" w:hAnsi="Aptos" w:cs="Aptos"/>
        </w:rPr>
        <w:t>haette</w:t>
      </w:r>
      <w:proofErr w:type="spellEnd"/>
      <w:r>
        <w:rPr>
          <w:rFonts w:ascii="Aptos" w:eastAsia="Aptos" w:hAnsi="Aptos" w:cs="Aptos"/>
        </w:rPr>
        <w:t xml:space="preserve"> es gerne selbst herausgefunden. </w:t>
      </w:r>
    </w:p>
    <w:p w14:paraId="037059D0" w14:textId="77777777" w:rsidR="002A0287" w:rsidRDefault="00000000">
      <w:pPr>
        <w:spacing w:after="188" w:line="259" w:lineRule="auto"/>
        <w:ind w:left="24" w:right="0" w:firstLine="0"/>
      </w:pPr>
      <w:r>
        <w:rPr>
          <w:rFonts w:ascii="Aptos" w:eastAsia="Aptos" w:hAnsi="Aptos" w:cs="Aptos"/>
        </w:rPr>
        <w:t xml:space="preserve"> </w:t>
      </w:r>
    </w:p>
    <w:p w14:paraId="08323158" w14:textId="77777777" w:rsidR="002A0287" w:rsidRDefault="00000000">
      <w:pPr>
        <w:spacing w:after="173" w:line="269" w:lineRule="auto"/>
        <w:ind w:left="19" w:right="11"/>
      </w:pPr>
      <w:r>
        <w:rPr>
          <w:rFonts w:ascii="Aptos" w:eastAsia="Aptos" w:hAnsi="Aptos" w:cs="Aptos"/>
        </w:rPr>
        <w:t xml:space="preserve">Statt dass das System es </w:t>
      </w:r>
      <w:proofErr w:type="spellStart"/>
      <w:r>
        <w:rPr>
          <w:rFonts w:ascii="Aptos" w:eastAsia="Aptos" w:hAnsi="Aptos" w:cs="Aptos"/>
        </w:rPr>
        <w:t>fuer</w:t>
      </w:r>
      <w:proofErr w:type="spellEnd"/>
      <w:r>
        <w:rPr>
          <w:rFonts w:ascii="Aptos" w:eastAsia="Aptos" w:hAnsi="Aptos" w:cs="Aptos"/>
        </w:rPr>
        <w:t xml:space="preserve"> mich entschieden hat. </w:t>
      </w:r>
    </w:p>
    <w:p w14:paraId="089BB9F7" w14:textId="77777777" w:rsidR="002A0287" w:rsidRDefault="00000000">
      <w:pPr>
        <w:spacing w:after="183" w:line="259" w:lineRule="auto"/>
        <w:ind w:left="24" w:right="0" w:firstLine="0"/>
      </w:pPr>
      <w:r>
        <w:rPr>
          <w:rFonts w:ascii="Aptos" w:eastAsia="Aptos" w:hAnsi="Aptos" w:cs="Aptos"/>
        </w:rPr>
        <w:t xml:space="preserve"> </w:t>
      </w:r>
    </w:p>
    <w:p w14:paraId="5939E6A9" w14:textId="77777777" w:rsidR="002A0287" w:rsidRDefault="00000000">
      <w:pPr>
        <w:spacing w:after="173" w:line="269" w:lineRule="auto"/>
        <w:ind w:left="19" w:right="11"/>
      </w:pPr>
      <w:r>
        <w:rPr>
          <w:rFonts w:ascii="Aptos" w:eastAsia="Aptos" w:hAnsi="Aptos" w:cs="Aptos"/>
        </w:rPr>
        <w:t xml:space="preserve">Wieder einmal. </w:t>
      </w:r>
    </w:p>
    <w:p w14:paraId="1D52C880" w14:textId="77777777" w:rsidR="002A0287" w:rsidRDefault="00000000">
      <w:pPr>
        <w:spacing w:after="183" w:line="259" w:lineRule="auto"/>
        <w:ind w:left="24" w:right="0" w:firstLine="0"/>
      </w:pPr>
      <w:r>
        <w:rPr>
          <w:rFonts w:ascii="Aptos" w:eastAsia="Aptos" w:hAnsi="Aptos" w:cs="Aptos"/>
        </w:rPr>
        <w:t xml:space="preserve"> </w:t>
      </w:r>
    </w:p>
    <w:p w14:paraId="0BE28795" w14:textId="77777777" w:rsidR="002A0287" w:rsidRDefault="00000000">
      <w:pPr>
        <w:spacing w:after="183" w:line="259" w:lineRule="auto"/>
        <w:ind w:left="24" w:right="0" w:firstLine="0"/>
      </w:pPr>
      <w:r>
        <w:rPr>
          <w:rFonts w:ascii="Aptos" w:eastAsia="Aptos" w:hAnsi="Aptos" w:cs="Aptos"/>
        </w:rPr>
        <w:t xml:space="preserve"> </w:t>
      </w:r>
    </w:p>
    <w:p w14:paraId="0C7811A2" w14:textId="77777777" w:rsidR="002A0287" w:rsidRDefault="00000000">
      <w:pPr>
        <w:spacing w:after="180" w:line="259" w:lineRule="auto"/>
        <w:ind w:left="19" w:right="0"/>
      </w:pPr>
      <w:r>
        <w:rPr>
          <w:rFonts w:ascii="Aptos" w:eastAsia="Aptos" w:hAnsi="Aptos" w:cs="Aptos"/>
          <w:b/>
        </w:rPr>
        <w:t>[Ende Kapitel: Das Studium das keins war]</w:t>
      </w:r>
      <w:r>
        <w:rPr>
          <w:rFonts w:ascii="Aptos" w:eastAsia="Aptos" w:hAnsi="Aptos" w:cs="Aptos"/>
        </w:rPr>
        <w:t xml:space="preserve"> </w:t>
      </w:r>
    </w:p>
    <w:p w14:paraId="754937A9" w14:textId="77777777" w:rsidR="002A0287" w:rsidRDefault="00000000">
      <w:pPr>
        <w:spacing w:after="183" w:line="259" w:lineRule="auto"/>
        <w:ind w:left="24" w:right="0" w:firstLine="0"/>
      </w:pPr>
      <w:r>
        <w:rPr>
          <w:rFonts w:ascii="Aptos" w:eastAsia="Aptos" w:hAnsi="Aptos" w:cs="Aptos"/>
        </w:rPr>
        <w:t xml:space="preserve"> </w:t>
      </w:r>
    </w:p>
    <w:p w14:paraId="14E936FF" w14:textId="77777777" w:rsidR="002A0287" w:rsidRDefault="00000000">
      <w:pPr>
        <w:spacing w:after="173" w:line="269" w:lineRule="auto"/>
        <w:ind w:left="19" w:right="0"/>
      </w:pPr>
      <w:r>
        <w:rPr>
          <w:rFonts w:ascii="Aptos" w:eastAsia="Aptos" w:hAnsi="Aptos" w:cs="Aptos"/>
          <w:i/>
        </w:rPr>
        <w:t>Position: Nach Bundeswehr/Jobangebot, vor Muenster/Dali kotzt</w:t>
      </w:r>
      <w:r>
        <w:rPr>
          <w:rFonts w:ascii="Aptos" w:eastAsia="Aptos" w:hAnsi="Aptos" w:cs="Aptos"/>
        </w:rPr>
        <w:t xml:space="preserve"> </w:t>
      </w:r>
    </w:p>
    <w:p w14:paraId="51EF9DFE" w14:textId="77777777" w:rsidR="002A0287" w:rsidRDefault="00000000">
      <w:pPr>
        <w:spacing w:after="183" w:line="259" w:lineRule="auto"/>
        <w:ind w:left="24" w:right="0" w:firstLine="0"/>
      </w:pPr>
      <w:r>
        <w:rPr>
          <w:rFonts w:ascii="Aptos" w:eastAsia="Aptos" w:hAnsi="Aptos" w:cs="Aptos"/>
        </w:rPr>
        <w:lastRenderedPageBreak/>
        <w:t xml:space="preserve"> </w:t>
      </w:r>
    </w:p>
    <w:p w14:paraId="708CEC71" w14:textId="77777777" w:rsidR="002A0287" w:rsidRDefault="00000000">
      <w:pPr>
        <w:spacing w:after="180" w:line="259" w:lineRule="auto"/>
        <w:ind w:left="19" w:right="0"/>
      </w:pPr>
      <w:r>
        <w:rPr>
          <w:rFonts w:ascii="Aptos" w:eastAsia="Aptos" w:hAnsi="Aptos" w:cs="Aptos"/>
          <w:b/>
        </w:rPr>
        <w:t>Status: ENTWURF V2</w:t>
      </w:r>
      <w:r>
        <w:rPr>
          <w:rFonts w:ascii="Aptos" w:eastAsia="Aptos" w:hAnsi="Aptos" w:cs="Aptos"/>
        </w:rPr>
        <w:t xml:space="preserve"> </w:t>
      </w:r>
    </w:p>
    <w:p w14:paraId="69579CB7" w14:textId="77777777" w:rsidR="002A0287" w:rsidRDefault="00000000">
      <w:pPr>
        <w:spacing w:after="178" w:line="259" w:lineRule="auto"/>
        <w:ind w:left="24" w:right="0" w:firstLine="0"/>
      </w:pPr>
      <w:r>
        <w:t xml:space="preserve"> </w:t>
      </w:r>
    </w:p>
    <w:p w14:paraId="61240773" w14:textId="77777777" w:rsidR="002A0287" w:rsidRDefault="00000000">
      <w:pPr>
        <w:spacing w:after="178" w:line="259" w:lineRule="auto"/>
        <w:ind w:left="24" w:right="0" w:firstLine="0"/>
      </w:pPr>
      <w:r>
        <w:t xml:space="preserve"> </w:t>
      </w:r>
    </w:p>
    <w:p w14:paraId="3E3EA0FE" w14:textId="77777777" w:rsidR="002A0287" w:rsidRDefault="00000000">
      <w:pPr>
        <w:spacing w:after="178" w:line="259" w:lineRule="auto"/>
        <w:ind w:left="24" w:right="0" w:firstLine="0"/>
      </w:pPr>
      <w:r>
        <w:t xml:space="preserve"> </w:t>
      </w:r>
    </w:p>
    <w:p w14:paraId="03B2FE6D" w14:textId="77777777" w:rsidR="002A0287" w:rsidRDefault="00000000">
      <w:pPr>
        <w:spacing w:after="178" w:line="259" w:lineRule="auto"/>
        <w:ind w:left="24" w:right="0" w:firstLine="0"/>
      </w:pPr>
      <w:r>
        <w:t xml:space="preserve"> </w:t>
      </w:r>
    </w:p>
    <w:p w14:paraId="04D76063" w14:textId="77777777" w:rsidR="002A0287" w:rsidRDefault="00000000">
      <w:pPr>
        <w:spacing w:after="183" w:line="259" w:lineRule="auto"/>
        <w:ind w:left="24" w:right="0" w:firstLine="0"/>
      </w:pPr>
      <w:r>
        <w:t xml:space="preserve"> </w:t>
      </w:r>
    </w:p>
    <w:p w14:paraId="55995FB3" w14:textId="77777777" w:rsidR="002A0287" w:rsidRDefault="00000000">
      <w:pPr>
        <w:spacing w:after="178" w:line="259" w:lineRule="auto"/>
        <w:ind w:left="24" w:right="0" w:firstLine="0"/>
      </w:pPr>
      <w:r>
        <w:t xml:space="preserve"> </w:t>
      </w:r>
    </w:p>
    <w:p w14:paraId="77F93688" w14:textId="77777777" w:rsidR="002A0287" w:rsidRDefault="00000000">
      <w:pPr>
        <w:spacing w:after="178" w:line="259" w:lineRule="auto"/>
        <w:ind w:left="24" w:right="0" w:firstLine="0"/>
      </w:pPr>
      <w:r>
        <w:t xml:space="preserve"> </w:t>
      </w:r>
    </w:p>
    <w:p w14:paraId="2EADFDD0" w14:textId="77777777" w:rsidR="002A0287" w:rsidRDefault="00000000">
      <w:pPr>
        <w:spacing w:after="178" w:line="259" w:lineRule="auto"/>
        <w:ind w:left="24" w:right="0" w:firstLine="0"/>
      </w:pPr>
      <w:r>
        <w:t xml:space="preserve"> </w:t>
      </w:r>
    </w:p>
    <w:p w14:paraId="63EED885" w14:textId="77777777" w:rsidR="002A0287" w:rsidRDefault="00000000">
      <w:pPr>
        <w:spacing w:after="178" w:line="259" w:lineRule="auto"/>
        <w:ind w:left="24" w:right="0" w:firstLine="0"/>
      </w:pPr>
      <w:r>
        <w:t xml:space="preserve"> </w:t>
      </w:r>
    </w:p>
    <w:p w14:paraId="5CF55CDA" w14:textId="77777777" w:rsidR="002A0287" w:rsidRDefault="00000000">
      <w:pPr>
        <w:spacing w:after="178" w:line="259" w:lineRule="auto"/>
        <w:ind w:left="24" w:right="0" w:firstLine="0"/>
      </w:pPr>
      <w:r>
        <w:t xml:space="preserve"> </w:t>
      </w:r>
    </w:p>
    <w:p w14:paraId="4BF7FEAC" w14:textId="77777777" w:rsidR="002A0287" w:rsidRDefault="00000000">
      <w:pPr>
        <w:spacing w:after="178" w:line="259" w:lineRule="auto"/>
        <w:ind w:left="24" w:right="0" w:firstLine="0"/>
      </w:pPr>
      <w:r>
        <w:t xml:space="preserve"> </w:t>
      </w:r>
    </w:p>
    <w:p w14:paraId="03F1E068" w14:textId="77777777" w:rsidR="002A0287" w:rsidRDefault="00000000">
      <w:pPr>
        <w:spacing w:after="183" w:line="259" w:lineRule="auto"/>
        <w:ind w:left="24" w:right="0" w:firstLine="0"/>
      </w:pPr>
      <w:r>
        <w:t xml:space="preserve"> </w:t>
      </w:r>
    </w:p>
    <w:p w14:paraId="713ABA0A" w14:textId="77777777" w:rsidR="002A0287" w:rsidRDefault="00000000">
      <w:pPr>
        <w:spacing w:after="0" w:line="259" w:lineRule="auto"/>
        <w:ind w:left="24" w:right="0" w:firstLine="0"/>
      </w:pPr>
      <w:r>
        <w:t xml:space="preserve"> </w:t>
      </w:r>
    </w:p>
    <w:p w14:paraId="74FFFDAD" w14:textId="77777777" w:rsidR="002A0287" w:rsidRDefault="00000000">
      <w:pPr>
        <w:spacing w:after="298" w:line="259" w:lineRule="auto"/>
        <w:ind w:left="24" w:right="0" w:firstLine="0"/>
      </w:pPr>
      <w:r>
        <w:t xml:space="preserve"> </w:t>
      </w:r>
    </w:p>
    <w:p w14:paraId="1BB3D335" w14:textId="77777777" w:rsidR="002A0287" w:rsidRDefault="00000000">
      <w:pPr>
        <w:spacing w:after="255" w:line="259" w:lineRule="auto"/>
        <w:ind w:left="24" w:right="0" w:firstLine="0"/>
      </w:pPr>
      <w:r>
        <w:t xml:space="preserve"> </w:t>
      </w:r>
    </w:p>
    <w:p w14:paraId="5CBA4762" w14:textId="77777777" w:rsidR="002A0287" w:rsidRDefault="00000000">
      <w:pPr>
        <w:spacing w:after="246"/>
        <w:ind w:left="19" w:right="15"/>
      </w:pPr>
      <w:r>
        <w:t xml:space="preserve">Die Stadt, die ein Zustand war (1998-2001) </w:t>
      </w:r>
    </w:p>
    <w:p w14:paraId="71515E1B" w14:textId="77777777" w:rsidR="002A0287" w:rsidRDefault="00000000">
      <w:pPr>
        <w:spacing w:after="215" w:line="265" w:lineRule="auto"/>
        <w:ind w:left="11" w:right="28"/>
        <w:jc w:val="center"/>
      </w:pPr>
      <w:r>
        <w:t xml:space="preserve">KAPITEL 3 </w:t>
      </w:r>
    </w:p>
    <w:p w14:paraId="5994140A" w14:textId="77777777" w:rsidR="002A0287" w:rsidRDefault="00000000">
      <w:pPr>
        <w:spacing w:line="265" w:lineRule="auto"/>
        <w:ind w:left="11" w:right="29"/>
        <w:jc w:val="center"/>
      </w:pPr>
      <w:r>
        <w:t xml:space="preserve">Dali kotzt in die Eckkneipe </w:t>
      </w:r>
    </w:p>
    <w:p w14:paraId="20D1A292" w14:textId="77777777" w:rsidR="002A0287" w:rsidRDefault="00000000">
      <w:pPr>
        <w:spacing w:after="614" w:line="265" w:lineRule="auto"/>
        <w:ind w:left="11" w:right="29"/>
        <w:jc w:val="center"/>
      </w:pPr>
      <w:r>
        <w:t xml:space="preserve">Münster, 1998–1999 </w:t>
      </w:r>
    </w:p>
    <w:p w14:paraId="255673D6" w14:textId="77777777" w:rsidR="002A0287" w:rsidRDefault="00000000">
      <w:pPr>
        <w:ind w:left="19" w:right="15"/>
      </w:pPr>
      <w:r>
        <w:t xml:space="preserve">Ich liebte Münster. </w:t>
      </w:r>
    </w:p>
    <w:p w14:paraId="00A6A672" w14:textId="77777777" w:rsidR="002A0287" w:rsidRDefault="00000000">
      <w:pPr>
        <w:ind w:left="19" w:right="15"/>
      </w:pPr>
      <w:r>
        <w:t xml:space="preserve">Die Kneipenszene erinnerte mich an Berlin. Dabei kannte ich Berlin gar nicht – eine Woche bei meinem Onkel, als es noch West und Ost gab. Oranienburger Straße. Dort gab es alles. </w:t>
      </w:r>
    </w:p>
    <w:p w14:paraId="144C24C1" w14:textId="77777777" w:rsidR="002A0287" w:rsidRDefault="00000000">
      <w:pPr>
        <w:ind w:left="19" w:right="15"/>
      </w:pPr>
      <w:r>
        <w:t xml:space="preserve">Es war diese Herr-Lehmann-Stimmung, wie sie in den Büchern beschrieben wird. So erlebte ich diese eine Woche. Und so war Münster. </w:t>
      </w:r>
    </w:p>
    <w:p w14:paraId="482AC293" w14:textId="77777777" w:rsidR="002A0287" w:rsidRDefault="00000000">
      <w:pPr>
        <w:spacing w:after="407"/>
        <w:ind w:left="19" w:right="15"/>
      </w:pPr>
      <w:r>
        <w:t xml:space="preserve">Künstler. Studenten. Gute Gespräche. Gutes Essen. Menschen, die noch etwas werden wollten, und Menschen, die schon alles gewesen waren. </w:t>
      </w:r>
    </w:p>
    <w:p w14:paraId="2B776B2A" w14:textId="77777777" w:rsidR="002A0287" w:rsidRDefault="00000000">
      <w:pPr>
        <w:ind w:left="19" w:right="15"/>
      </w:pPr>
      <w:r>
        <w:lastRenderedPageBreak/>
        <w:t xml:space="preserve">Drei Küchen </w:t>
      </w:r>
    </w:p>
    <w:p w14:paraId="1F56FFC1" w14:textId="77777777" w:rsidR="002A0287" w:rsidRDefault="00000000">
      <w:pPr>
        <w:ind w:left="19" w:right="15"/>
      </w:pPr>
      <w:r>
        <w:t xml:space="preserve">Ich arbeitete wieder mal in drei Küchen gleichzeitig. </w:t>
      </w:r>
    </w:p>
    <w:p w14:paraId="679E4C41" w14:textId="77777777" w:rsidR="002A0287" w:rsidRDefault="00000000">
      <w:pPr>
        <w:ind w:left="19" w:right="15"/>
      </w:pPr>
      <w:r>
        <w:t xml:space="preserve">Die Rockerkneipe – die gibt es heute noch, jetzt auf der Hammer Straße. Harte Jungs, weiches Herz, ehrliches Essen. </w:t>
      </w:r>
      <w:proofErr w:type="spellStart"/>
      <w:r>
        <w:t>Spookis</w:t>
      </w:r>
      <w:proofErr w:type="spellEnd"/>
      <w:r>
        <w:t xml:space="preserve">, jetzt auf der Hammer </w:t>
      </w:r>
      <w:proofErr w:type="spellStart"/>
      <w:r>
        <w:t>Strasse</w:t>
      </w:r>
      <w:proofErr w:type="spellEnd"/>
      <w:r>
        <w:t xml:space="preserve">. </w:t>
      </w:r>
    </w:p>
    <w:p w14:paraId="3EE03BD8" w14:textId="77777777" w:rsidR="002A0287" w:rsidRDefault="00000000">
      <w:pPr>
        <w:ind w:left="19" w:right="15"/>
      </w:pPr>
      <w:r>
        <w:t xml:space="preserve">Das spanische Künstlerbistro – innen sah es aus, als hätte sich Dalí im Rausch übergeben und seine Kunst in eine Eckkneipe gekotzt. Überall Farbe, Formen, Wahnsinn. Aber die Leute waren cool. </w:t>
      </w:r>
    </w:p>
    <w:p w14:paraId="3B64AC54" w14:textId="77777777" w:rsidR="002A0287" w:rsidRDefault="00000000">
      <w:pPr>
        <w:ind w:left="19" w:right="15"/>
      </w:pPr>
      <w:r>
        <w:t xml:space="preserve">Und das Le Midi. </w:t>
      </w:r>
    </w:p>
    <w:p w14:paraId="2033EAB5" w14:textId="77777777" w:rsidR="002A0287" w:rsidRDefault="00000000">
      <w:pPr>
        <w:ind w:left="19" w:right="15"/>
      </w:pPr>
      <w:r>
        <w:t xml:space="preserve">Das Geld gab es jeden Abend. Bar auf die Hand. Ich schlief mal hier, mal dort. Eine feste Adresse, aber immer ein Bett das nicht meins war. </w:t>
      </w:r>
    </w:p>
    <w:p w14:paraId="02BFF394" w14:textId="77777777" w:rsidR="002A0287" w:rsidRDefault="00000000">
      <w:pPr>
        <w:spacing w:after="409"/>
        <w:ind w:left="19" w:right="15"/>
      </w:pPr>
      <w:r>
        <w:t xml:space="preserve">So lebte man damals. So lebte ich. </w:t>
      </w:r>
    </w:p>
    <w:p w14:paraId="18F035BB" w14:textId="77777777" w:rsidR="002A0287" w:rsidRDefault="00000000">
      <w:pPr>
        <w:ind w:left="19" w:right="15"/>
      </w:pPr>
      <w:r>
        <w:t xml:space="preserve">Die teuerste Fischsuppe </w:t>
      </w:r>
    </w:p>
    <w:p w14:paraId="524A0CEB" w14:textId="77777777" w:rsidR="002A0287" w:rsidRDefault="00000000">
      <w:pPr>
        <w:ind w:left="19" w:right="15"/>
      </w:pPr>
      <w:r>
        <w:t xml:space="preserve">Wolfgang eröffnete das Le Midi neu. Er gab mir freie Hand. </w:t>
      </w:r>
    </w:p>
    <w:p w14:paraId="7DDE76DF" w14:textId="77777777" w:rsidR="002A0287" w:rsidRDefault="00000000">
      <w:pPr>
        <w:ind w:left="19" w:right="15"/>
      </w:pPr>
      <w:r>
        <w:t xml:space="preserve">Freie Hand. Die gefährlichsten Worte, die ein Chef einem Koch sagen kann. </w:t>
      </w:r>
    </w:p>
    <w:p w14:paraId="5A83519B" w14:textId="77777777" w:rsidR="002A0287" w:rsidRDefault="00000000">
      <w:pPr>
        <w:ind w:left="19" w:right="15"/>
      </w:pPr>
      <w:r>
        <w:t xml:space="preserve">Ich kaufte die Zutaten, die in eine echte Bouillabaisse gehören. Frische Fische. Aus Frankreich, keine vierundzwanzig Stunden alt. Beste Zutaten von </w:t>
      </w:r>
      <w:proofErr w:type="spellStart"/>
      <w:r>
        <w:t>Rungis</w:t>
      </w:r>
      <w:proofErr w:type="spellEnd"/>
      <w:r>
        <w:t xml:space="preserve">. </w:t>
      </w:r>
      <w:proofErr w:type="spellStart"/>
      <w:r>
        <w:t>Rouille</w:t>
      </w:r>
      <w:proofErr w:type="spellEnd"/>
      <w:r>
        <w:t xml:space="preserve">. Safran. Alles, was dazugehört. </w:t>
      </w:r>
    </w:p>
    <w:p w14:paraId="7ADE863D" w14:textId="77777777" w:rsidR="002A0287" w:rsidRDefault="00000000">
      <w:pPr>
        <w:ind w:left="19" w:right="15"/>
      </w:pPr>
      <w:r>
        <w:t xml:space="preserve">Der Abend war ein voller Erfolg. </w:t>
      </w:r>
    </w:p>
    <w:p w14:paraId="45D0D7AF" w14:textId="77777777" w:rsidR="002A0287" w:rsidRDefault="00000000">
      <w:pPr>
        <w:ind w:left="19" w:right="15"/>
      </w:pPr>
      <w:r>
        <w:t xml:space="preserve">Der Laden war voll. Die Leute aßen. Die Leute lobten. Ich wurde in den Klee gelobt. </w:t>
      </w:r>
    </w:p>
    <w:p w14:paraId="77EF2246" w14:textId="77777777" w:rsidR="002A0287" w:rsidRDefault="00000000">
      <w:pPr>
        <w:spacing w:after="409"/>
        <w:ind w:left="19" w:right="15"/>
      </w:pPr>
      <w:r>
        <w:t xml:space="preserve">Bis Wolfgang am nächsten Tag die Rechnung sah. Das Lob verstummte. </w:t>
      </w:r>
    </w:p>
    <w:p w14:paraId="2C02BF22" w14:textId="77777777" w:rsidR="002A0287" w:rsidRDefault="00000000">
      <w:pPr>
        <w:spacing w:after="0" w:line="452" w:lineRule="auto"/>
        <w:ind w:left="19" w:right="4366"/>
      </w:pPr>
      <w:r>
        <w:t xml:space="preserve">Der Fehler, der nicht verziehen wurde Jeden Tag hörte ich es. </w:t>
      </w:r>
    </w:p>
    <w:p w14:paraId="006B3DD1" w14:textId="77777777" w:rsidR="002A0287" w:rsidRDefault="00000000">
      <w:pPr>
        <w:ind w:left="19" w:right="15"/>
      </w:pPr>
      <w:r>
        <w:t xml:space="preserve">„Die Fischsuppe.“ </w:t>
      </w:r>
    </w:p>
    <w:p w14:paraId="2D2F32D3" w14:textId="77777777" w:rsidR="002A0287" w:rsidRDefault="00000000">
      <w:pPr>
        <w:ind w:left="19" w:right="15"/>
      </w:pPr>
      <w:r>
        <w:t xml:space="preserve">„Weißt du, was die gekostet hat?“ </w:t>
      </w:r>
    </w:p>
    <w:p w14:paraId="06BD8F77" w14:textId="77777777" w:rsidR="002A0287" w:rsidRDefault="00000000">
      <w:pPr>
        <w:ind w:left="19" w:right="15"/>
      </w:pPr>
      <w:r>
        <w:t xml:space="preserve">„Das kannst du nicht machen.“ </w:t>
      </w:r>
    </w:p>
    <w:p w14:paraId="313579CC" w14:textId="77777777" w:rsidR="002A0287" w:rsidRDefault="00000000">
      <w:pPr>
        <w:ind w:left="19" w:right="15"/>
      </w:pPr>
      <w:r>
        <w:t xml:space="preserve">Jeden Tag. Derselbe Fehler. Dieselbe Schuld. </w:t>
      </w:r>
    </w:p>
    <w:p w14:paraId="6B8E53B9" w14:textId="77777777" w:rsidR="002A0287" w:rsidRDefault="00000000">
      <w:pPr>
        <w:ind w:left="19" w:right="15"/>
      </w:pPr>
      <w:r>
        <w:t xml:space="preserve">Der Laden war voll, weil es schmeckte. Die Gäste kamen wieder. Aber das zählte nicht. </w:t>
      </w:r>
    </w:p>
    <w:p w14:paraId="4E2EC2C6" w14:textId="77777777" w:rsidR="002A0287" w:rsidRDefault="00000000">
      <w:pPr>
        <w:spacing w:after="409"/>
        <w:ind w:left="19" w:right="15"/>
      </w:pPr>
      <w:r>
        <w:t xml:space="preserve">Was zählte: Ich hatte einen Fehler gemacht. Und Fehler werden nicht verziehen. </w:t>
      </w:r>
    </w:p>
    <w:p w14:paraId="72F31100" w14:textId="77777777" w:rsidR="002A0287" w:rsidRDefault="00000000">
      <w:pPr>
        <w:ind w:left="19" w:right="15"/>
      </w:pPr>
      <w:r>
        <w:lastRenderedPageBreak/>
        <w:t xml:space="preserve">Irgendwann ist das unproduktiv. Irgendwann ist das nur noch Gift. </w:t>
      </w:r>
    </w:p>
    <w:p w14:paraId="71E01C7E" w14:textId="77777777" w:rsidR="002A0287" w:rsidRDefault="00000000">
      <w:pPr>
        <w:ind w:left="19" w:right="15"/>
      </w:pPr>
      <w:r>
        <w:t xml:space="preserve">Ich wollte raus. </w:t>
      </w:r>
    </w:p>
    <w:p w14:paraId="3DB1F267" w14:textId="77777777" w:rsidR="002A0287" w:rsidRDefault="00000000">
      <w:pPr>
        <w:ind w:left="19" w:right="15"/>
      </w:pPr>
      <w:r>
        <w:t xml:space="preserve">Also ging ich. </w:t>
      </w:r>
    </w:p>
    <w:p w14:paraId="6EAD3128" w14:textId="77777777" w:rsidR="002A0287" w:rsidRDefault="00000000">
      <w:pPr>
        <w:spacing w:after="9"/>
        <w:ind w:left="19" w:right="15"/>
      </w:pPr>
      <w:r>
        <w:t xml:space="preserve">Ein Freund arbeitete in einem Callcenter und meinte ein paar Tage zuvor, dass sie Leute suchen. Das ist die Chance rauszukommen. Raus aus der Gastro. Mal wieder. </w:t>
      </w:r>
    </w:p>
    <w:p w14:paraId="0543C046" w14:textId="77777777" w:rsidR="002A0287" w:rsidRDefault="00000000">
      <w:pPr>
        <w:spacing w:after="407"/>
        <w:ind w:left="19" w:right="15"/>
      </w:pPr>
      <w:r>
        <w:t xml:space="preserve">Erst Callcenter, Programmieren lernen... Ich rief ihn an. Das wurde ein </w:t>
      </w:r>
      <w:proofErr w:type="gramStart"/>
      <w:r>
        <w:t>ganz kurzer</w:t>
      </w:r>
      <w:proofErr w:type="gramEnd"/>
      <w:r>
        <w:t xml:space="preserve"> Spaß mit einem Ende, auf das ich mittlerweile sehr stolz bin. Und irgendwann in diesem Sommer, nachdem ich noch in der einen oder anderen Kneipe ausgeholfen hatte, fand ich... </w:t>
      </w:r>
    </w:p>
    <w:p w14:paraId="1333F0C2" w14:textId="77777777" w:rsidR="002A0287" w:rsidRDefault="00000000">
      <w:pPr>
        <w:ind w:left="19" w:right="15"/>
      </w:pPr>
      <w:r>
        <w:t xml:space="preserve">Die Anzeige </w:t>
      </w:r>
    </w:p>
    <w:p w14:paraId="4AA80636" w14:textId="77777777" w:rsidR="002A0287" w:rsidRDefault="00000000">
      <w:pPr>
        <w:ind w:left="19" w:right="15"/>
      </w:pPr>
      <w:r>
        <w:t xml:space="preserve">Eine Anzeige in der </w:t>
      </w:r>
      <w:proofErr w:type="spellStart"/>
      <w:r>
        <w:t>NaDann</w:t>
      </w:r>
      <w:proofErr w:type="spellEnd"/>
      <w:r>
        <w:t xml:space="preserve">. </w:t>
      </w:r>
    </w:p>
    <w:p w14:paraId="2B032740" w14:textId="77777777" w:rsidR="002A0287" w:rsidRDefault="00000000">
      <w:pPr>
        <w:ind w:left="19" w:right="15"/>
      </w:pPr>
      <w:r>
        <w:t xml:space="preserve">Altenheim sucht Koch. </w:t>
      </w:r>
    </w:p>
    <w:p w14:paraId="33058FBA" w14:textId="77777777" w:rsidR="002A0287" w:rsidRDefault="00000000">
      <w:pPr>
        <w:ind w:left="19" w:right="15"/>
      </w:pPr>
      <w:r>
        <w:t xml:space="preserve">Kirchliche Einrichtung Münster. </w:t>
      </w:r>
    </w:p>
    <w:p w14:paraId="7767A55D" w14:textId="77777777" w:rsidR="002A0287" w:rsidRDefault="00000000">
      <w:pPr>
        <w:ind w:left="19" w:right="15"/>
      </w:pPr>
      <w:r>
        <w:t xml:space="preserve">Ich dachte: Altenheim. Wie langweilig. </w:t>
      </w:r>
    </w:p>
    <w:p w14:paraId="5E3FD5F9" w14:textId="77777777" w:rsidR="002A0287" w:rsidRDefault="00000000">
      <w:pPr>
        <w:ind w:left="19" w:right="15"/>
      </w:pPr>
      <w:r>
        <w:t xml:space="preserve">Ich wusste nicht, dass dort alles anfangen würde. </w:t>
      </w:r>
    </w:p>
    <w:p w14:paraId="52008E98" w14:textId="77777777" w:rsidR="002A0287" w:rsidRDefault="00000000">
      <w:pPr>
        <w:ind w:left="19" w:right="15"/>
      </w:pPr>
      <w:r>
        <w:t xml:space="preserve">Die Ordner. Die Zertifizierung. Das System. </w:t>
      </w:r>
    </w:p>
    <w:p w14:paraId="7A6B2E96" w14:textId="77777777" w:rsidR="002A0287" w:rsidRDefault="00000000">
      <w:pPr>
        <w:spacing w:after="409"/>
        <w:ind w:left="19" w:right="15"/>
      </w:pPr>
      <w:r>
        <w:t xml:space="preserve">Schwester Maria. </w:t>
      </w:r>
    </w:p>
    <w:p w14:paraId="7CE73ABB" w14:textId="77777777" w:rsidR="002A0287" w:rsidRDefault="00000000">
      <w:pPr>
        <w:ind w:left="19" w:right="15"/>
      </w:pPr>
      <w:r>
        <w:t xml:space="preserve">Aber das ist ein anderes Kapitel. </w:t>
      </w:r>
    </w:p>
    <w:p w14:paraId="4DC51D15" w14:textId="77777777" w:rsidR="002A0287" w:rsidRDefault="00000000">
      <w:pPr>
        <w:ind w:left="19" w:right="15"/>
      </w:pPr>
      <w:r>
        <w:t xml:space="preserve">Manchmal ist der größte Fehler deiner Karriere eine Fischsuppe. </w:t>
      </w:r>
    </w:p>
    <w:p w14:paraId="1DF97FEE" w14:textId="77777777" w:rsidR="002A0287" w:rsidRDefault="00000000">
      <w:pPr>
        <w:spacing w:after="611"/>
        <w:ind w:left="19" w:right="15"/>
      </w:pPr>
      <w:r>
        <w:t xml:space="preserve">Und manchmal ist die langweiligste Anzeige in der Zeitung der Anfang von allem. </w:t>
      </w:r>
    </w:p>
    <w:p w14:paraId="07AD8403" w14:textId="77777777" w:rsidR="002A0287" w:rsidRDefault="00000000">
      <w:pPr>
        <w:spacing w:line="265" w:lineRule="auto"/>
        <w:ind w:left="11" w:right="29"/>
        <w:jc w:val="center"/>
      </w:pPr>
      <w:r>
        <w:t xml:space="preserve">[Ende Kapitel 3] </w:t>
      </w:r>
    </w:p>
    <w:p w14:paraId="26AE238F" w14:textId="77777777" w:rsidR="002A0287" w:rsidRDefault="00000000">
      <w:pPr>
        <w:pStyle w:val="berschrift4"/>
        <w:spacing w:line="259" w:lineRule="auto"/>
        <w:ind w:right="27"/>
        <w:jc w:val="center"/>
      </w:pPr>
      <w:r>
        <w:rPr>
          <w:color w:val="666666"/>
          <w:sz w:val="24"/>
        </w:rPr>
        <w:t xml:space="preserve">Wörter: ~550 | S </w:t>
      </w:r>
    </w:p>
    <w:p w14:paraId="0196EED5" w14:textId="77777777" w:rsidR="002A0287" w:rsidRDefault="00000000">
      <w:pPr>
        <w:spacing w:after="0" w:line="259" w:lineRule="auto"/>
        <w:ind w:left="24" w:right="0" w:firstLine="0"/>
      </w:pPr>
      <w:r>
        <w:rPr>
          <w:rFonts w:ascii="Times New Roman" w:eastAsia="Times New Roman" w:hAnsi="Times New Roman" w:cs="Times New Roman"/>
          <w:color w:val="666666"/>
        </w:rPr>
        <w:t xml:space="preserve"> </w:t>
      </w:r>
      <w:r>
        <w:rPr>
          <w:rFonts w:ascii="Times New Roman" w:eastAsia="Times New Roman" w:hAnsi="Times New Roman" w:cs="Times New Roman"/>
          <w:color w:val="666666"/>
        </w:rPr>
        <w:tab/>
      </w:r>
      <w:r>
        <w:rPr>
          <w:color w:val="666666"/>
        </w:rPr>
        <w:t xml:space="preserve"> </w:t>
      </w:r>
      <w:r>
        <w:br w:type="page"/>
      </w:r>
    </w:p>
    <w:p w14:paraId="1655189B" w14:textId="77777777" w:rsidR="002A0287" w:rsidRDefault="00000000">
      <w:pPr>
        <w:pStyle w:val="berschrift1"/>
        <w:spacing w:after="96"/>
        <w:ind w:left="19"/>
      </w:pPr>
      <w:bookmarkStart w:id="18" w:name="_Toc169955"/>
      <w:r>
        <w:rPr>
          <w:rFonts w:ascii="Georgia" w:eastAsia="Georgia" w:hAnsi="Georgia" w:cs="Georgia"/>
          <w:b w:val="0"/>
          <w:i w:val="0"/>
          <w:color w:val="0F4761"/>
        </w:rPr>
        <w:lastRenderedPageBreak/>
        <w:t xml:space="preserve">INTERMEZZO: Bienchen </w:t>
      </w:r>
      <w:bookmarkEnd w:id="18"/>
    </w:p>
    <w:p w14:paraId="599DA0C4" w14:textId="77777777" w:rsidR="002A0287" w:rsidRDefault="00000000">
      <w:pPr>
        <w:spacing w:after="174"/>
        <w:ind w:left="19" w:right="15"/>
      </w:pPr>
      <w:r>
        <w:t xml:space="preserve">Muenster, irgendwann in den 90ern </w:t>
      </w:r>
    </w:p>
    <w:p w14:paraId="0F2D55DC" w14:textId="77777777" w:rsidR="002A0287" w:rsidRDefault="00000000">
      <w:pPr>
        <w:spacing w:after="178" w:line="259" w:lineRule="auto"/>
        <w:ind w:left="24" w:right="0" w:firstLine="0"/>
      </w:pPr>
      <w:r>
        <w:t xml:space="preserve"> </w:t>
      </w:r>
    </w:p>
    <w:p w14:paraId="5943A233" w14:textId="77777777" w:rsidR="002A0287" w:rsidRDefault="00000000">
      <w:pPr>
        <w:spacing w:after="178" w:line="259" w:lineRule="auto"/>
        <w:ind w:left="24" w:right="0" w:firstLine="0"/>
      </w:pPr>
      <w:r>
        <w:t xml:space="preserve"> </w:t>
      </w:r>
    </w:p>
    <w:p w14:paraId="12B27119" w14:textId="77777777" w:rsidR="002A0287" w:rsidRDefault="00000000">
      <w:pPr>
        <w:spacing w:after="167"/>
        <w:ind w:left="19" w:right="15"/>
      </w:pPr>
      <w:r>
        <w:t xml:space="preserve">Mein Bruder und Joerg besuchten mich oft - die drei Zwillinge, unterwegs wie immer. Und dann kam der Tag. Das Date mit Bienchen. </w:t>
      </w:r>
    </w:p>
    <w:p w14:paraId="62A97524" w14:textId="77777777" w:rsidR="002A0287" w:rsidRDefault="00000000">
      <w:pPr>
        <w:spacing w:after="178" w:line="259" w:lineRule="auto"/>
        <w:ind w:left="24" w:right="0" w:firstLine="0"/>
      </w:pPr>
      <w:r>
        <w:t xml:space="preserve"> </w:t>
      </w:r>
    </w:p>
    <w:p w14:paraId="19FFD49A" w14:textId="77777777" w:rsidR="002A0287" w:rsidRDefault="00000000">
      <w:pPr>
        <w:spacing w:after="169"/>
        <w:ind w:left="19" w:right="15"/>
      </w:pPr>
      <w:r>
        <w:t xml:space="preserve">Wir standen am Bahnhof. Das Taxi fuhr vor. </w:t>
      </w:r>
    </w:p>
    <w:p w14:paraId="068BC85A" w14:textId="77777777" w:rsidR="002A0287" w:rsidRDefault="00000000">
      <w:pPr>
        <w:spacing w:after="178" w:line="259" w:lineRule="auto"/>
        <w:ind w:left="24" w:right="0" w:firstLine="0"/>
      </w:pPr>
      <w:r>
        <w:t xml:space="preserve"> </w:t>
      </w:r>
    </w:p>
    <w:p w14:paraId="3B91E536" w14:textId="77777777" w:rsidR="002A0287" w:rsidRDefault="00000000">
      <w:pPr>
        <w:spacing w:after="169"/>
        <w:ind w:left="19" w:right="15"/>
      </w:pPr>
      <w:r>
        <w:t xml:space="preserve">Es hing ein bisschen runter. Vorne rechts. Als </w:t>
      </w:r>
      <w:proofErr w:type="gramStart"/>
      <w:r>
        <w:t>wär</w:t>
      </w:r>
      <w:proofErr w:type="gramEnd"/>
      <w:r>
        <w:t xml:space="preserve"> der Reifen platt. </w:t>
      </w:r>
    </w:p>
    <w:p w14:paraId="67130B27" w14:textId="77777777" w:rsidR="002A0287" w:rsidRDefault="00000000">
      <w:pPr>
        <w:spacing w:after="183" w:line="259" w:lineRule="auto"/>
        <w:ind w:left="24" w:right="0" w:firstLine="0"/>
      </w:pPr>
      <w:r>
        <w:t xml:space="preserve"> </w:t>
      </w:r>
    </w:p>
    <w:p w14:paraId="609FBC65" w14:textId="77777777" w:rsidR="002A0287" w:rsidRDefault="00000000">
      <w:pPr>
        <w:spacing w:after="169"/>
        <w:ind w:left="19" w:right="15"/>
      </w:pPr>
      <w:r>
        <w:t xml:space="preserve">War er nicht. </w:t>
      </w:r>
    </w:p>
    <w:p w14:paraId="6B0B57BD" w14:textId="77777777" w:rsidR="002A0287" w:rsidRDefault="00000000">
      <w:pPr>
        <w:spacing w:after="178" w:line="259" w:lineRule="auto"/>
        <w:ind w:left="24" w:right="0" w:firstLine="0"/>
      </w:pPr>
      <w:r>
        <w:t xml:space="preserve"> </w:t>
      </w:r>
    </w:p>
    <w:p w14:paraId="2D31E0D4" w14:textId="77777777" w:rsidR="002A0287" w:rsidRDefault="00000000">
      <w:pPr>
        <w:spacing w:after="172"/>
        <w:ind w:left="19" w:right="15"/>
      </w:pPr>
      <w:r>
        <w:t xml:space="preserve">Die </w:t>
      </w:r>
      <w:proofErr w:type="spellStart"/>
      <w:r>
        <w:t>Tuer</w:t>
      </w:r>
      <w:proofErr w:type="spellEnd"/>
      <w:r>
        <w:t xml:space="preserve"> ging auf. Eine Frau stieg aus. Eins neunzig. </w:t>
      </w:r>
      <w:proofErr w:type="spellStart"/>
      <w:r>
        <w:t>Hundertfuenfzig</w:t>
      </w:r>
      <w:proofErr w:type="spellEnd"/>
      <w:r>
        <w:t xml:space="preserve">, hundertsiebzig Kilo, schwer zu sagen. </w:t>
      </w:r>
      <w:proofErr w:type="spellStart"/>
      <w:r>
        <w:t>Gruftiklamotten</w:t>
      </w:r>
      <w:proofErr w:type="spellEnd"/>
      <w:r>
        <w:t xml:space="preserve">. Schwarz, alles schwarz, mit Ketten und Nieten und einer Präsenz, die den Bahnhofsvorplatz füllte. </w:t>
      </w:r>
    </w:p>
    <w:p w14:paraId="6D8ADF88" w14:textId="77777777" w:rsidR="002A0287" w:rsidRDefault="00000000">
      <w:pPr>
        <w:spacing w:after="178" w:line="259" w:lineRule="auto"/>
        <w:ind w:left="24" w:right="0" w:firstLine="0"/>
      </w:pPr>
      <w:r>
        <w:t xml:space="preserve"> </w:t>
      </w:r>
    </w:p>
    <w:p w14:paraId="03AE5F4B" w14:textId="77777777" w:rsidR="002A0287" w:rsidRDefault="00000000">
      <w:pPr>
        <w:spacing w:after="169"/>
        <w:ind w:left="19" w:right="15"/>
      </w:pPr>
      <w:r>
        <w:t xml:space="preserve">"Das ist sie", sagte ich. </w:t>
      </w:r>
    </w:p>
    <w:p w14:paraId="538A6F86" w14:textId="77777777" w:rsidR="002A0287" w:rsidRDefault="00000000">
      <w:pPr>
        <w:spacing w:after="178" w:line="259" w:lineRule="auto"/>
        <w:ind w:left="24" w:right="0" w:firstLine="0"/>
      </w:pPr>
      <w:r>
        <w:t xml:space="preserve"> </w:t>
      </w:r>
    </w:p>
    <w:p w14:paraId="00E55920" w14:textId="77777777" w:rsidR="002A0287" w:rsidRDefault="00000000">
      <w:pPr>
        <w:spacing w:after="169"/>
        <w:ind w:left="19" w:right="15"/>
      </w:pPr>
      <w:r>
        <w:t xml:space="preserve">Joerg wurde bleich. Die Farbe wich aus seinem Gesicht wie Wasser aus einer Wanne. </w:t>
      </w:r>
    </w:p>
    <w:p w14:paraId="7998D43F" w14:textId="77777777" w:rsidR="002A0287" w:rsidRDefault="00000000">
      <w:pPr>
        <w:spacing w:after="178" w:line="259" w:lineRule="auto"/>
        <w:ind w:left="24" w:right="0" w:firstLine="0"/>
      </w:pPr>
      <w:r>
        <w:t xml:space="preserve"> </w:t>
      </w:r>
    </w:p>
    <w:p w14:paraId="77137ADB" w14:textId="77777777" w:rsidR="002A0287" w:rsidRDefault="00000000">
      <w:pPr>
        <w:spacing w:after="169"/>
        <w:ind w:left="19" w:right="15"/>
      </w:pPr>
      <w:r>
        <w:t xml:space="preserve">"N-n-nein", stotterte er. "Das kann sie nicht sein." </w:t>
      </w:r>
    </w:p>
    <w:p w14:paraId="415D269C" w14:textId="77777777" w:rsidR="002A0287" w:rsidRDefault="00000000">
      <w:pPr>
        <w:spacing w:after="183" w:line="259" w:lineRule="auto"/>
        <w:ind w:left="24" w:right="0" w:firstLine="0"/>
      </w:pPr>
      <w:r>
        <w:t xml:space="preserve"> </w:t>
      </w:r>
    </w:p>
    <w:p w14:paraId="2D9EFCAC" w14:textId="77777777" w:rsidR="002A0287" w:rsidRDefault="00000000">
      <w:pPr>
        <w:spacing w:after="172"/>
        <w:ind w:left="19" w:right="15"/>
      </w:pPr>
      <w:r>
        <w:t xml:space="preserve">Mein Bruder hatte schon die Hand vor dem Mund. Das Kichern drückte durch seine </w:t>
      </w:r>
      <w:proofErr w:type="spellStart"/>
      <w:r>
        <w:t>Finger.“d</w:t>
      </w:r>
      <w:proofErr w:type="spellEnd"/>
      <w:r>
        <w:t xml:space="preserve">-d-doch“ </w:t>
      </w:r>
    </w:p>
    <w:p w14:paraId="47502FB2" w14:textId="77777777" w:rsidR="002A0287" w:rsidRDefault="00000000">
      <w:pPr>
        <w:spacing w:after="178" w:line="259" w:lineRule="auto"/>
        <w:ind w:left="24" w:right="0" w:firstLine="0"/>
      </w:pPr>
      <w:r>
        <w:t xml:space="preserve"> </w:t>
      </w:r>
    </w:p>
    <w:p w14:paraId="6A429801" w14:textId="77777777" w:rsidR="002A0287" w:rsidRDefault="00000000">
      <w:pPr>
        <w:spacing w:after="178" w:line="259" w:lineRule="auto"/>
        <w:ind w:left="24" w:right="0" w:firstLine="0"/>
      </w:pPr>
      <w:r>
        <w:t xml:space="preserve"> </w:t>
      </w:r>
    </w:p>
    <w:p w14:paraId="17CE3E20" w14:textId="77777777" w:rsidR="002A0287" w:rsidRDefault="00000000">
      <w:pPr>
        <w:spacing w:after="169"/>
        <w:ind w:left="19" w:right="15"/>
      </w:pPr>
      <w:r>
        <w:t xml:space="preserve">Wir verbrachten zwei Stunden mit dieser Dame. </w:t>
      </w:r>
    </w:p>
    <w:p w14:paraId="5E320A58" w14:textId="77777777" w:rsidR="002A0287" w:rsidRDefault="00000000">
      <w:pPr>
        <w:spacing w:after="178" w:line="259" w:lineRule="auto"/>
        <w:ind w:left="24" w:right="0" w:firstLine="0"/>
      </w:pPr>
      <w:r>
        <w:t xml:space="preserve"> </w:t>
      </w:r>
    </w:p>
    <w:p w14:paraId="40C3BF11" w14:textId="77777777" w:rsidR="002A0287" w:rsidRDefault="00000000">
      <w:pPr>
        <w:spacing w:after="169"/>
        <w:ind w:left="19" w:right="15"/>
      </w:pPr>
      <w:r>
        <w:t xml:space="preserve">Zwei Stunden. </w:t>
      </w:r>
    </w:p>
    <w:p w14:paraId="3085B4A3" w14:textId="77777777" w:rsidR="002A0287" w:rsidRDefault="00000000">
      <w:pPr>
        <w:spacing w:after="0" w:line="259" w:lineRule="auto"/>
        <w:ind w:left="24" w:right="0" w:firstLine="0"/>
      </w:pPr>
      <w:r>
        <w:t xml:space="preserve"> </w:t>
      </w:r>
    </w:p>
    <w:p w14:paraId="146F934E" w14:textId="77777777" w:rsidR="002A0287" w:rsidRDefault="00000000">
      <w:pPr>
        <w:spacing w:after="167"/>
        <w:ind w:left="19" w:right="15"/>
      </w:pPr>
      <w:r>
        <w:lastRenderedPageBreak/>
        <w:t xml:space="preserve">Wir saßen in irgendeiner Kneipe, und Bienchen - so nannten wir sie, so nannte Jörg sie seit Monaten, eine Naturgewalt - Bienchen redete. Und trank. Und redete. </w:t>
      </w:r>
    </w:p>
    <w:p w14:paraId="1772D2C2" w14:textId="77777777" w:rsidR="002A0287" w:rsidRDefault="00000000">
      <w:pPr>
        <w:spacing w:after="178" w:line="259" w:lineRule="auto"/>
        <w:ind w:left="24" w:right="0" w:firstLine="0"/>
      </w:pPr>
      <w:r>
        <w:t xml:space="preserve"> </w:t>
      </w:r>
    </w:p>
    <w:p w14:paraId="2B0C1187" w14:textId="77777777" w:rsidR="002A0287" w:rsidRDefault="00000000">
      <w:pPr>
        <w:spacing w:after="167"/>
        <w:ind w:left="19" w:right="15"/>
      </w:pPr>
      <w:r>
        <w:t xml:space="preserve">"Naja", sagte sie irgendwann, "ihr könnt wenigstens saufen. Die meisten Maenner kacken schon nach einer Flasche Braunen ab." </w:t>
      </w:r>
    </w:p>
    <w:p w14:paraId="0909329A" w14:textId="77777777" w:rsidR="002A0287" w:rsidRDefault="00000000">
      <w:pPr>
        <w:spacing w:after="178" w:line="259" w:lineRule="auto"/>
        <w:ind w:left="24" w:right="0" w:firstLine="0"/>
      </w:pPr>
      <w:r>
        <w:t xml:space="preserve"> </w:t>
      </w:r>
    </w:p>
    <w:p w14:paraId="40E6E728" w14:textId="77777777" w:rsidR="002A0287" w:rsidRDefault="00000000">
      <w:pPr>
        <w:spacing w:after="167"/>
        <w:ind w:left="19" w:right="15"/>
      </w:pPr>
      <w:r>
        <w:t xml:space="preserve">Ich starrte auf den Tisch. Mein Bruder starrte an die Decke. Joerg starrte ins Nichts. Wir konnten uns nicht ansehen. Die Gefahr war zu groß. Ein Blick, ein einziger Blick, und alles wäre explodiert. </w:t>
      </w:r>
    </w:p>
    <w:p w14:paraId="753EBF9F" w14:textId="77777777" w:rsidR="002A0287" w:rsidRDefault="00000000">
      <w:pPr>
        <w:spacing w:after="178" w:line="259" w:lineRule="auto"/>
        <w:ind w:left="24" w:right="0" w:firstLine="0"/>
      </w:pPr>
      <w:r>
        <w:t xml:space="preserve"> </w:t>
      </w:r>
    </w:p>
    <w:p w14:paraId="034A2BA7" w14:textId="77777777" w:rsidR="002A0287" w:rsidRDefault="00000000">
      <w:pPr>
        <w:spacing w:after="169"/>
        <w:ind w:left="19" w:right="15"/>
      </w:pPr>
      <w:r>
        <w:t xml:space="preserve">Es war wie ein Autounfall. Man möchte nicht hinsehen, aber man muss. </w:t>
      </w:r>
    </w:p>
    <w:p w14:paraId="4F7966EE" w14:textId="77777777" w:rsidR="002A0287" w:rsidRDefault="00000000">
      <w:pPr>
        <w:spacing w:after="178" w:line="259" w:lineRule="auto"/>
        <w:ind w:left="24" w:right="0" w:firstLine="0"/>
      </w:pPr>
      <w:r>
        <w:t xml:space="preserve"> </w:t>
      </w:r>
    </w:p>
    <w:p w14:paraId="7F6E9A51" w14:textId="77777777" w:rsidR="002A0287" w:rsidRDefault="00000000">
      <w:pPr>
        <w:spacing w:after="167"/>
        <w:ind w:left="19" w:right="15"/>
      </w:pPr>
      <w:r>
        <w:t xml:space="preserve">Also sprachen wir abwechselnd mit ihr. Einer übernahm, die anderen erholten sich. Staffelstab der Höflichkeit. Keiner lachte. Noch nicht. </w:t>
      </w:r>
    </w:p>
    <w:p w14:paraId="51230ECF" w14:textId="77777777" w:rsidR="002A0287" w:rsidRDefault="00000000">
      <w:pPr>
        <w:spacing w:after="178" w:line="259" w:lineRule="auto"/>
        <w:ind w:left="24" w:right="0" w:firstLine="0"/>
      </w:pPr>
      <w:r>
        <w:t xml:space="preserve"> </w:t>
      </w:r>
    </w:p>
    <w:p w14:paraId="48FBFEEE" w14:textId="77777777" w:rsidR="002A0287" w:rsidRDefault="00000000">
      <w:pPr>
        <w:spacing w:after="183" w:line="259" w:lineRule="auto"/>
        <w:ind w:left="24" w:right="0" w:firstLine="0"/>
      </w:pPr>
      <w:r>
        <w:t xml:space="preserve"> </w:t>
      </w:r>
    </w:p>
    <w:p w14:paraId="066FC13D" w14:textId="77777777" w:rsidR="002A0287" w:rsidRDefault="00000000">
      <w:pPr>
        <w:spacing w:after="169"/>
        <w:ind w:left="19" w:right="15"/>
      </w:pPr>
      <w:r>
        <w:t xml:space="preserve">Nach zwei Stunden war der Spuk vorbei. </w:t>
      </w:r>
    </w:p>
    <w:p w14:paraId="0854ED4C" w14:textId="77777777" w:rsidR="002A0287" w:rsidRDefault="00000000">
      <w:pPr>
        <w:spacing w:after="178" w:line="259" w:lineRule="auto"/>
        <w:ind w:left="24" w:right="0" w:firstLine="0"/>
      </w:pPr>
      <w:r>
        <w:t xml:space="preserve"> </w:t>
      </w:r>
    </w:p>
    <w:p w14:paraId="3D202F90" w14:textId="77777777" w:rsidR="002A0287" w:rsidRDefault="00000000">
      <w:pPr>
        <w:spacing w:after="167"/>
        <w:ind w:left="19" w:right="15"/>
      </w:pPr>
      <w:r>
        <w:t xml:space="preserve">Wir brachten sie zum Taxi. Händeschütteln. "War schön." "Ja, </w:t>
      </w:r>
      <w:proofErr w:type="gramStart"/>
      <w:r>
        <w:t>Schön</w:t>
      </w:r>
      <w:proofErr w:type="gramEnd"/>
      <w:r>
        <w:t xml:space="preserve">." "Wir telefonieren." </w:t>
      </w:r>
    </w:p>
    <w:p w14:paraId="16CD6E92" w14:textId="77777777" w:rsidR="002A0287" w:rsidRDefault="00000000">
      <w:pPr>
        <w:spacing w:after="178" w:line="259" w:lineRule="auto"/>
        <w:ind w:left="24" w:right="0" w:firstLine="0"/>
      </w:pPr>
      <w:r>
        <w:t xml:space="preserve"> </w:t>
      </w:r>
    </w:p>
    <w:p w14:paraId="6217A6E9" w14:textId="77777777" w:rsidR="002A0287" w:rsidRDefault="00000000">
      <w:pPr>
        <w:spacing w:after="169"/>
        <w:ind w:left="19" w:right="15"/>
      </w:pPr>
      <w:r>
        <w:t xml:space="preserve">Die Tür fiel ins Schloss. </w:t>
      </w:r>
    </w:p>
    <w:p w14:paraId="406B2A9C" w14:textId="77777777" w:rsidR="002A0287" w:rsidRDefault="00000000">
      <w:pPr>
        <w:spacing w:after="178" w:line="259" w:lineRule="auto"/>
        <w:ind w:left="24" w:right="0" w:firstLine="0"/>
      </w:pPr>
      <w:r>
        <w:t xml:space="preserve"> </w:t>
      </w:r>
    </w:p>
    <w:p w14:paraId="6A4E8713" w14:textId="77777777" w:rsidR="002A0287" w:rsidRDefault="00000000">
      <w:pPr>
        <w:spacing w:after="169"/>
        <w:ind w:left="19" w:right="15"/>
      </w:pPr>
      <w:r>
        <w:t xml:space="preserve">Das Taxi fuhr an. </w:t>
      </w:r>
    </w:p>
    <w:p w14:paraId="61A0CD06" w14:textId="77777777" w:rsidR="002A0287" w:rsidRDefault="00000000">
      <w:pPr>
        <w:spacing w:after="183" w:line="259" w:lineRule="auto"/>
        <w:ind w:left="24" w:right="0" w:firstLine="0"/>
      </w:pPr>
      <w:r>
        <w:t xml:space="preserve"> </w:t>
      </w:r>
    </w:p>
    <w:p w14:paraId="70E6594F" w14:textId="77777777" w:rsidR="002A0287" w:rsidRDefault="00000000">
      <w:pPr>
        <w:spacing w:after="169"/>
        <w:ind w:left="19" w:right="15"/>
      </w:pPr>
      <w:r>
        <w:t xml:space="preserve">Funken, diesmal hinten rechts. Dort wo sie eingestiegen war. </w:t>
      </w:r>
    </w:p>
    <w:p w14:paraId="4FFD2EC0" w14:textId="77777777" w:rsidR="002A0287" w:rsidRDefault="00000000">
      <w:pPr>
        <w:spacing w:after="178" w:line="259" w:lineRule="auto"/>
        <w:ind w:left="24" w:right="0" w:firstLine="0"/>
      </w:pPr>
      <w:r>
        <w:t xml:space="preserve"> </w:t>
      </w:r>
    </w:p>
    <w:p w14:paraId="3EF749C0" w14:textId="77777777" w:rsidR="002A0287" w:rsidRDefault="00000000">
      <w:pPr>
        <w:spacing w:after="169"/>
        <w:ind w:left="19" w:right="15"/>
      </w:pPr>
      <w:r>
        <w:t xml:space="preserve">Und wir begannen zu schreien. </w:t>
      </w:r>
    </w:p>
    <w:p w14:paraId="2FD527F6" w14:textId="77777777" w:rsidR="002A0287" w:rsidRDefault="00000000">
      <w:pPr>
        <w:spacing w:after="178" w:line="259" w:lineRule="auto"/>
        <w:ind w:left="24" w:right="0" w:firstLine="0"/>
      </w:pPr>
      <w:r>
        <w:t xml:space="preserve"> </w:t>
      </w:r>
    </w:p>
    <w:p w14:paraId="1F6AE0B6" w14:textId="77777777" w:rsidR="002A0287" w:rsidRDefault="00000000">
      <w:pPr>
        <w:spacing w:after="167"/>
        <w:ind w:left="19" w:right="15"/>
      </w:pPr>
      <w:r>
        <w:t xml:space="preserve">Nicht zu lachen - zu schreien. Es brach aus uns raus wie etwas, das zu lange eingesperrt war. Wir lagen auf dem Boden, keiner konnte stehen, keiner konnte sprechen. Zehn Minuten. Eine Stunde. Keine Ahnung. Die Zeit hörte auf zu existieren. </w:t>
      </w:r>
    </w:p>
    <w:p w14:paraId="623B5F83" w14:textId="77777777" w:rsidR="002A0287" w:rsidRDefault="00000000">
      <w:pPr>
        <w:spacing w:after="178" w:line="259" w:lineRule="auto"/>
        <w:ind w:left="24" w:right="0" w:firstLine="0"/>
      </w:pPr>
      <w:r>
        <w:lastRenderedPageBreak/>
        <w:t xml:space="preserve"> </w:t>
      </w:r>
    </w:p>
    <w:p w14:paraId="1ACC03AD" w14:textId="77777777" w:rsidR="002A0287" w:rsidRDefault="00000000">
      <w:pPr>
        <w:spacing w:after="169"/>
        <w:ind w:left="19" w:right="15"/>
      </w:pPr>
      <w:r>
        <w:t xml:space="preserve">Wir saßen bis morgens um sechs. </w:t>
      </w:r>
    </w:p>
    <w:p w14:paraId="1FB5CA95" w14:textId="77777777" w:rsidR="002A0287" w:rsidRDefault="00000000">
      <w:pPr>
        <w:spacing w:after="178" w:line="259" w:lineRule="auto"/>
        <w:ind w:left="24" w:right="0" w:firstLine="0"/>
      </w:pPr>
      <w:r>
        <w:t xml:space="preserve"> </w:t>
      </w:r>
    </w:p>
    <w:p w14:paraId="1C297B97" w14:textId="77777777" w:rsidR="002A0287" w:rsidRDefault="00000000">
      <w:pPr>
        <w:spacing w:after="174"/>
        <w:ind w:left="19" w:right="15"/>
      </w:pPr>
      <w:r>
        <w:t xml:space="preserve">Und wir erfanden Geschichten. </w:t>
      </w:r>
    </w:p>
    <w:p w14:paraId="7E7711F0" w14:textId="77777777" w:rsidR="002A0287" w:rsidRDefault="00000000">
      <w:pPr>
        <w:spacing w:after="178" w:line="259" w:lineRule="auto"/>
        <w:ind w:left="24" w:right="0" w:firstLine="0"/>
      </w:pPr>
      <w:r>
        <w:t xml:space="preserve"> </w:t>
      </w:r>
    </w:p>
    <w:p w14:paraId="38F82C55" w14:textId="77777777" w:rsidR="002A0287" w:rsidRDefault="00000000">
      <w:pPr>
        <w:spacing w:after="169"/>
        <w:ind w:left="19" w:right="15"/>
      </w:pPr>
      <w:r>
        <w:t xml:space="preserve">Bienchen spielt mit Godzilla in Kasachstan. "Ui, der zwickt." </w:t>
      </w:r>
    </w:p>
    <w:p w14:paraId="23C9945E" w14:textId="77777777" w:rsidR="002A0287" w:rsidRDefault="00000000">
      <w:pPr>
        <w:spacing w:after="178" w:line="259" w:lineRule="auto"/>
        <w:ind w:left="24" w:right="0" w:firstLine="0"/>
      </w:pPr>
      <w:r>
        <w:t xml:space="preserve"> </w:t>
      </w:r>
    </w:p>
    <w:p w14:paraId="074DABAD" w14:textId="77777777" w:rsidR="002A0287" w:rsidRDefault="00000000">
      <w:pPr>
        <w:spacing w:after="169"/>
        <w:ind w:left="19" w:right="15"/>
      </w:pPr>
      <w:r>
        <w:t xml:space="preserve">Was isst Bienchen am liebsten? "Wal blau." </w:t>
      </w:r>
    </w:p>
    <w:p w14:paraId="49BFB0F0" w14:textId="77777777" w:rsidR="002A0287" w:rsidRDefault="00000000">
      <w:pPr>
        <w:spacing w:after="178" w:line="259" w:lineRule="auto"/>
        <w:ind w:left="24" w:right="0" w:firstLine="0"/>
      </w:pPr>
      <w:r>
        <w:t xml:space="preserve"> </w:t>
      </w:r>
    </w:p>
    <w:p w14:paraId="59F3BDA7" w14:textId="77777777" w:rsidR="002A0287" w:rsidRDefault="00000000">
      <w:pPr>
        <w:spacing w:after="169"/>
        <w:ind w:left="19" w:right="15"/>
      </w:pPr>
      <w:r>
        <w:t xml:space="preserve">Bienchen steigt ins Taxi - die Karosserie schleift über den Boden, Funken sprühen. </w:t>
      </w:r>
    </w:p>
    <w:p w14:paraId="76BFA108" w14:textId="77777777" w:rsidR="002A0287" w:rsidRDefault="00000000">
      <w:pPr>
        <w:spacing w:after="178" w:line="259" w:lineRule="auto"/>
        <w:ind w:left="24" w:right="0" w:firstLine="0"/>
      </w:pPr>
      <w:r>
        <w:t xml:space="preserve"> </w:t>
      </w:r>
    </w:p>
    <w:p w14:paraId="3091A94B" w14:textId="77777777" w:rsidR="002A0287" w:rsidRDefault="00000000">
      <w:pPr>
        <w:spacing w:after="167"/>
        <w:ind w:left="19" w:right="15"/>
      </w:pPr>
      <w:r>
        <w:t xml:space="preserve">Es hörte nicht auf. Eine Geschichte führte zur nächsten. Wir bauten ein Universum an diesem Tisch, ein Bienchen-Universum, das nur uns dreien gehörte. </w:t>
      </w:r>
    </w:p>
    <w:p w14:paraId="5F185F9C" w14:textId="77777777" w:rsidR="002A0287" w:rsidRDefault="00000000">
      <w:pPr>
        <w:spacing w:after="183" w:line="259" w:lineRule="auto"/>
        <w:ind w:left="24" w:right="0" w:firstLine="0"/>
      </w:pPr>
      <w:r>
        <w:t xml:space="preserve"> </w:t>
      </w:r>
    </w:p>
    <w:p w14:paraId="4518DACF" w14:textId="77777777" w:rsidR="002A0287" w:rsidRDefault="00000000">
      <w:pPr>
        <w:spacing w:after="169"/>
        <w:ind w:left="19" w:right="15"/>
      </w:pPr>
      <w:r>
        <w:t xml:space="preserve">Monatelang danach reichte ein Wort. </w:t>
      </w:r>
    </w:p>
    <w:p w14:paraId="658F09B1" w14:textId="77777777" w:rsidR="002A0287" w:rsidRDefault="00000000">
      <w:pPr>
        <w:spacing w:after="178" w:line="259" w:lineRule="auto"/>
        <w:ind w:left="24" w:right="0" w:firstLine="0"/>
      </w:pPr>
      <w:r>
        <w:t xml:space="preserve"> </w:t>
      </w:r>
    </w:p>
    <w:p w14:paraId="3B73CAFB" w14:textId="77777777" w:rsidR="002A0287" w:rsidRDefault="00000000">
      <w:pPr>
        <w:spacing w:after="167"/>
        <w:ind w:left="19" w:right="15"/>
      </w:pPr>
      <w:r>
        <w:t xml:space="preserve">Einer sagte "Bienchen", und wir brachen zusammen. Egal wo. Egal wann. Egal wer von den Beiden dabei war. </w:t>
      </w:r>
    </w:p>
    <w:p w14:paraId="643EC670" w14:textId="77777777" w:rsidR="002A0287" w:rsidRDefault="00000000">
      <w:pPr>
        <w:spacing w:after="178" w:line="259" w:lineRule="auto"/>
        <w:ind w:left="24" w:right="0" w:firstLine="0"/>
      </w:pPr>
      <w:r>
        <w:t xml:space="preserve"> </w:t>
      </w:r>
    </w:p>
    <w:p w14:paraId="574FACEC" w14:textId="77777777" w:rsidR="002A0287" w:rsidRDefault="00000000">
      <w:pPr>
        <w:spacing w:after="169"/>
        <w:ind w:left="19" w:right="15"/>
      </w:pPr>
      <w:r>
        <w:t xml:space="preserve">Jahre später noch. Jahrzehnte. </w:t>
      </w:r>
    </w:p>
    <w:p w14:paraId="26A9CBB4" w14:textId="77777777" w:rsidR="002A0287" w:rsidRDefault="00000000">
      <w:pPr>
        <w:spacing w:after="178" w:line="259" w:lineRule="auto"/>
        <w:ind w:left="24" w:right="0" w:firstLine="0"/>
      </w:pPr>
      <w:r>
        <w:t xml:space="preserve"> </w:t>
      </w:r>
    </w:p>
    <w:p w14:paraId="5AF8766E" w14:textId="77777777" w:rsidR="002A0287" w:rsidRDefault="00000000">
      <w:pPr>
        <w:spacing w:after="167"/>
        <w:ind w:left="19" w:right="15"/>
      </w:pPr>
      <w:r>
        <w:t xml:space="preserve">Heute sage ich Bienchen, und mein Bruder lacht. Aber es fehlt einer. Der dritte Zwilling fehlt. </w:t>
      </w:r>
    </w:p>
    <w:p w14:paraId="08E44317" w14:textId="77777777" w:rsidR="002A0287" w:rsidRDefault="00000000">
      <w:pPr>
        <w:spacing w:after="178" w:line="259" w:lineRule="auto"/>
        <w:ind w:left="24" w:right="0" w:firstLine="0"/>
      </w:pPr>
      <w:r>
        <w:t xml:space="preserve"> </w:t>
      </w:r>
    </w:p>
    <w:p w14:paraId="37EE76C3" w14:textId="77777777" w:rsidR="002A0287" w:rsidRDefault="00000000">
      <w:pPr>
        <w:spacing w:after="178" w:line="259" w:lineRule="auto"/>
        <w:ind w:left="24" w:right="0" w:firstLine="0"/>
      </w:pPr>
      <w:r>
        <w:t xml:space="preserve"> </w:t>
      </w:r>
    </w:p>
    <w:p w14:paraId="524EF386" w14:textId="77777777" w:rsidR="002A0287" w:rsidRDefault="00000000">
      <w:pPr>
        <w:spacing w:after="174"/>
        <w:ind w:left="19" w:right="15"/>
      </w:pPr>
      <w:r>
        <w:t xml:space="preserve">[Ende Intermezzo: Bienchen] </w:t>
      </w:r>
    </w:p>
    <w:p w14:paraId="39E14FF8" w14:textId="77777777" w:rsidR="002A0287" w:rsidRDefault="00000000">
      <w:pPr>
        <w:spacing w:after="178" w:line="259" w:lineRule="auto"/>
        <w:ind w:left="24" w:right="0" w:firstLine="0"/>
      </w:pPr>
      <w:r>
        <w:t xml:space="preserve"> </w:t>
      </w:r>
    </w:p>
    <w:p w14:paraId="13C5B357" w14:textId="77777777" w:rsidR="002A0287" w:rsidRDefault="00000000">
      <w:pPr>
        <w:spacing w:after="178" w:line="259" w:lineRule="auto"/>
        <w:ind w:left="24" w:right="0" w:firstLine="0"/>
      </w:pPr>
      <w:r>
        <w:t xml:space="preserve"> </w:t>
      </w:r>
    </w:p>
    <w:p w14:paraId="227DC6B5" w14:textId="77777777" w:rsidR="002A0287" w:rsidRDefault="00000000">
      <w:pPr>
        <w:spacing w:after="0" w:line="259" w:lineRule="auto"/>
        <w:ind w:left="24" w:right="0" w:firstLine="0"/>
      </w:pPr>
      <w:r>
        <w:t xml:space="preserve"> </w:t>
      </w:r>
    </w:p>
    <w:p w14:paraId="4E3CC6C6" w14:textId="77777777" w:rsidR="002A0287" w:rsidRDefault="00000000">
      <w:pPr>
        <w:pStyle w:val="berschrift1"/>
        <w:spacing w:after="200"/>
        <w:ind w:left="19"/>
      </w:pPr>
      <w:bookmarkStart w:id="19" w:name="_Toc169956"/>
      <w:r>
        <w:rPr>
          <w:rFonts w:ascii="Georgia" w:eastAsia="Georgia" w:hAnsi="Georgia" w:cs="Georgia"/>
          <w:b w:val="0"/>
          <w:i w:val="0"/>
          <w:color w:val="0F4761"/>
        </w:rPr>
        <w:lastRenderedPageBreak/>
        <w:t xml:space="preserve">INTERMEZZO </w:t>
      </w:r>
      <w:bookmarkEnd w:id="19"/>
    </w:p>
    <w:p w14:paraId="0CA27C8A" w14:textId="77777777" w:rsidR="002A0287" w:rsidRDefault="00000000">
      <w:pPr>
        <w:pStyle w:val="berschrift2"/>
        <w:ind w:left="19"/>
      </w:pPr>
      <w:bookmarkStart w:id="20" w:name="_Toc169957"/>
      <w:r>
        <w:t xml:space="preserve">Crossgolf, Sonnenbrillen und stubenreine Hühner </w:t>
      </w:r>
      <w:bookmarkEnd w:id="20"/>
    </w:p>
    <w:p w14:paraId="50906F1B" w14:textId="77777777" w:rsidR="002A0287" w:rsidRDefault="00000000">
      <w:pPr>
        <w:ind w:left="19" w:right="15"/>
      </w:pPr>
      <w:r>
        <w:t xml:space="preserve">Münster, irgendwann in den 90ern </w:t>
      </w:r>
    </w:p>
    <w:p w14:paraId="500348C2"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3922C4D2" wp14:editId="05E57041">
                <wp:extent cx="4394200" cy="10160"/>
                <wp:effectExtent l="0" t="0" r="0" b="0"/>
                <wp:docPr id="138096" name="Group 13809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89" name="Picture 164389"/>
                          <pic:cNvPicPr/>
                        </pic:nvPicPr>
                        <pic:blipFill>
                          <a:blip r:embed="rId35"/>
                          <a:stretch>
                            <a:fillRect/>
                          </a:stretch>
                        </pic:blipFill>
                        <pic:spPr>
                          <a:xfrm>
                            <a:off x="-3364" y="-4769"/>
                            <a:ext cx="4398264" cy="15240"/>
                          </a:xfrm>
                          <a:prstGeom prst="rect">
                            <a:avLst/>
                          </a:prstGeom>
                        </pic:spPr>
                      </pic:pic>
                    </wpg:wgp>
                  </a:graphicData>
                </a:graphic>
              </wp:inline>
            </w:drawing>
          </mc:Choice>
          <mc:Fallback xmlns:a="http://schemas.openxmlformats.org/drawingml/2006/main">
            <w:pict>
              <v:group id="Group 138096" style="width:346pt;height:0.799988pt;mso-position-horizontal-relative:char;mso-position-vertical-relative:line" coordsize="43942,101">
                <v:shape id="Picture 164389" style="position:absolute;width:43982;height:152;left:-33;top:-47;" filled="f">
                  <v:imagedata r:id="rId36"/>
                </v:shape>
              </v:group>
            </w:pict>
          </mc:Fallback>
        </mc:AlternateContent>
      </w:r>
      <w:r>
        <w:t xml:space="preserve"> </w:t>
      </w:r>
    </w:p>
    <w:p w14:paraId="290B0E2C" w14:textId="77777777" w:rsidR="002A0287" w:rsidRDefault="00000000">
      <w:pPr>
        <w:spacing w:after="148"/>
        <w:ind w:left="19" w:right="15"/>
      </w:pPr>
      <w:r>
        <w:t xml:space="preserve">Ich wohnte in einem schönen Neubau. Freundliche Nachbarn. Einen Park direkt vor der Tür. In dem saß ich oft und zeichnete die Bäume. Ging arbeiten und hatte meinen Spaß. </w:t>
      </w:r>
    </w:p>
    <w:p w14:paraId="282B83B4" w14:textId="77777777" w:rsidR="002A0287" w:rsidRDefault="00000000">
      <w:pPr>
        <w:ind w:left="19" w:right="15"/>
      </w:pPr>
      <w:r>
        <w:t xml:space="preserve">Meine Jungs besuchten mich hin und wieder, und ich fuhr zu ihnen nach Hause, wenn ich ein langes Wochenende oder Urlaub hatte. </w:t>
      </w:r>
    </w:p>
    <w:p w14:paraId="28686270"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4E10176C" wp14:editId="5A5F71B6">
                <wp:extent cx="4394200" cy="10160"/>
                <wp:effectExtent l="0" t="0" r="0" b="0"/>
                <wp:docPr id="138097" name="Group 13809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0" name="Picture 164390"/>
                          <pic:cNvPicPr/>
                        </pic:nvPicPr>
                        <pic:blipFill>
                          <a:blip r:embed="rId29"/>
                          <a:stretch>
                            <a:fillRect/>
                          </a:stretch>
                        </pic:blipFill>
                        <pic:spPr>
                          <a:xfrm>
                            <a:off x="-3364" y="-3520"/>
                            <a:ext cx="4398264" cy="15240"/>
                          </a:xfrm>
                          <a:prstGeom prst="rect">
                            <a:avLst/>
                          </a:prstGeom>
                        </pic:spPr>
                      </pic:pic>
                      <pic:pic xmlns:pic="http://schemas.openxmlformats.org/drawingml/2006/picture">
                        <pic:nvPicPr>
                          <pic:cNvPr id="164391" name="Picture 164391"/>
                          <pic:cNvPicPr/>
                        </pic:nvPicPr>
                        <pic:blipFill>
                          <a:blip r:embed="rId29"/>
                          <a:stretch>
                            <a:fillRect/>
                          </a:stretch>
                        </pic:blipFill>
                        <pic:spPr>
                          <a:xfrm>
                            <a:off x="-3364" y="-3520"/>
                            <a:ext cx="4398264" cy="15240"/>
                          </a:xfrm>
                          <a:prstGeom prst="rect">
                            <a:avLst/>
                          </a:prstGeom>
                        </pic:spPr>
                      </pic:pic>
                    </wpg:wgp>
                  </a:graphicData>
                </a:graphic>
              </wp:inline>
            </w:drawing>
          </mc:Choice>
          <mc:Fallback xmlns:a="http://schemas.openxmlformats.org/drawingml/2006/main">
            <w:pict>
              <v:group id="Group 138097" style="width:346pt;height:0.799988pt;mso-position-horizontal-relative:char;mso-position-vertical-relative:line" coordsize="43942,101">
                <v:shape id="Picture 164390" style="position:absolute;width:43982;height:152;left:-33;top:-35;" filled="f">
                  <v:imagedata r:id="rId30"/>
                </v:shape>
                <v:shape id="Picture 164391" style="position:absolute;width:43982;height:152;left:-33;top:-35;" filled="f">
                  <v:imagedata r:id="rId30"/>
                </v:shape>
              </v:group>
            </w:pict>
          </mc:Fallback>
        </mc:AlternateContent>
      </w:r>
      <w:r>
        <w:t xml:space="preserve"> </w:t>
      </w:r>
    </w:p>
    <w:p w14:paraId="4795388E" w14:textId="77777777" w:rsidR="002A0287" w:rsidRDefault="00000000">
      <w:pPr>
        <w:pStyle w:val="berschrift2"/>
        <w:ind w:left="19"/>
      </w:pPr>
      <w:bookmarkStart w:id="21" w:name="_Toc169958"/>
      <w:r>
        <w:t xml:space="preserve">Der Tag, an dem Bienchen kam </w:t>
      </w:r>
      <w:bookmarkEnd w:id="21"/>
    </w:p>
    <w:p w14:paraId="42A77F92" w14:textId="77777777" w:rsidR="002A0287" w:rsidRDefault="00000000">
      <w:pPr>
        <w:spacing w:after="148"/>
        <w:ind w:left="19" w:right="15"/>
      </w:pPr>
      <w:r>
        <w:t xml:space="preserve">Es war der Tag, an dem Bienchen kam. Aber nachdem Bienchen schon wieder weg war. </w:t>
      </w:r>
    </w:p>
    <w:p w14:paraId="2ED5D1AB" w14:textId="77777777" w:rsidR="002A0287" w:rsidRDefault="00000000">
      <w:pPr>
        <w:spacing w:after="148"/>
        <w:ind w:left="19" w:right="15"/>
      </w:pPr>
      <w:r>
        <w:t xml:space="preserve">Wir hatten Bauchschmerzen vor Lachen. Die Kellner ließen uns sitzen. Sie kannten mich und räumten auf, brachten uns Bier und lachten mit uns über die Hummel. </w:t>
      </w:r>
    </w:p>
    <w:p w14:paraId="5BD9477D" w14:textId="77777777" w:rsidR="002A0287" w:rsidRDefault="00000000">
      <w:pPr>
        <w:spacing w:after="153"/>
        <w:ind w:left="19" w:right="15"/>
      </w:pPr>
      <w:r>
        <w:t xml:space="preserve">Irgendwann mussten sie zusperren, und wir gingen mit </w:t>
      </w:r>
      <w:proofErr w:type="spellStart"/>
      <w:r>
        <w:t>Fußpils</w:t>
      </w:r>
      <w:proofErr w:type="spellEnd"/>
      <w:r>
        <w:t xml:space="preserve"> Richtung Stadtmauer. </w:t>
      </w:r>
    </w:p>
    <w:p w14:paraId="3998735B" w14:textId="77777777" w:rsidR="002A0287" w:rsidRDefault="00000000">
      <w:pPr>
        <w:spacing w:after="145"/>
        <w:ind w:left="19" w:right="15"/>
      </w:pPr>
      <w:r>
        <w:t xml:space="preserve">„Wo iss jetzt die Scheiß Stadtmauer?“, fragte einer. </w:t>
      </w:r>
    </w:p>
    <w:p w14:paraId="288E47F2" w14:textId="77777777" w:rsidR="002A0287" w:rsidRDefault="00000000">
      <w:pPr>
        <w:ind w:left="19" w:right="15"/>
      </w:pPr>
      <w:r>
        <w:t xml:space="preserve">Gelächter. </w:t>
      </w:r>
    </w:p>
    <w:p w14:paraId="756AD93D"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1A9A270A" wp14:editId="26D86EE5">
                <wp:extent cx="4394200" cy="10160"/>
                <wp:effectExtent l="0" t="0" r="0" b="0"/>
                <wp:docPr id="138098" name="Group 13809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2" name="Picture 164392"/>
                          <pic:cNvPicPr/>
                        </pic:nvPicPr>
                        <pic:blipFill>
                          <a:blip r:embed="rId8"/>
                          <a:stretch>
                            <a:fillRect/>
                          </a:stretch>
                        </pic:blipFill>
                        <pic:spPr>
                          <a:xfrm>
                            <a:off x="-3364" y="-4530"/>
                            <a:ext cx="4398264" cy="15240"/>
                          </a:xfrm>
                          <a:prstGeom prst="rect">
                            <a:avLst/>
                          </a:prstGeom>
                        </pic:spPr>
                      </pic:pic>
                      <pic:pic xmlns:pic="http://schemas.openxmlformats.org/drawingml/2006/picture">
                        <pic:nvPicPr>
                          <pic:cNvPr id="164393" name="Picture 164393"/>
                          <pic:cNvPicPr/>
                        </pic:nvPicPr>
                        <pic:blipFill>
                          <a:blip r:embed="rId8"/>
                          <a:stretch>
                            <a:fillRect/>
                          </a:stretch>
                        </pic:blipFill>
                        <pic:spPr>
                          <a:xfrm>
                            <a:off x="-3364" y="-4530"/>
                            <a:ext cx="4398264" cy="15240"/>
                          </a:xfrm>
                          <a:prstGeom prst="rect">
                            <a:avLst/>
                          </a:prstGeom>
                        </pic:spPr>
                      </pic:pic>
                    </wpg:wgp>
                  </a:graphicData>
                </a:graphic>
              </wp:inline>
            </w:drawing>
          </mc:Choice>
          <mc:Fallback xmlns:a="http://schemas.openxmlformats.org/drawingml/2006/main">
            <w:pict>
              <v:group id="Group 138098" style="width:346pt;height:0.800018pt;mso-position-horizontal-relative:char;mso-position-vertical-relative:line" coordsize="43942,101">
                <v:shape id="Picture 164392" style="position:absolute;width:43982;height:152;left:-33;top:-45;" filled="f">
                  <v:imagedata r:id="rId14"/>
                </v:shape>
                <v:shape id="Picture 164393" style="position:absolute;width:43982;height:152;left:-33;top:-45;" filled="f">
                  <v:imagedata r:id="rId14"/>
                </v:shape>
              </v:group>
            </w:pict>
          </mc:Fallback>
        </mc:AlternateContent>
      </w:r>
      <w:r>
        <w:t xml:space="preserve"> </w:t>
      </w:r>
    </w:p>
    <w:p w14:paraId="1F1D008F" w14:textId="77777777" w:rsidR="002A0287" w:rsidRDefault="00000000">
      <w:pPr>
        <w:pStyle w:val="berschrift2"/>
        <w:ind w:left="19"/>
      </w:pPr>
      <w:bookmarkStart w:id="22" w:name="_Toc169959"/>
      <w:r>
        <w:t xml:space="preserve">Der Flohmarkt </w:t>
      </w:r>
      <w:bookmarkEnd w:id="22"/>
    </w:p>
    <w:p w14:paraId="36AB2A1E" w14:textId="77777777" w:rsidR="002A0287" w:rsidRDefault="00000000">
      <w:pPr>
        <w:spacing w:after="153"/>
        <w:ind w:left="19" w:right="15"/>
      </w:pPr>
      <w:r>
        <w:t xml:space="preserve">Ich wusste, dass der Flohmarkt gerade aufgebaut wurde. Wir gingen Richtung Aasee. Die Stände waren da, und ich wusste, dass es jetzt erst richtig losgehen würde. </w:t>
      </w:r>
    </w:p>
    <w:p w14:paraId="5F7B9544" w14:textId="77777777" w:rsidR="002A0287" w:rsidRDefault="00000000">
      <w:pPr>
        <w:spacing w:after="145"/>
        <w:ind w:left="19" w:right="15"/>
      </w:pPr>
      <w:r>
        <w:t xml:space="preserve">Sowas kannten sie nicht. Nicht in diesen Dimensionen. </w:t>
      </w:r>
    </w:p>
    <w:p w14:paraId="231A3FC6" w14:textId="77777777" w:rsidR="002A0287" w:rsidRDefault="00000000">
      <w:pPr>
        <w:spacing w:after="145"/>
        <w:ind w:left="19" w:right="15"/>
      </w:pPr>
      <w:r>
        <w:t xml:space="preserve">Und es wurde wild. </w:t>
      </w:r>
    </w:p>
    <w:p w14:paraId="410D6240" w14:textId="77777777" w:rsidR="002A0287" w:rsidRDefault="00000000">
      <w:pPr>
        <w:spacing w:after="150"/>
        <w:ind w:left="19" w:right="15"/>
      </w:pPr>
      <w:r>
        <w:t xml:space="preserve">“Bart, er will nicht handeln” Live </w:t>
      </w:r>
      <w:proofErr w:type="spellStart"/>
      <w:r>
        <w:t>of</w:t>
      </w:r>
      <w:proofErr w:type="spellEnd"/>
      <w:r>
        <w:t xml:space="preserve"> Brian. Wieder </w:t>
      </w:r>
      <w:proofErr w:type="spellStart"/>
      <w:r>
        <w:t>gelächter</w:t>
      </w:r>
      <w:proofErr w:type="spellEnd"/>
      <w:r>
        <w:t xml:space="preserve">. </w:t>
      </w:r>
    </w:p>
    <w:p w14:paraId="397F0A7E" w14:textId="77777777" w:rsidR="002A0287" w:rsidRDefault="00000000">
      <w:pPr>
        <w:spacing w:after="148"/>
        <w:ind w:left="19" w:right="15"/>
      </w:pPr>
      <w:r>
        <w:t xml:space="preserve">Irgendwann hatte mein Bruder einen Taucheranzug an, und Jörg trug eine sehr hässliche Sonnenbrille mit Glitzer und Gold. Wir lagen wieder auf dem Boden. </w:t>
      </w:r>
    </w:p>
    <w:p w14:paraId="59C24410" w14:textId="77777777" w:rsidR="002A0287" w:rsidRDefault="00000000">
      <w:pPr>
        <w:spacing w:after="145"/>
        <w:ind w:left="19" w:right="15"/>
      </w:pPr>
      <w:r>
        <w:t xml:space="preserve">So ging das eine ganze Weile. </w:t>
      </w:r>
    </w:p>
    <w:p w14:paraId="0CB9EDD0" w14:textId="77777777" w:rsidR="002A0287" w:rsidRDefault="00000000">
      <w:pPr>
        <w:ind w:left="19" w:right="15"/>
      </w:pPr>
      <w:r>
        <w:t xml:space="preserve">Wir aßen etwas an einem Stand. Kauften Sonnenbrillen. Eine schlimmer als die andere. </w:t>
      </w:r>
    </w:p>
    <w:p w14:paraId="53E4E96D" w14:textId="77777777" w:rsidR="002A0287" w:rsidRDefault="00000000">
      <w:pPr>
        <w:spacing w:after="0" w:line="259" w:lineRule="auto"/>
        <w:ind w:left="0" w:right="2086" w:firstLine="0"/>
        <w:jc w:val="center"/>
      </w:pPr>
      <w:r>
        <w:rPr>
          <w:rFonts w:ascii="Calibri" w:eastAsia="Calibri" w:hAnsi="Calibri" w:cs="Calibri"/>
          <w:noProof/>
          <w:sz w:val="22"/>
        </w:rPr>
        <mc:AlternateContent>
          <mc:Choice Requires="wpg">
            <w:drawing>
              <wp:inline distT="0" distB="0" distL="0" distR="0" wp14:anchorId="58230CE0" wp14:editId="53B1C45E">
                <wp:extent cx="4394200" cy="10160"/>
                <wp:effectExtent l="0" t="0" r="0" b="0"/>
                <wp:docPr id="138099" name="Group 13809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4" name="Picture 164394"/>
                          <pic:cNvPicPr/>
                        </pic:nvPicPr>
                        <pic:blipFill>
                          <a:blip r:embed="rId27"/>
                          <a:stretch>
                            <a:fillRect/>
                          </a:stretch>
                        </pic:blipFill>
                        <pic:spPr>
                          <a:xfrm>
                            <a:off x="-3364" y="-5408"/>
                            <a:ext cx="4398264" cy="18288"/>
                          </a:xfrm>
                          <a:prstGeom prst="rect">
                            <a:avLst/>
                          </a:prstGeom>
                        </pic:spPr>
                      </pic:pic>
                    </wpg:wgp>
                  </a:graphicData>
                </a:graphic>
              </wp:inline>
            </w:drawing>
          </mc:Choice>
          <mc:Fallback xmlns:a="http://schemas.openxmlformats.org/drawingml/2006/main">
            <w:pict>
              <v:group id="Group 138099" style="width:346pt;height:0.799988pt;mso-position-horizontal-relative:char;mso-position-vertical-relative:line" coordsize="43942,101">
                <v:shape id="Picture 164394" style="position:absolute;width:43982;height:182;left:-33;top:-54;" filled="f">
                  <v:imagedata r:id="rId28"/>
                </v:shape>
              </v:group>
            </w:pict>
          </mc:Fallback>
        </mc:AlternateContent>
      </w:r>
      <w:r>
        <w:t xml:space="preserve"> </w:t>
      </w:r>
    </w:p>
    <w:p w14:paraId="0FDBE287" w14:textId="77777777" w:rsidR="002A0287" w:rsidRDefault="00000000">
      <w:pPr>
        <w:pStyle w:val="berschrift2"/>
        <w:ind w:left="19"/>
      </w:pPr>
      <w:bookmarkStart w:id="23" w:name="_Toc169960"/>
      <w:r>
        <w:t xml:space="preserve">Der </w:t>
      </w:r>
      <w:proofErr w:type="spellStart"/>
      <w:r>
        <w:t>Brillenkontest</w:t>
      </w:r>
      <w:proofErr w:type="spellEnd"/>
      <w:r>
        <w:t xml:space="preserve"> </w:t>
      </w:r>
      <w:bookmarkEnd w:id="23"/>
    </w:p>
    <w:p w14:paraId="018E060D" w14:textId="77777777" w:rsidR="002A0287" w:rsidRDefault="00000000">
      <w:pPr>
        <w:spacing w:after="145"/>
        <w:ind w:left="19" w:right="15"/>
      </w:pPr>
      <w:r>
        <w:t xml:space="preserve">Irgendwann trennten wir uns. </w:t>
      </w:r>
    </w:p>
    <w:p w14:paraId="408ACC42" w14:textId="77777777" w:rsidR="002A0287" w:rsidRDefault="00000000">
      <w:pPr>
        <w:spacing w:after="153"/>
        <w:ind w:left="19" w:right="15"/>
      </w:pPr>
      <w:r>
        <w:lastRenderedPageBreak/>
        <w:t xml:space="preserve">„Wir treffen uns hier wieder in einer Stunde. Wer die aller-, wirklich allerhässlichste Sonnenbrille findet, ist König des Tages.” </w:t>
      </w:r>
    </w:p>
    <w:p w14:paraId="27CAC7E9" w14:textId="77777777" w:rsidR="002A0287" w:rsidRDefault="00000000">
      <w:pPr>
        <w:ind w:left="19" w:right="15"/>
      </w:pPr>
      <w:r>
        <w:t xml:space="preserve">Das war ein Plan, der nicht weiter besprochen werden musste. Ein guter. Ein einfacher Plan. </w:t>
      </w:r>
    </w:p>
    <w:p w14:paraId="296402F9"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65C71F91" wp14:editId="2312DA37">
                <wp:extent cx="4394200" cy="10160"/>
                <wp:effectExtent l="0" t="0" r="0" b="0"/>
                <wp:docPr id="138173" name="Group 13817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5" name="Picture 164395"/>
                          <pic:cNvPicPr/>
                        </pic:nvPicPr>
                        <pic:blipFill>
                          <a:blip r:embed="rId37"/>
                          <a:stretch>
                            <a:fillRect/>
                          </a:stretch>
                        </pic:blipFill>
                        <pic:spPr>
                          <a:xfrm>
                            <a:off x="-3364" y="-4075"/>
                            <a:ext cx="4398264" cy="15240"/>
                          </a:xfrm>
                          <a:prstGeom prst="rect">
                            <a:avLst/>
                          </a:prstGeom>
                        </pic:spPr>
                      </pic:pic>
                    </wpg:wgp>
                  </a:graphicData>
                </a:graphic>
              </wp:inline>
            </w:drawing>
          </mc:Choice>
          <mc:Fallback xmlns:a="http://schemas.openxmlformats.org/drawingml/2006/main">
            <w:pict>
              <v:group id="Group 138173" style="width:346pt;height:0.799988pt;mso-position-horizontal-relative:char;mso-position-vertical-relative:line" coordsize="43942,101">
                <v:shape id="Picture 164395" style="position:absolute;width:43982;height:152;left:-33;top:-40;" filled="f">
                  <v:imagedata r:id="rId38"/>
                </v:shape>
              </v:group>
            </w:pict>
          </mc:Fallback>
        </mc:AlternateContent>
      </w:r>
      <w:r>
        <w:t xml:space="preserve"> </w:t>
      </w:r>
    </w:p>
    <w:p w14:paraId="7CD2CF50" w14:textId="77777777" w:rsidR="002A0287" w:rsidRDefault="00000000">
      <w:pPr>
        <w:spacing w:after="148"/>
        <w:ind w:left="19" w:right="15"/>
      </w:pPr>
      <w:r>
        <w:t xml:space="preserve">Irgendwann am Vormittag hatte ich es mir auf einer Decke bequem gemacht, die ich gekauft hatte. Ich auf der Decke und der Plunder, den ich erhandelt hatte, um mich herum verteilt. </w:t>
      </w:r>
    </w:p>
    <w:p w14:paraId="3E682D7E" w14:textId="77777777" w:rsidR="002A0287" w:rsidRDefault="00000000">
      <w:pPr>
        <w:spacing w:after="141"/>
        <w:ind w:left="19" w:right="171"/>
      </w:pPr>
      <w:r>
        <w:t xml:space="preserve">Bücher. Actionfiguren von Star Wars. Eine Ausgabe </w:t>
      </w:r>
      <w:proofErr w:type="gramStart"/>
      <w:r>
        <w:t>vom Anhalter</w:t>
      </w:r>
      <w:proofErr w:type="gramEnd"/>
      <w:r>
        <w:t xml:space="preserve">. Meine vierte. Ein Satz Golfschläger plus einer Tüte voller Bälle. Weiterer Plunder, an den ich mich nicht mehr erinnern kann. Doch da war eine Mitropa </w:t>
      </w:r>
      <w:proofErr w:type="spellStart"/>
      <w:r>
        <w:t>Kaffemaschine</w:t>
      </w:r>
      <w:proofErr w:type="spellEnd"/>
      <w:r>
        <w:t xml:space="preserve">… Irgendwann kamen die Jungs. Ich war eingeschlafen. </w:t>
      </w:r>
    </w:p>
    <w:p w14:paraId="3DA61729" w14:textId="77777777" w:rsidR="002A0287" w:rsidRDefault="00000000">
      <w:pPr>
        <w:spacing w:after="145"/>
        <w:ind w:left="19" w:right="15"/>
      </w:pPr>
      <w:r>
        <w:t xml:space="preserve">Später wachte ich auf. Sonnenbrand. Kater. Und schnarchende Kollegen. </w:t>
      </w:r>
    </w:p>
    <w:p w14:paraId="27D35850" w14:textId="77777777" w:rsidR="002A0287" w:rsidRDefault="00000000">
      <w:pPr>
        <w:ind w:left="19" w:right="15"/>
      </w:pPr>
      <w:r>
        <w:t xml:space="preserve">Überall um uns herum Sonnenbrillen. Hunderte. Wirklich. Über 120 Stück. Eine schlimmer als die andere. </w:t>
      </w:r>
    </w:p>
    <w:p w14:paraId="71EFB56C"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254A2FF9" wp14:editId="2A1F1B94">
                <wp:extent cx="4394200" cy="10160"/>
                <wp:effectExtent l="0" t="0" r="0" b="0"/>
                <wp:docPr id="138174" name="Group 13817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6" name="Picture 164396"/>
                          <pic:cNvPicPr/>
                        </pic:nvPicPr>
                        <pic:blipFill>
                          <a:blip r:embed="rId25"/>
                          <a:stretch>
                            <a:fillRect/>
                          </a:stretch>
                        </pic:blipFill>
                        <pic:spPr>
                          <a:xfrm>
                            <a:off x="-3364" y="-5541"/>
                            <a:ext cx="4398264" cy="18288"/>
                          </a:xfrm>
                          <a:prstGeom prst="rect">
                            <a:avLst/>
                          </a:prstGeom>
                        </pic:spPr>
                      </pic:pic>
                    </wpg:wgp>
                  </a:graphicData>
                </a:graphic>
              </wp:inline>
            </w:drawing>
          </mc:Choice>
          <mc:Fallback xmlns:a="http://schemas.openxmlformats.org/drawingml/2006/main">
            <w:pict>
              <v:group id="Group 138174" style="width:346pt;height:0.799988pt;mso-position-horizontal-relative:char;mso-position-vertical-relative:line" coordsize="43942,101">
                <v:shape id="Picture 164396" style="position:absolute;width:43982;height:182;left:-33;top:-55;" filled="f">
                  <v:imagedata r:id="rId26"/>
                </v:shape>
              </v:group>
            </w:pict>
          </mc:Fallback>
        </mc:AlternateContent>
      </w:r>
      <w:r>
        <w:t xml:space="preserve"> </w:t>
      </w:r>
    </w:p>
    <w:p w14:paraId="140FF190" w14:textId="77777777" w:rsidR="002A0287" w:rsidRDefault="00000000">
      <w:pPr>
        <w:pStyle w:val="berschrift2"/>
        <w:ind w:left="19"/>
      </w:pPr>
      <w:bookmarkStart w:id="24" w:name="_Toc169961"/>
      <w:r>
        <w:t xml:space="preserve">Das Schnitzel </w:t>
      </w:r>
      <w:bookmarkEnd w:id="24"/>
    </w:p>
    <w:p w14:paraId="42B2E86B" w14:textId="77777777" w:rsidR="002A0287" w:rsidRDefault="00000000">
      <w:pPr>
        <w:spacing w:after="145"/>
        <w:ind w:left="19" w:right="15"/>
      </w:pPr>
      <w:r>
        <w:t xml:space="preserve">Wir packten den Krempel ein und gingen los. </w:t>
      </w:r>
    </w:p>
    <w:p w14:paraId="648B392B" w14:textId="77777777" w:rsidR="002A0287" w:rsidRDefault="00000000">
      <w:pPr>
        <w:spacing w:after="148"/>
        <w:ind w:left="19" w:right="15"/>
      </w:pPr>
      <w:r>
        <w:t xml:space="preserve">Bei der ersten Kneipe fragte ich den Koch, der gerade seine Schicht begonnen hatte, ob wir den Scheiß unterstellen können und ein Bier bekommen. </w:t>
      </w:r>
    </w:p>
    <w:p w14:paraId="4C1D20D4" w14:textId="77777777" w:rsidR="002A0287" w:rsidRDefault="00000000">
      <w:pPr>
        <w:spacing w:after="150"/>
        <w:ind w:left="19" w:right="15"/>
      </w:pPr>
      <w:r>
        <w:t xml:space="preserve">„Na klar. Soll ich euch was kochen? Ihr seht scheiße aus.” </w:t>
      </w:r>
    </w:p>
    <w:p w14:paraId="148148AC" w14:textId="77777777" w:rsidR="002A0287" w:rsidRDefault="00000000">
      <w:pPr>
        <w:spacing w:after="148"/>
        <w:ind w:left="19" w:right="15"/>
      </w:pPr>
      <w:r>
        <w:t xml:space="preserve">Nach Schnitzel und einem frischen Bier ging es uns besser, und wir machten uns wieder auf den Weg. </w:t>
      </w:r>
    </w:p>
    <w:p w14:paraId="3ECDB84A" w14:textId="77777777" w:rsidR="002A0287" w:rsidRDefault="00000000">
      <w:pPr>
        <w:spacing w:after="148"/>
        <w:ind w:left="19" w:right="15"/>
      </w:pPr>
      <w:r>
        <w:t xml:space="preserve">Nur noch Sonnenbrillen und </w:t>
      </w:r>
      <w:proofErr w:type="spellStart"/>
      <w:r>
        <w:t>Golfsack</w:t>
      </w:r>
      <w:proofErr w:type="spellEnd"/>
      <w:r>
        <w:t xml:space="preserve"> mit Schlägern und Bällen dabei. Verkatert oder schon wieder betrunken gingen wir ein Stück und lachten über die Sonnenbrillen, die wir eine nach der anderen ausprobierten. </w:t>
      </w:r>
    </w:p>
    <w:p w14:paraId="7523C57F" w14:textId="77777777" w:rsidR="002A0287" w:rsidRDefault="00000000">
      <w:pPr>
        <w:spacing w:after="148"/>
        <w:ind w:left="19" w:right="15"/>
      </w:pPr>
      <w:r>
        <w:t xml:space="preserve">Mein Bruder hatte einen Bogen dabei. Mit Köcher und Pfeilen. War mir gerade aufgefallen. Hatte ich vorher nicht bemerkt. </w:t>
      </w:r>
    </w:p>
    <w:p w14:paraId="785C9870" w14:textId="77777777" w:rsidR="002A0287" w:rsidRDefault="00000000">
      <w:pPr>
        <w:ind w:left="19" w:right="15"/>
      </w:pPr>
      <w:r>
        <w:t xml:space="preserve">Warum nur? </w:t>
      </w:r>
    </w:p>
    <w:p w14:paraId="1350F1E8"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0671D87B" wp14:editId="588AA6BF">
                <wp:extent cx="4394200" cy="10161"/>
                <wp:effectExtent l="0" t="0" r="0" b="0"/>
                <wp:docPr id="138175" name="Group 138175"/>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397" name="Picture 164397"/>
                          <pic:cNvPicPr/>
                        </pic:nvPicPr>
                        <pic:blipFill>
                          <a:blip r:embed="rId39"/>
                          <a:stretch>
                            <a:fillRect/>
                          </a:stretch>
                        </pic:blipFill>
                        <pic:spPr>
                          <a:xfrm>
                            <a:off x="-3364" y="-3238"/>
                            <a:ext cx="4398264" cy="15240"/>
                          </a:xfrm>
                          <a:prstGeom prst="rect">
                            <a:avLst/>
                          </a:prstGeom>
                        </pic:spPr>
                      </pic:pic>
                    </wpg:wgp>
                  </a:graphicData>
                </a:graphic>
              </wp:inline>
            </w:drawing>
          </mc:Choice>
          <mc:Fallback xmlns:a="http://schemas.openxmlformats.org/drawingml/2006/main">
            <w:pict>
              <v:group id="Group 138175" style="width:346pt;height:0.800049pt;mso-position-horizontal-relative:char;mso-position-vertical-relative:line" coordsize="43942,101">
                <v:shape id="Picture 164397" style="position:absolute;width:43982;height:152;left:-33;top:-32;" filled="f">
                  <v:imagedata r:id="rId40"/>
                </v:shape>
              </v:group>
            </w:pict>
          </mc:Fallback>
        </mc:AlternateContent>
      </w:r>
      <w:r>
        <w:t xml:space="preserve"> </w:t>
      </w:r>
    </w:p>
    <w:p w14:paraId="235D1671" w14:textId="77777777" w:rsidR="002A0287" w:rsidRDefault="00000000">
      <w:pPr>
        <w:pStyle w:val="berschrift2"/>
        <w:ind w:left="19"/>
      </w:pPr>
      <w:bookmarkStart w:id="25" w:name="_Toc169962"/>
      <w:r>
        <w:t xml:space="preserve">Crossgolf </w:t>
      </w:r>
      <w:bookmarkEnd w:id="25"/>
    </w:p>
    <w:p w14:paraId="4532B9A1" w14:textId="77777777" w:rsidR="002A0287" w:rsidRDefault="00000000">
      <w:pPr>
        <w:spacing w:after="145"/>
        <w:ind w:left="19" w:right="15"/>
      </w:pPr>
      <w:r>
        <w:t xml:space="preserve">Der Spaß ging erst richtig los. </w:t>
      </w:r>
    </w:p>
    <w:p w14:paraId="46082164" w14:textId="77777777" w:rsidR="002A0287" w:rsidRDefault="00000000">
      <w:pPr>
        <w:ind w:left="19" w:right="15"/>
      </w:pPr>
      <w:r>
        <w:t xml:space="preserve">Crossgolf durch die Stadt. Es begann langsam. </w:t>
      </w:r>
    </w:p>
    <w:p w14:paraId="40F5D33E" w14:textId="77777777" w:rsidR="002A0287" w:rsidRDefault="00000000">
      <w:pPr>
        <w:spacing w:after="148"/>
        <w:ind w:left="19" w:right="15"/>
      </w:pPr>
      <w:r>
        <w:t xml:space="preserve">Mein Bruder übte Bogenschießen. Wir spielten Minigolf auf irgendeiner Wiese. Münster hat viele Wiesen. Oder hatte – war lange nicht da. </w:t>
      </w:r>
    </w:p>
    <w:p w14:paraId="31B5CA2A" w14:textId="77777777" w:rsidR="002A0287" w:rsidRDefault="00000000">
      <w:pPr>
        <w:spacing w:after="145"/>
        <w:ind w:left="19" w:right="15"/>
      </w:pPr>
      <w:r>
        <w:lastRenderedPageBreak/>
        <w:t xml:space="preserve">„Über die Bank, auf den Weg, bis zum Briefkasten.” </w:t>
      </w:r>
    </w:p>
    <w:p w14:paraId="26198287" w14:textId="77777777" w:rsidR="002A0287" w:rsidRDefault="00000000">
      <w:pPr>
        <w:spacing w:after="150"/>
        <w:ind w:left="19" w:right="15"/>
      </w:pPr>
      <w:r>
        <w:t xml:space="preserve">„Schaffst du nie.” </w:t>
      </w:r>
    </w:p>
    <w:p w14:paraId="3BB143A5" w14:textId="77777777" w:rsidR="002A0287" w:rsidRDefault="00000000">
      <w:pPr>
        <w:spacing w:after="145"/>
        <w:ind w:left="19" w:right="15"/>
      </w:pPr>
      <w:r>
        <w:t xml:space="preserve">„Doch, das schafft er.” </w:t>
      </w:r>
    </w:p>
    <w:p w14:paraId="1A7CD92D" w14:textId="77777777" w:rsidR="002A0287" w:rsidRDefault="00000000">
      <w:pPr>
        <w:spacing w:after="148"/>
        <w:ind w:left="19" w:right="15"/>
      </w:pPr>
      <w:r>
        <w:t xml:space="preserve">Man kann es sich vorstellen. Oder nicht. Keine Fantasie oder nie </w:t>
      </w:r>
      <w:proofErr w:type="gramStart"/>
      <w:r>
        <w:t>Scheiße</w:t>
      </w:r>
      <w:proofErr w:type="gramEnd"/>
      <w:r>
        <w:t xml:space="preserve"> gebaut. </w:t>
      </w:r>
      <w:proofErr w:type="gramStart"/>
      <w:r>
        <w:t>Hast</w:t>
      </w:r>
      <w:proofErr w:type="gramEnd"/>
      <w:r>
        <w:t xml:space="preserve"> was verpasst. </w:t>
      </w:r>
    </w:p>
    <w:p w14:paraId="42A44AB8" w14:textId="77777777" w:rsidR="002A0287" w:rsidRDefault="00000000">
      <w:pPr>
        <w:spacing w:after="145"/>
        <w:ind w:left="19" w:right="15"/>
      </w:pPr>
      <w:r>
        <w:t xml:space="preserve">Wir spielten. Die Schläge wurden fester. Der Ball flog weiter. Was für ein Spaß. </w:t>
      </w:r>
    </w:p>
    <w:p w14:paraId="33D3579A" w14:textId="77777777" w:rsidR="002A0287" w:rsidRDefault="00000000">
      <w:pPr>
        <w:spacing w:after="153"/>
        <w:ind w:left="19" w:right="15"/>
      </w:pPr>
      <w:r>
        <w:t xml:space="preserve">Wir hielten an Kiosken an – besser gesagt, wir spielten an Kiosken vorbei, wenn das Bier alle war. Und an Imbissen, wenn wir Hunger bekamen. </w:t>
      </w:r>
    </w:p>
    <w:p w14:paraId="4DD471DB" w14:textId="77777777" w:rsidR="002A0287" w:rsidRDefault="00000000">
      <w:pPr>
        <w:spacing w:after="145"/>
        <w:ind w:left="19" w:right="15"/>
      </w:pPr>
      <w:r>
        <w:t xml:space="preserve">So ging das weiter. Und nicht nur wir – ganz Münster hatte Spaß mit uns. </w:t>
      </w:r>
    </w:p>
    <w:p w14:paraId="6A20C043" w14:textId="77777777" w:rsidR="002A0287" w:rsidRDefault="00000000">
      <w:pPr>
        <w:spacing w:after="148"/>
        <w:ind w:left="19" w:right="15"/>
      </w:pPr>
      <w:r>
        <w:t xml:space="preserve">Die sitzenden Gäste und Fußgänger </w:t>
      </w:r>
      <w:proofErr w:type="gramStart"/>
      <w:r>
        <w:t>applaudierten</w:t>
      </w:r>
      <w:proofErr w:type="gramEnd"/>
      <w:r>
        <w:t xml:space="preserve"> wenn ein </w:t>
      </w:r>
      <w:proofErr w:type="spellStart"/>
      <w:r>
        <w:t>Schlg</w:t>
      </w:r>
      <w:proofErr w:type="spellEnd"/>
      <w:r>
        <w:t xml:space="preserve"> gelang. Wir spielten die alte Stadtmauer entlang durch die Grünanlagen, über Kreuzungen, an Kneipen und </w:t>
      </w:r>
      <w:proofErr w:type="spellStart"/>
      <w:r>
        <w:t>Caffees</w:t>
      </w:r>
      <w:proofErr w:type="spellEnd"/>
      <w:r>
        <w:t xml:space="preserve"> vorbei und die nächst Kreuzung hinweg. </w:t>
      </w:r>
    </w:p>
    <w:p w14:paraId="057CC527" w14:textId="77777777" w:rsidR="002A0287" w:rsidRDefault="00000000">
      <w:pPr>
        <w:spacing w:after="148"/>
        <w:ind w:left="19" w:right="15"/>
      </w:pPr>
      <w:r>
        <w:t xml:space="preserve">Die Cops auf den Rädern fanden das sogar so cool, dass sie den Verkehr aufhielten, als der Ball auf der Straße landete.  </w:t>
      </w:r>
    </w:p>
    <w:p w14:paraId="1EA4117B" w14:textId="77777777" w:rsidR="002A0287" w:rsidRDefault="00000000">
      <w:pPr>
        <w:ind w:left="19" w:right="15"/>
      </w:pPr>
      <w:r>
        <w:t xml:space="preserve">„Treibt es aber nicht zu wild”, sagten einer, als sie endlich </w:t>
      </w:r>
      <w:proofErr w:type="gramStart"/>
      <w:r>
        <w:t>weiter fuhren</w:t>
      </w:r>
      <w:proofErr w:type="gramEnd"/>
      <w:r>
        <w:t xml:space="preserve">. Ich glaube Graß war noch illegal und wir waren </w:t>
      </w:r>
      <w:proofErr w:type="gramStart"/>
      <w:r>
        <w:t>froh</w:t>
      </w:r>
      <w:proofErr w:type="gramEnd"/>
      <w:r>
        <w:t xml:space="preserve"> als sie weg waren.  </w:t>
      </w:r>
    </w:p>
    <w:p w14:paraId="173F6AE3"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5A2BD2D7" wp14:editId="5E4459B2">
                <wp:extent cx="4394200" cy="10160"/>
                <wp:effectExtent l="0" t="0" r="0" b="0"/>
                <wp:docPr id="138719" name="Group 13871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398" name="Picture 164398"/>
                          <pic:cNvPicPr/>
                        </pic:nvPicPr>
                        <pic:blipFill>
                          <a:blip r:embed="rId41"/>
                          <a:stretch>
                            <a:fillRect/>
                          </a:stretch>
                        </pic:blipFill>
                        <pic:spPr>
                          <a:xfrm>
                            <a:off x="-3364" y="-3799"/>
                            <a:ext cx="4398264" cy="15240"/>
                          </a:xfrm>
                          <a:prstGeom prst="rect">
                            <a:avLst/>
                          </a:prstGeom>
                        </pic:spPr>
                      </pic:pic>
                    </wpg:wgp>
                  </a:graphicData>
                </a:graphic>
              </wp:inline>
            </w:drawing>
          </mc:Choice>
          <mc:Fallback xmlns:a="http://schemas.openxmlformats.org/drawingml/2006/main">
            <w:pict>
              <v:group id="Group 138719" style="width:346pt;height:0.799988pt;mso-position-horizontal-relative:char;mso-position-vertical-relative:line" coordsize="43942,101">
                <v:shape id="Picture 164398" style="position:absolute;width:43982;height:152;left:-33;top:-37;" filled="f">
                  <v:imagedata r:id="rId42"/>
                </v:shape>
              </v:group>
            </w:pict>
          </mc:Fallback>
        </mc:AlternateContent>
      </w:r>
      <w:r>
        <w:t xml:space="preserve"> </w:t>
      </w:r>
    </w:p>
    <w:p w14:paraId="76F439B6" w14:textId="77777777" w:rsidR="002A0287" w:rsidRDefault="00000000">
      <w:pPr>
        <w:pStyle w:val="berschrift2"/>
        <w:ind w:left="19"/>
      </w:pPr>
      <w:bookmarkStart w:id="26" w:name="_Toc169963"/>
      <w:r>
        <w:t xml:space="preserve">Die Hühner </w:t>
      </w:r>
      <w:bookmarkEnd w:id="26"/>
    </w:p>
    <w:p w14:paraId="1257049D" w14:textId="77777777" w:rsidR="002A0287" w:rsidRDefault="00000000">
      <w:pPr>
        <w:spacing w:after="148"/>
        <w:ind w:left="19" w:right="15"/>
      </w:pPr>
      <w:r>
        <w:t xml:space="preserve">Während des Golfes erzählte ich Jörg, dass man Hühner trainieren kann, stubenrein zu werden. </w:t>
      </w:r>
    </w:p>
    <w:p w14:paraId="2F58BA80" w14:textId="77777777" w:rsidR="002A0287" w:rsidRDefault="00000000">
      <w:pPr>
        <w:spacing w:after="153"/>
        <w:ind w:left="19" w:right="15"/>
      </w:pPr>
      <w:r>
        <w:t xml:space="preserve">Wir debattierten lange darüber, und irgendwann fragte er mich, warum mich das so interessiert und ich so viel darüber gelesen hätte. </w:t>
      </w:r>
    </w:p>
    <w:p w14:paraId="79F79491" w14:textId="77777777" w:rsidR="002A0287" w:rsidRDefault="00000000">
      <w:pPr>
        <w:spacing w:after="145"/>
        <w:ind w:left="19" w:right="15"/>
      </w:pPr>
      <w:r>
        <w:t xml:space="preserve">Er kannte mich. </w:t>
      </w:r>
    </w:p>
    <w:p w14:paraId="2A0B773D" w14:textId="77777777" w:rsidR="002A0287" w:rsidRDefault="00000000">
      <w:pPr>
        <w:ind w:left="19" w:right="15"/>
      </w:pPr>
      <w:r>
        <w:t xml:space="preserve">„Na, weil drei Hühner bei mir im Badezimmer wohnen. Seit einer Woche. Und ihr sie morgen mit nach Hause nehmt, um sie bei Mama im Schuppen unterzubringen. Ich </w:t>
      </w:r>
      <w:proofErr w:type="gramStart"/>
      <w:r>
        <w:t>hab</w:t>
      </w:r>
      <w:proofErr w:type="gramEnd"/>
      <w:r>
        <w:t xml:space="preserve"> sie letzte Woche auf dem Markt gekauft, damit sie nicht… du weißt schon.” </w:t>
      </w:r>
    </w:p>
    <w:p w14:paraId="14EA1CAE"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7F31E876" wp14:editId="38AFFF2A">
                <wp:extent cx="4394200" cy="10159"/>
                <wp:effectExtent l="0" t="0" r="0" b="0"/>
                <wp:docPr id="138720" name="Group 138720"/>
                <wp:cNvGraphicFramePr/>
                <a:graphic xmlns:a="http://schemas.openxmlformats.org/drawingml/2006/main">
                  <a:graphicData uri="http://schemas.microsoft.com/office/word/2010/wordprocessingGroup">
                    <wpg:wgp>
                      <wpg:cNvGrpSpPr/>
                      <wpg:grpSpPr>
                        <a:xfrm>
                          <a:off x="0" y="0"/>
                          <a:ext cx="4394200" cy="10159"/>
                          <a:chOff x="0" y="0"/>
                          <a:chExt cx="4394200" cy="10159"/>
                        </a:xfrm>
                      </wpg:grpSpPr>
                      <pic:pic xmlns:pic="http://schemas.openxmlformats.org/drawingml/2006/picture">
                        <pic:nvPicPr>
                          <pic:cNvPr id="164399" name="Picture 164399"/>
                          <pic:cNvPicPr/>
                        </pic:nvPicPr>
                        <pic:blipFill>
                          <a:blip r:embed="rId27"/>
                          <a:stretch>
                            <a:fillRect/>
                          </a:stretch>
                        </pic:blipFill>
                        <pic:spPr>
                          <a:xfrm>
                            <a:off x="-3364" y="-5318"/>
                            <a:ext cx="4398264" cy="18288"/>
                          </a:xfrm>
                          <a:prstGeom prst="rect">
                            <a:avLst/>
                          </a:prstGeom>
                        </pic:spPr>
                      </pic:pic>
                    </wpg:wgp>
                  </a:graphicData>
                </a:graphic>
              </wp:inline>
            </w:drawing>
          </mc:Choice>
          <mc:Fallback xmlns:a="http://schemas.openxmlformats.org/drawingml/2006/main">
            <w:pict>
              <v:group id="Group 138720" style="width:346pt;height:0.799927pt;mso-position-horizontal-relative:char;mso-position-vertical-relative:line" coordsize="43942,101">
                <v:shape id="Picture 164399" style="position:absolute;width:43982;height:182;left:-33;top:-53;" filled="f">
                  <v:imagedata r:id="rId28"/>
                </v:shape>
              </v:group>
            </w:pict>
          </mc:Fallback>
        </mc:AlternateContent>
      </w:r>
      <w:r>
        <w:t xml:space="preserve"> </w:t>
      </w:r>
    </w:p>
    <w:p w14:paraId="745AF78E" w14:textId="77777777" w:rsidR="002A0287" w:rsidRDefault="00000000">
      <w:pPr>
        <w:spacing w:after="145"/>
        <w:ind w:left="19" w:right="15"/>
      </w:pPr>
      <w:r>
        <w:t xml:space="preserve">Wir spielten noch eine Weile. Gingen zu mir in die Neubau-Wohnung. </w:t>
      </w:r>
    </w:p>
    <w:p w14:paraId="60D7F334" w14:textId="77777777" w:rsidR="002A0287" w:rsidRDefault="00000000">
      <w:pPr>
        <w:spacing w:after="150"/>
        <w:ind w:left="19" w:right="15"/>
      </w:pPr>
      <w:r>
        <w:t xml:space="preserve">Ich stellte ihnen </w:t>
      </w:r>
      <w:proofErr w:type="spellStart"/>
      <w:r>
        <w:t>Gögi</w:t>
      </w:r>
      <w:proofErr w:type="spellEnd"/>
      <w:r>
        <w:t xml:space="preserve"> und seine Damen vor. </w:t>
      </w:r>
    </w:p>
    <w:p w14:paraId="5799EC07" w14:textId="77777777" w:rsidR="002A0287" w:rsidRDefault="00000000">
      <w:pPr>
        <w:spacing w:after="145"/>
        <w:ind w:left="19" w:right="15"/>
      </w:pPr>
      <w:r>
        <w:t xml:space="preserve">Grünleger. Cholesterinfreie Eier. Für den </w:t>
      </w:r>
      <w:proofErr w:type="spellStart"/>
      <w:r>
        <w:t>Vadda</w:t>
      </w:r>
      <w:proofErr w:type="spellEnd"/>
      <w:r>
        <w:t xml:space="preserve">. </w:t>
      </w:r>
    </w:p>
    <w:p w14:paraId="4700B617" w14:textId="77777777" w:rsidR="002A0287" w:rsidRDefault="00000000">
      <w:pPr>
        <w:spacing w:after="145"/>
        <w:ind w:left="19" w:right="15"/>
      </w:pPr>
      <w:proofErr w:type="spellStart"/>
      <w:r>
        <w:t>Gögi</w:t>
      </w:r>
      <w:proofErr w:type="spellEnd"/>
      <w:r>
        <w:t xml:space="preserve"> wurde vom Fuchs geholt. Aber erst Jahre später. </w:t>
      </w:r>
    </w:p>
    <w:p w14:paraId="01565944" w14:textId="77777777" w:rsidR="002A0287" w:rsidRDefault="00000000">
      <w:pPr>
        <w:spacing w:after="150"/>
        <w:ind w:left="19" w:right="15"/>
      </w:pPr>
      <w:r>
        <w:t xml:space="preserve">Und meine Mama und er verstanden sich gut. </w:t>
      </w:r>
    </w:p>
    <w:p w14:paraId="68AB2F10" w14:textId="77777777" w:rsidR="002A0287" w:rsidRDefault="00000000">
      <w:pPr>
        <w:ind w:left="19" w:right="15"/>
      </w:pPr>
      <w:r>
        <w:t xml:space="preserve">Und dieser Fuchs. Den kannte ich </w:t>
      </w:r>
      <w:proofErr w:type="gramStart"/>
      <w:r>
        <w:t>ja schon</w:t>
      </w:r>
      <w:proofErr w:type="gramEnd"/>
      <w:r>
        <w:t xml:space="preserve">. </w:t>
      </w:r>
    </w:p>
    <w:p w14:paraId="0A395CD9" w14:textId="77777777" w:rsidR="002A0287" w:rsidRDefault="00000000">
      <w:pPr>
        <w:spacing w:after="130" w:line="259" w:lineRule="auto"/>
        <w:ind w:left="16" w:right="0" w:firstLine="0"/>
      </w:pPr>
      <w:r>
        <w:rPr>
          <w:rFonts w:ascii="Calibri" w:eastAsia="Calibri" w:hAnsi="Calibri" w:cs="Calibri"/>
          <w:noProof/>
          <w:sz w:val="22"/>
        </w:rPr>
        <mc:AlternateContent>
          <mc:Choice Requires="wpg">
            <w:drawing>
              <wp:inline distT="0" distB="0" distL="0" distR="0" wp14:anchorId="52DCB151" wp14:editId="778B6011">
                <wp:extent cx="4394200" cy="10160"/>
                <wp:effectExtent l="0" t="0" r="0" b="0"/>
                <wp:docPr id="138887" name="Group 13888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0" name="Picture 164400"/>
                          <pic:cNvPicPr/>
                        </pic:nvPicPr>
                        <pic:blipFill>
                          <a:blip r:embed="rId19"/>
                          <a:stretch>
                            <a:fillRect/>
                          </a:stretch>
                        </pic:blipFill>
                        <pic:spPr>
                          <a:xfrm>
                            <a:off x="-3364" y="-4487"/>
                            <a:ext cx="4398264" cy="15240"/>
                          </a:xfrm>
                          <a:prstGeom prst="rect">
                            <a:avLst/>
                          </a:prstGeom>
                        </pic:spPr>
                      </pic:pic>
                    </wpg:wgp>
                  </a:graphicData>
                </a:graphic>
              </wp:inline>
            </w:drawing>
          </mc:Choice>
          <mc:Fallback xmlns:a="http://schemas.openxmlformats.org/drawingml/2006/main">
            <w:pict>
              <v:group id="Group 138887" style="width:346pt;height:0.799988pt;mso-position-horizontal-relative:char;mso-position-vertical-relative:line" coordsize="43942,101">
                <v:shape id="Picture 164400" style="position:absolute;width:43982;height:152;left:-33;top:-44;" filled="f">
                  <v:imagedata r:id="rId20"/>
                </v:shape>
              </v:group>
            </w:pict>
          </mc:Fallback>
        </mc:AlternateContent>
      </w:r>
      <w:r>
        <w:t xml:space="preserve"> </w:t>
      </w:r>
    </w:p>
    <w:p w14:paraId="55AB9C37" w14:textId="77777777" w:rsidR="002A0287" w:rsidRDefault="00000000">
      <w:pPr>
        <w:pStyle w:val="berschrift2"/>
        <w:ind w:left="19"/>
      </w:pPr>
      <w:bookmarkStart w:id="27" w:name="_Toc169964"/>
      <w:r>
        <w:lastRenderedPageBreak/>
        <w:t xml:space="preserve">Nachtrag, 2025 </w:t>
      </w:r>
      <w:bookmarkEnd w:id="27"/>
    </w:p>
    <w:p w14:paraId="3394CA57" w14:textId="77777777" w:rsidR="002A0287" w:rsidRDefault="00000000">
      <w:pPr>
        <w:spacing w:after="145"/>
        <w:ind w:left="19" w:right="15"/>
      </w:pPr>
      <w:r>
        <w:t xml:space="preserve">Die Brillen </w:t>
      </w:r>
      <w:proofErr w:type="gramStart"/>
      <w:r>
        <w:t>tauchen übrigens</w:t>
      </w:r>
      <w:proofErr w:type="gramEnd"/>
      <w:r>
        <w:t xml:space="preserve"> immer noch ab und an irgendwie irgendwo auf. </w:t>
      </w:r>
    </w:p>
    <w:p w14:paraId="6E2335B5" w14:textId="77777777" w:rsidR="002A0287" w:rsidRDefault="00000000">
      <w:pPr>
        <w:spacing w:after="145"/>
        <w:ind w:left="19" w:right="15"/>
      </w:pPr>
      <w:r>
        <w:t xml:space="preserve">Und wenn ich die Golftasche vorhin nicht im Schrank gesehen hätte… </w:t>
      </w:r>
    </w:p>
    <w:p w14:paraId="57D0533E" w14:textId="77777777" w:rsidR="002A0287" w:rsidRDefault="00000000">
      <w:pPr>
        <w:spacing w:after="145"/>
        <w:ind w:left="19" w:right="15"/>
      </w:pPr>
      <w:r>
        <w:t xml:space="preserve">Mein Bruder zeigte mir vor kurzem eine und fragte, ob ich wüsste, wo die her ist. </w:t>
      </w:r>
    </w:p>
    <w:p w14:paraId="6E166057" w14:textId="77777777" w:rsidR="002A0287" w:rsidRDefault="00000000">
      <w:pPr>
        <w:spacing w:after="150"/>
        <w:ind w:left="19" w:right="15"/>
      </w:pPr>
      <w:r>
        <w:t xml:space="preserve">Wir schauten uns an und mussten lachen. Eine ganze Weile. </w:t>
      </w:r>
    </w:p>
    <w:p w14:paraId="6B7ADC3E" w14:textId="77777777" w:rsidR="002A0287" w:rsidRDefault="00000000">
      <w:pPr>
        <w:spacing w:after="145"/>
        <w:ind w:left="19" w:right="15"/>
      </w:pPr>
      <w:r>
        <w:t xml:space="preserve">Bis er mich anschaute und „Jörg” sagte. </w:t>
      </w:r>
    </w:p>
    <w:p w14:paraId="63603347" w14:textId="77777777" w:rsidR="002A0287" w:rsidRDefault="00000000">
      <w:pPr>
        <w:spacing w:after="145"/>
        <w:ind w:left="19" w:right="15"/>
      </w:pPr>
      <w:r>
        <w:t xml:space="preserve">Ich sagte „Bienchen”. </w:t>
      </w:r>
    </w:p>
    <w:p w14:paraId="7C9C1543" w14:textId="77777777" w:rsidR="002A0287" w:rsidRDefault="00000000">
      <w:pPr>
        <w:ind w:left="19" w:right="15"/>
      </w:pPr>
      <w:r>
        <w:t xml:space="preserve">Und wir lachten weiter. </w:t>
      </w:r>
    </w:p>
    <w:p w14:paraId="0AE8AFD1" w14:textId="77777777" w:rsidR="002A0287" w:rsidRDefault="00000000">
      <w:pPr>
        <w:spacing w:after="149" w:line="259" w:lineRule="auto"/>
        <w:ind w:left="16" w:right="0" w:firstLine="0"/>
      </w:pPr>
      <w:r>
        <w:rPr>
          <w:rFonts w:ascii="Calibri" w:eastAsia="Calibri" w:hAnsi="Calibri" w:cs="Calibri"/>
          <w:noProof/>
          <w:sz w:val="22"/>
        </w:rPr>
        <mc:AlternateContent>
          <mc:Choice Requires="wpg">
            <w:drawing>
              <wp:inline distT="0" distB="0" distL="0" distR="0" wp14:anchorId="38F15EBE" wp14:editId="1ECC6E86">
                <wp:extent cx="4394200" cy="10160"/>
                <wp:effectExtent l="0" t="0" r="0" b="0"/>
                <wp:docPr id="138888" name="Group 13888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1" name="Picture 164401"/>
                          <pic:cNvPicPr/>
                        </pic:nvPicPr>
                        <pic:blipFill>
                          <a:blip r:embed="rId37"/>
                          <a:stretch>
                            <a:fillRect/>
                          </a:stretch>
                        </pic:blipFill>
                        <pic:spPr>
                          <a:xfrm>
                            <a:off x="-3364" y="-4041"/>
                            <a:ext cx="4398264" cy="15240"/>
                          </a:xfrm>
                          <a:prstGeom prst="rect">
                            <a:avLst/>
                          </a:prstGeom>
                        </pic:spPr>
                      </pic:pic>
                    </wpg:wgp>
                  </a:graphicData>
                </a:graphic>
              </wp:inline>
            </w:drawing>
          </mc:Choice>
          <mc:Fallback xmlns:a="http://schemas.openxmlformats.org/drawingml/2006/main">
            <w:pict>
              <v:group id="Group 138888" style="width:346pt;height:0.799988pt;mso-position-horizontal-relative:char;mso-position-vertical-relative:line" coordsize="43942,101">
                <v:shape id="Picture 164401" style="position:absolute;width:43982;height:152;left:-33;top:-40;" filled="f">
                  <v:imagedata r:id="rId38"/>
                </v:shape>
              </v:group>
            </w:pict>
          </mc:Fallback>
        </mc:AlternateContent>
      </w:r>
      <w:r>
        <w:t xml:space="preserve"> </w:t>
      </w:r>
    </w:p>
    <w:p w14:paraId="1BAD9DCD" w14:textId="77777777" w:rsidR="002A0287" w:rsidRDefault="00000000">
      <w:pPr>
        <w:spacing w:after="145"/>
        <w:ind w:left="19" w:right="15"/>
      </w:pPr>
      <w:r>
        <w:t xml:space="preserve">[Ende Intermezzo: Crossgolf, Sonnenbrillen und stubenreine Hühner] </w:t>
      </w:r>
    </w:p>
    <w:p w14:paraId="6E8B6FC7" w14:textId="77777777" w:rsidR="002A0287" w:rsidRDefault="00000000">
      <w:pPr>
        <w:spacing w:after="246"/>
        <w:ind w:left="19" w:right="15"/>
      </w:pPr>
      <w:r>
        <w:t xml:space="preserve">Status: FERTIG </w:t>
      </w:r>
    </w:p>
    <w:p w14:paraId="764C08DF" w14:textId="77777777" w:rsidR="002A0287" w:rsidRDefault="00000000">
      <w:pPr>
        <w:spacing w:after="255" w:line="259" w:lineRule="auto"/>
        <w:ind w:left="24" w:right="0" w:firstLine="0"/>
      </w:pPr>
      <w:r>
        <w:t xml:space="preserve"> </w:t>
      </w:r>
    </w:p>
    <w:p w14:paraId="5DFD3C49" w14:textId="77777777" w:rsidR="002A0287" w:rsidRDefault="00000000">
      <w:pPr>
        <w:spacing w:after="258" w:line="259" w:lineRule="auto"/>
        <w:ind w:left="24" w:right="0" w:firstLine="0"/>
      </w:pPr>
      <w:r>
        <w:t xml:space="preserve"> </w:t>
      </w:r>
    </w:p>
    <w:p w14:paraId="56FE9E4D"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10BCB64" w14:textId="77777777" w:rsidR="002A0287" w:rsidRDefault="00000000">
      <w:pPr>
        <w:pStyle w:val="berschrift1"/>
        <w:spacing w:after="0"/>
        <w:ind w:left="19"/>
      </w:pPr>
      <w:bookmarkStart w:id="28" w:name="_Toc169965"/>
      <w:r>
        <w:rPr>
          <w:rFonts w:ascii="Aptos Display" w:eastAsia="Aptos Display" w:hAnsi="Aptos Display" w:cs="Aptos Display"/>
          <w:b w:val="0"/>
          <w:i w:val="0"/>
          <w:color w:val="0F4761"/>
          <w:sz w:val="40"/>
        </w:rPr>
        <w:t xml:space="preserve">KAPITEL: Das Telefon </w:t>
      </w:r>
      <w:bookmarkEnd w:id="28"/>
    </w:p>
    <w:p w14:paraId="3C865F85" w14:textId="77777777" w:rsidR="002A0287" w:rsidRDefault="00000000">
      <w:pPr>
        <w:spacing w:after="173" w:line="269" w:lineRule="auto"/>
        <w:ind w:left="19" w:right="0"/>
      </w:pPr>
      <w:r>
        <w:rPr>
          <w:rFonts w:ascii="Aptos" w:eastAsia="Aptos" w:hAnsi="Aptos" w:cs="Aptos"/>
          <w:i/>
        </w:rPr>
        <w:t xml:space="preserve">Muenster, 1999 - Der </w:t>
      </w:r>
      <w:proofErr w:type="spellStart"/>
      <w:r>
        <w:rPr>
          <w:rFonts w:ascii="Aptos" w:eastAsia="Aptos" w:hAnsi="Aptos" w:cs="Aptos"/>
          <w:i/>
        </w:rPr>
        <w:t>naechste</w:t>
      </w:r>
      <w:proofErr w:type="spellEnd"/>
      <w:r>
        <w:rPr>
          <w:rFonts w:ascii="Aptos" w:eastAsia="Aptos" w:hAnsi="Aptos" w:cs="Aptos"/>
          <w:i/>
        </w:rPr>
        <w:t xml:space="preserve"> Versuch zu fliehen</w:t>
      </w:r>
      <w:r>
        <w:rPr>
          <w:rFonts w:ascii="Aptos" w:eastAsia="Aptos" w:hAnsi="Aptos" w:cs="Aptos"/>
        </w:rPr>
        <w:t xml:space="preserve"> </w:t>
      </w:r>
    </w:p>
    <w:p w14:paraId="0A0B40E5" w14:textId="77777777" w:rsidR="002A0287" w:rsidRDefault="00000000">
      <w:pPr>
        <w:spacing w:after="183" w:line="259" w:lineRule="auto"/>
        <w:ind w:left="24" w:right="0" w:firstLine="0"/>
      </w:pPr>
      <w:r>
        <w:rPr>
          <w:rFonts w:ascii="Aptos" w:eastAsia="Aptos" w:hAnsi="Aptos" w:cs="Aptos"/>
        </w:rPr>
        <w:t xml:space="preserve"> </w:t>
      </w:r>
    </w:p>
    <w:p w14:paraId="6CC54C62" w14:textId="77777777" w:rsidR="002A0287" w:rsidRDefault="00000000">
      <w:pPr>
        <w:spacing w:after="183" w:line="259" w:lineRule="auto"/>
        <w:ind w:left="24" w:right="0" w:firstLine="0"/>
      </w:pPr>
      <w:r>
        <w:rPr>
          <w:rFonts w:ascii="Aptos" w:eastAsia="Aptos" w:hAnsi="Aptos" w:cs="Aptos"/>
        </w:rPr>
        <w:t xml:space="preserve"> </w:t>
      </w:r>
    </w:p>
    <w:p w14:paraId="68103878" w14:textId="77777777" w:rsidR="002A0287" w:rsidRDefault="00000000">
      <w:pPr>
        <w:spacing w:after="173" w:line="269" w:lineRule="auto"/>
        <w:ind w:left="19" w:right="11"/>
      </w:pPr>
      <w:r>
        <w:rPr>
          <w:rFonts w:ascii="Aptos" w:eastAsia="Aptos" w:hAnsi="Aptos" w:cs="Aptos"/>
        </w:rPr>
        <w:t xml:space="preserve">Bukowski sitzt mir </w:t>
      </w:r>
      <w:proofErr w:type="spellStart"/>
      <w:r>
        <w:rPr>
          <w:rFonts w:ascii="Aptos" w:eastAsia="Aptos" w:hAnsi="Aptos" w:cs="Aptos"/>
        </w:rPr>
        <w:t>gegenueber</w:t>
      </w:r>
      <w:proofErr w:type="spellEnd"/>
      <w:r>
        <w:rPr>
          <w:rFonts w:ascii="Aptos" w:eastAsia="Aptos" w:hAnsi="Aptos" w:cs="Aptos"/>
        </w:rPr>
        <w:t xml:space="preserve">. Die Kneipe ist leer. Es ist drei Uhr nachmittags oder drei Uhr nachts, spielt keine Rolle. In Muenster spielte die Uhrzeit nie eine Rolle. </w:t>
      </w:r>
    </w:p>
    <w:p w14:paraId="515350F3" w14:textId="77777777" w:rsidR="002A0287" w:rsidRDefault="00000000">
      <w:pPr>
        <w:spacing w:after="183" w:line="259" w:lineRule="auto"/>
        <w:ind w:left="24" w:right="0" w:firstLine="0"/>
      </w:pPr>
      <w:r>
        <w:rPr>
          <w:rFonts w:ascii="Aptos" w:eastAsia="Aptos" w:hAnsi="Aptos" w:cs="Aptos"/>
        </w:rPr>
        <w:t xml:space="preserve"> </w:t>
      </w:r>
    </w:p>
    <w:p w14:paraId="04554FB3" w14:textId="77777777" w:rsidR="002A0287" w:rsidRDefault="00000000">
      <w:pPr>
        <w:spacing w:after="173" w:line="269" w:lineRule="auto"/>
        <w:ind w:left="19" w:right="11"/>
      </w:pPr>
      <w:r>
        <w:rPr>
          <w:rFonts w:ascii="Aptos" w:eastAsia="Aptos" w:hAnsi="Aptos" w:cs="Aptos"/>
        </w:rPr>
        <w:t xml:space="preserve">Er trinkt. Ich trinke. Das Telefon liegt zwischen uns auf dem Tresen. Ausgerissen. Die Kabel </w:t>
      </w:r>
      <w:proofErr w:type="spellStart"/>
      <w:r>
        <w:rPr>
          <w:rFonts w:ascii="Aptos" w:eastAsia="Aptos" w:hAnsi="Aptos" w:cs="Aptos"/>
        </w:rPr>
        <w:t>haengen</w:t>
      </w:r>
      <w:proofErr w:type="spellEnd"/>
      <w:r>
        <w:rPr>
          <w:rFonts w:ascii="Aptos" w:eastAsia="Aptos" w:hAnsi="Aptos" w:cs="Aptos"/>
        </w:rPr>
        <w:t xml:space="preserve"> raus wie </w:t>
      </w:r>
      <w:proofErr w:type="spellStart"/>
      <w:r>
        <w:rPr>
          <w:rFonts w:ascii="Aptos" w:eastAsia="Aptos" w:hAnsi="Aptos" w:cs="Aptos"/>
        </w:rPr>
        <w:t>Gedaerme</w:t>
      </w:r>
      <w:proofErr w:type="spellEnd"/>
      <w:r>
        <w:rPr>
          <w:rFonts w:ascii="Aptos" w:eastAsia="Aptos" w:hAnsi="Aptos" w:cs="Aptos"/>
        </w:rPr>
        <w:t xml:space="preserve">. </w:t>
      </w:r>
    </w:p>
    <w:p w14:paraId="57DF3C33" w14:textId="77777777" w:rsidR="002A0287" w:rsidRDefault="00000000">
      <w:pPr>
        <w:spacing w:after="183" w:line="259" w:lineRule="auto"/>
        <w:ind w:left="24" w:right="0" w:firstLine="0"/>
      </w:pPr>
      <w:r>
        <w:rPr>
          <w:rFonts w:ascii="Aptos" w:eastAsia="Aptos" w:hAnsi="Aptos" w:cs="Aptos"/>
        </w:rPr>
        <w:t xml:space="preserve"> </w:t>
      </w:r>
    </w:p>
    <w:p w14:paraId="2A1556E2" w14:textId="77777777" w:rsidR="002A0287" w:rsidRDefault="00000000">
      <w:pPr>
        <w:spacing w:after="173" w:line="269" w:lineRule="auto"/>
        <w:ind w:left="19" w:right="11"/>
      </w:pPr>
      <w:r>
        <w:rPr>
          <w:rFonts w:ascii="Aptos" w:eastAsia="Aptos" w:hAnsi="Aptos" w:cs="Aptos"/>
        </w:rPr>
        <w:t>"</w:t>
      </w:r>
      <w:proofErr w:type="spellStart"/>
      <w:r>
        <w:rPr>
          <w:rFonts w:ascii="Aptos" w:eastAsia="Aptos" w:hAnsi="Aptos" w:cs="Aptos"/>
        </w:rPr>
        <w:t>Erzaehl</w:t>
      </w:r>
      <w:proofErr w:type="spellEnd"/>
      <w:r>
        <w:rPr>
          <w:rFonts w:ascii="Aptos" w:eastAsia="Aptos" w:hAnsi="Aptos" w:cs="Aptos"/>
        </w:rPr>
        <w:t xml:space="preserve">", sagt er. </w:t>
      </w:r>
    </w:p>
    <w:p w14:paraId="0FB2D43A" w14:textId="77777777" w:rsidR="002A0287" w:rsidRDefault="00000000">
      <w:pPr>
        <w:spacing w:after="183" w:line="259" w:lineRule="auto"/>
        <w:ind w:left="24" w:right="0" w:firstLine="0"/>
      </w:pPr>
      <w:r>
        <w:rPr>
          <w:rFonts w:ascii="Aptos" w:eastAsia="Aptos" w:hAnsi="Aptos" w:cs="Aptos"/>
        </w:rPr>
        <w:t xml:space="preserve"> </w:t>
      </w:r>
    </w:p>
    <w:p w14:paraId="5A846A6B" w14:textId="77777777" w:rsidR="002A0287" w:rsidRDefault="00000000">
      <w:pPr>
        <w:spacing w:after="173" w:line="269" w:lineRule="auto"/>
        <w:ind w:left="19" w:right="11"/>
      </w:pPr>
      <w:r>
        <w:rPr>
          <w:rFonts w:ascii="Aptos" w:eastAsia="Aptos" w:hAnsi="Aptos" w:cs="Aptos"/>
        </w:rPr>
        <w:t xml:space="preserve">Also </w:t>
      </w:r>
      <w:proofErr w:type="spellStart"/>
      <w:r>
        <w:rPr>
          <w:rFonts w:ascii="Aptos" w:eastAsia="Aptos" w:hAnsi="Aptos" w:cs="Aptos"/>
        </w:rPr>
        <w:t>erzaehle</w:t>
      </w:r>
      <w:proofErr w:type="spellEnd"/>
      <w:r>
        <w:rPr>
          <w:rFonts w:ascii="Aptos" w:eastAsia="Aptos" w:hAnsi="Aptos" w:cs="Aptos"/>
        </w:rPr>
        <w:t xml:space="preserve"> ich. </w:t>
      </w:r>
    </w:p>
    <w:p w14:paraId="24F3714D" w14:textId="77777777" w:rsidR="002A0287" w:rsidRDefault="00000000">
      <w:pPr>
        <w:spacing w:after="183" w:line="259" w:lineRule="auto"/>
        <w:ind w:left="24" w:right="0" w:firstLine="0"/>
      </w:pPr>
      <w:r>
        <w:rPr>
          <w:rFonts w:ascii="Aptos" w:eastAsia="Aptos" w:hAnsi="Aptos" w:cs="Aptos"/>
        </w:rPr>
        <w:t xml:space="preserve"> </w:t>
      </w:r>
    </w:p>
    <w:p w14:paraId="2A4E5610" w14:textId="77777777" w:rsidR="002A0287" w:rsidRDefault="00000000">
      <w:pPr>
        <w:spacing w:after="260" w:line="259" w:lineRule="auto"/>
        <w:ind w:left="24" w:right="0" w:firstLine="0"/>
      </w:pPr>
      <w:r>
        <w:rPr>
          <w:rFonts w:ascii="Aptos" w:eastAsia="Aptos" w:hAnsi="Aptos" w:cs="Aptos"/>
        </w:rPr>
        <w:t xml:space="preserve"> </w:t>
      </w:r>
    </w:p>
    <w:p w14:paraId="1A487B68" w14:textId="77777777" w:rsidR="002A0287" w:rsidRDefault="00000000">
      <w:pPr>
        <w:pStyle w:val="berschrift2"/>
        <w:spacing w:after="32"/>
        <w:ind w:left="19"/>
      </w:pPr>
      <w:bookmarkStart w:id="29" w:name="_Toc169966"/>
      <w:r>
        <w:rPr>
          <w:rFonts w:ascii="Aptos Display" w:eastAsia="Aptos Display" w:hAnsi="Aptos Display" w:cs="Aptos Display"/>
          <w:sz w:val="32"/>
        </w:rPr>
        <w:lastRenderedPageBreak/>
        <w:t xml:space="preserve">Der Absturz </w:t>
      </w:r>
      <w:bookmarkEnd w:id="29"/>
    </w:p>
    <w:p w14:paraId="69B30538" w14:textId="77777777" w:rsidR="002A0287" w:rsidRDefault="00000000">
      <w:pPr>
        <w:spacing w:after="183" w:line="259" w:lineRule="auto"/>
        <w:ind w:left="24" w:right="0" w:firstLine="0"/>
      </w:pPr>
      <w:r>
        <w:rPr>
          <w:rFonts w:ascii="Aptos" w:eastAsia="Aptos" w:hAnsi="Aptos" w:cs="Aptos"/>
        </w:rPr>
        <w:t xml:space="preserve"> </w:t>
      </w:r>
    </w:p>
    <w:p w14:paraId="13DC1747" w14:textId="77777777" w:rsidR="002A0287" w:rsidRDefault="00000000">
      <w:pPr>
        <w:spacing w:after="173" w:line="269" w:lineRule="auto"/>
        <w:ind w:left="19" w:right="11"/>
      </w:pPr>
      <w:r>
        <w:rPr>
          <w:rFonts w:ascii="Aptos" w:eastAsia="Aptos" w:hAnsi="Aptos" w:cs="Aptos"/>
        </w:rPr>
        <w:t xml:space="preserve">Ich war gerade gescheitert. </w:t>
      </w:r>
    </w:p>
    <w:p w14:paraId="7D75C1C7" w14:textId="77777777" w:rsidR="002A0287" w:rsidRDefault="00000000">
      <w:pPr>
        <w:spacing w:after="183" w:line="259" w:lineRule="auto"/>
        <w:ind w:left="24" w:right="0" w:firstLine="0"/>
      </w:pPr>
      <w:r>
        <w:rPr>
          <w:rFonts w:ascii="Aptos" w:eastAsia="Aptos" w:hAnsi="Aptos" w:cs="Aptos"/>
        </w:rPr>
        <w:t xml:space="preserve"> </w:t>
      </w:r>
    </w:p>
    <w:p w14:paraId="2997D7F8" w14:textId="77777777" w:rsidR="002A0287" w:rsidRDefault="00000000">
      <w:pPr>
        <w:spacing w:after="173" w:line="269" w:lineRule="auto"/>
        <w:ind w:left="19" w:right="11"/>
      </w:pPr>
      <w:r>
        <w:rPr>
          <w:rFonts w:ascii="Aptos" w:eastAsia="Aptos" w:hAnsi="Aptos" w:cs="Aptos"/>
        </w:rPr>
        <w:t xml:space="preserve">Nicht an der </w:t>
      </w:r>
      <w:proofErr w:type="spellStart"/>
      <w:r>
        <w:rPr>
          <w:rFonts w:ascii="Aptos" w:eastAsia="Aptos" w:hAnsi="Aptos" w:cs="Aptos"/>
        </w:rPr>
        <w:t>Kueche</w:t>
      </w:r>
      <w:proofErr w:type="spellEnd"/>
      <w:r>
        <w:rPr>
          <w:rFonts w:ascii="Aptos" w:eastAsia="Aptos" w:hAnsi="Aptos" w:cs="Aptos"/>
        </w:rPr>
        <w:t xml:space="preserve">. An allem anderen. </w:t>
      </w:r>
    </w:p>
    <w:p w14:paraId="4145157E" w14:textId="77777777" w:rsidR="002A0287" w:rsidRDefault="00000000">
      <w:pPr>
        <w:spacing w:after="183" w:line="259" w:lineRule="auto"/>
        <w:ind w:left="24" w:right="0" w:firstLine="0"/>
      </w:pPr>
      <w:r>
        <w:rPr>
          <w:rFonts w:ascii="Aptos" w:eastAsia="Aptos" w:hAnsi="Aptos" w:cs="Aptos"/>
        </w:rPr>
        <w:t xml:space="preserve"> </w:t>
      </w:r>
    </w:p>
    <w:p w14:paraId="125658CB" w14:textId="77777777" w:rsidR="002A0287" w:rsidRDefault="00000000">
      <w:pPr>
        <w:spacing w:after="14" w:line="269" w:lineRule="auto"/>
        <w:ind w:left="19" w:right="11"/>
      </w:pPr>
      <w:r>
        <w:rPr>
          <w:rFonts w:ascii="Aptos" w:eastAsia="Aptos" w:hAnsi="Aptos" w:cs="Aptos"/>
        </w:rPr>
        <w:t xml:space="preserve">Zehn Jahre hatte ich gebraucht. Hauptschule. Mittlere Reife durch die </w:t>
      </w:r>
    </w:p>
    <w:p w14:paraId="15992B4E" w14:textId="77777777" w:rsidR="002A0287" w:rsidRDefault="00000000">
      <w:pPr>
        <w:spacing w:after="173" w:line="269" w:lineRule="auto"/>
        <w:ind w:left="19" w:right="11"/>
      </w:pPr>
      <w:proofErr w:type="spellStart"/>
      <w:r>
        <w:rPr>
          <w:rFonts w:ascii="Aptos" w:eastAsia="Aptos" w:hAnsi="Aptos" w:cs="Aptos"/>
        </w:rPr>
        <w:t>Gesellenpruefung</w:t>
      </w:r>
      <w:proofErr w:type="spellEnd"/>
      <w:r>
        <w:rPr>
          <w:rFonts w:ascii="Aptos" w:eastAsia="Aptos" w:hAnsi="Aptos" w:cs="Aptos"/>
        </w:rPr>
        <w:t xml:space="preserve">. </w:t>
      </w:r>
      <w:proofErr w:type="spellStart"/>
      <w:r>
        <w:rPr>
          <w:rFonts w:ascii="Aptos" w:eastAsia="Aptos" w:hAnsi="Aptos" w:cs="Aptos"/>
        </w:rPr>
        <w:t>Kuechenmeisterkurse</w:t>
      </w:r>
      <w:proofErr w:type="spellEnd"/>
      <w:r>
        <w:rPr>
          <w:rFonts w:ascii="Aptos" w:eastAsia="Aptos" w:hAnsi="Aptos" w:cs="Aptos"/>
        </w:rPr>
        <w:t xml:space="preserve"> beim Bund. </w:t>
      </w:r>
      <w:proofErr w:type="spellStart"/>
      <w:r>
        <w:rPr>
          <w:rFonts w:ascii="Aptos" w:eastAsia="Aptos" w:hAnsi="Aptos" w:cs="Aptos"/>
        </w:rPr>
        <w:t>Fuenf</w:t>
      </w:r>
      <w:proofErr w:type="spellEnd"/>
      <w:r>
        <w:rPr>
          <w:rFonts w:ascii="Aptos" w:eastAsia="Aptos" w:hAnsi="Aptos" w:cs="Aptos"/>
        </w:rPr>
        <w:t xml:space="preserve"> Jahre Berufserfahrung. Und dann stand es da, schwarz auf </w:t>
      </w:r>
      <w:proofErr w:type="spellStart"/>
      <w:r>
        <w:rPr>
          <w:rFonts w:ascii="Aptos" w:eastAsia="Aptos" w:hAnsi="Aptos" w:cs="Aptos"/>
        </w:rPr>
        <w:t>weiss</w:t>
      </w:r>
      <w:proofErr w:type="spellEnd"/>
      <w:r>
        <w:rPr>
          <w:rFonts w:ascii="Aptos" w:eastAsia="Aptos" w:hAnsi="Aptos" w:cs="Aptos"/>
        </w:rPr>
        <w:t xml:space="preserve">: Studienberechtigung. </w:t>
      </w:r>
    </w:p>
    <w:p w14:paraId="301F14B9" w14:textId="77777777" w:rsidR="002A0287" w:rsidRDefault="00000000">
      <w:pPr>
        <w:spacing w:after="183" w:line="259" w:lineRule="auto"/>
        <w:ind w:left="24" w:right="0" w:firstLine="0"/>
      </w:pPr>
      <w:r>
        <w:rPr>
          <w:rFonts w:ascii="Aptos" w:eastAsia="Aptos" w:hAnsi="Aptos" w:cs="Aptos"/>
        </w:rPr>
        <w:t xml:space="preserve"> </w:t>
      </w:r>
    </w:p>
    <w:p w14:paraId="336AB854" w14:textId="77777777" w:rsidR="002A0287" w:rsidRDefault="00000000">
      <w:pPr>
        <w:spacing w:after="173" w:line="269" w:lineRule="auto"/>
        <w:ind w:left="19" w:right="11"/>
      </w:pPr>
      <w:r>
        <w:rPr>
          <w:rFonts w:ascii="Aptos" w:eastAsia="Aptos" w:hAnsi="Aptos" w:cs="Aptos"/>
        </w:rPr>
        <w:t xml:space="preserve">Der doofe </w:t>
      </w:r>
      <w:proofErr w:type="spellStart"/>
      <w:r>
        <w:rPr>
          <w:rFonts w:ascii="Aptos" w:eastAsia="Aptos" w:hAnsi="Aptos" w:cs="Aptos"/>
        </w:rPr>
        <w:t>Hauptschueler</w:t>
      </w:r>
      <w:proofErr w:type="spellEnd"/>
      <w:r>
        <w:rPr>
          <w:rFonts w:ascii="Aptos" w:eastAsia="Aptos" w:hAnsi="Aptos" w:cs="Aptos"/>
        </w:rPr>
        <w:t xml:space="preserve"> durfte studieren. </w:t>
      </w:r>
      <w:proofErr w:type="spellStart"/>
      <w:r>
        <w:rPr>
          <w:rFonts w:ascii="Aptos" w:eastAsia="Aptos" w:hAnsi="Aptos" w:cs="Aptos"/>
        </w:rPr>
        <w:t>Oekotrophologie</w:t>
      </w:r>
      <w:proofErr w:type="spellEnd"/>
      <w:r>
        <w:rPr>
          <w:rFonts w:ascii="Aptos" w:eastAsia="Aptos" w:hAnsi="Aptos" w:cs="Aptos"/>
        </w:rPr>
        <w:t xml:space="preserve">. Die Wissenschaft vom Essen. </w:t>
      </w:r>
    </w:p>
    <w:p w14:paraId="202E2E0F" w14:textId="77777777" w:rsidR="002A0287" w:rsidRDefault="00000000">
      <w:pPr>
        <w:spacing w:after="183" w:line="259" w:lineRule="auto"/>
        <w:ind w:left="24" w:right="0" w:firstLine="0"/>
      </w:pPr>
      <w:r>
        <w:rPr>
          <w:rFonts w:ascii="Aptos" w:eastAsia="Aptos" w:hAnsi="Aptos" w:cs="Aptos"/>
        </w:rPr>
        <w:t xml:space="preserve"> </w:t>
      </w:r>
    </w:p>
    <w:p w14:paraId="26A9AA20" w14:textId="77777777" w:rsidR="002A0287" w:rsidRDefault="00000000">
      <w:pPr>
        <w:spacing w:after="173" w:line="269" w:lineRule="auto"/>
        <w:ind w:left="19" w:right="11"/>
      </w:pPr>
      <w:r>
        <w:rPr>
          <w:rFonts w:ascii="Aptos" w:eastAsia="Aptos" w:hAnsi="Aptos" w:cs="Aptos"/>
        </w:rPr>
        <w:t xml:space="preserve">Ich war kurz davor, Wissenschaftler zu werden. </w:t>
      </w:r>
    </w:p>
    <w:p w14:paraId="55F05BB3" w14:textId="77777777" w:rsidR="002A0287" w:rsidRDefault="00000000">
      <w:pPr>
        <w:spacing w:after="183" w:line="259" w:lineRule="auto"/>
        <w:ind w:left="24" w:right="0" w:firstLine="0"/>
      </w:pPr>
      <w:r>
        <w:rPr>
          <w:rFonts w:ascii="Aptos" w:eastAsia="Aptos" w:hAnsi="Aptos" w:cs="Aptos"/>
        </w:rPr>
        <w:t xml:space="preserve"> </w:t>
      </w:r>
    </w:p>
    <w:p w14:paraId="00FAC636" w14:textId="77777777" w:rsidR="002A0287" w:rsidRDefault="00000000">
      <w:pPr>
        <w:spacing w:after="173" w:line="269" w:lineRule="auto"/>
        <w:ind w:left="19" w:right="11"/>
      </w:pPr>
      <w:r>
        <w:rPr>
          <w:rFonts w:ascii="Aptos" w:eastAsia="Aptos" w:hAnsi="Aptos" w:cs="Aptos"/>
        </w:rPr>
        <w:t xml:space="preserve">Ein paar Wochen </w:t>
      </w:r>
      <w:proofErr w:type="spellStart"/>
      <w:r>
        <w:rPr>
          <w:rFonts w:ascii="Aptos" w:eastAsia="Aptos" w:hAnsi="Aptos" w:cs="Aptos"/>
        </w:rPr>
        <w:t>spaeter</w:t>
      </w:r>
      <w:proofErr w:type="spellEnd"/>
      <w:r>
        <w:rPr>
          <w:rFonts w:ascii="Aptos" w:eastAsia="Aptos" w:hAnsi="Aptos" w:cs="Aptos"/>
        </w:rPr>
        <w:t xml:space="preserve"> war ich nichts. </w:t>
      </w:r>
    </w:p>
    <w:p w14:paraId="2F92B37A" w14:textId="77777777" w:rsidR="002A0287" w:rsidRDefault="00000000">
      <w:pPr>
        <w:spacing w:after="183" w:line="259" w:lineRule="auto"/>
        <w:ind w:left="24" w:right="0" w:firstLine="0"/>
      </w:pPr>
      <w:r>
        <w:rPr>
          <w:rFonts w:ascii="Aptos" w:eastAsia="Aptos" w:hAnsi="Aptos" w:cs="Aptos"/>
        </w:rPr>
        <w:t xml:space="preserve"> </w:t>
      </w:r>
    </w:p>
    <w:p w14:paraId="29FC0918" w14:textId="77777777" w:rsidR="002A0287" w:rsidRDefault="00000000">
      <w:pPr>
        <w:spacing w:after="173" w:line="269" w:lineRule="auto"/>
        <w:ind w:left="19" w:right="11"/>
      </w:pPr>
      <w:r>
        <w:rPr>
          <w:rFonts w:ascii="Aptos" w:eastAsia="Aptos" w:hAnsi="Aptos" w:cs="Aptos"/>
        </w:rPr>
        <w:t xml:space="preserve">2.000 Mark in der Tasche. Eine teure Wohnung. Drei Nebenjobs. Die anderen Studenten lernten im </w:t>
      </w:r>
      <w:proofErr w:type="spellStart"/>
      <w:r>
        <w:rPr>
          <w:rFonts w:ascii="Aptos" w:eastAsia="Aptos" w:hAnsi="Aptos" w:cs="Aptos"/>
        </w:rPr>
        <w:t>Hoersaal</w:t>
      </w:r>
      <w:proofErr w:type="spellEnd"/>
      <w:r>
        <w:rPr>
          <w:rFonts w:ascii="Aptos" w:eastAsia="Aptos" w:hAnsi="Aptos" w:cs="Aptos"/>
        </w:rPr>
        <w:t xml:space="preserve">, ich schlief. Sie hatten </w:t>
      </w:r>
      <w:proofErr w:type="gramStart"/>
      <w:r>
        <w:rPr>
          <w:rFonts w:ascii="Aptos" w:eastAsia="Aptos" w:hAnsi="Aptos" w:cs="Aptos"/>
        </w:rPr>
        <w:t>Eltern</w:t>
      </w:r>
      <w:proofErr w:type="gramEnd"/>
      <w:r>
        <w:rPr>
          <w:rFonts w:ascii="Aptos" w:eastAsia="Aptos" w:hAnsi="Aptos" w:cs="Aptos"/>
        </w:rPr>
        <w:t xml:space="preserve"> die zahlten, ich hatte </w:t>
      </w:r>
      <w:proofErr w:type="gramStart"/>
      <w:r>
        <w:rPr>
          <w:rFonts w:ascii="Aptos" w:eastAsia="Aptos" w:hAnsi="Aptos" w:cs="Aptos"/>
        </w:rPr>
        <w:t>Rechnungen</w:t>
      </w:r>
      <w:proofErr w:type="gramEnd"/>
      <w:r>
        <w:rPr>
          <w:rFonts w:ascii="Aptos" w:eastAsia="Aptos" w:hAnsi="Aptos" w:cs="Aptos"/>
        </w:rPr>
        <w:t xml:space="preserve"> die wuchsen. </w:t>
      </w:r>
    </w:p>
    <w:p w14:paraId="44F59E6B" w14:textId="77777777" w:rsidR="002A0287" w:rsidRDefault="00000000">
      <w:pPr>
        <w:spacing w:after="183" w:line="259" w:lineRule="auto"/>
        <w:ind w:left="24" w:right="0" w:firstLine="0"/>
      </w:pPr>
      <w:r>
        <w:rPr>
          <w:rFonts w:ascii="Aptos" w:eastAsia="Aptos" w:hAnsi="Aptos" w:cs="Aptos"/>
        </w:rPr>
        <w:t xml:space="preserve"> </w:t>
      </w:r>
    </w:p>
    <w:p w14:paraId="1DCB5603" w14:textId="77777777" w:rsidR="002A0287" w:rsidRDefault="00000000">
      <w:pPr>
        <w:spacing w:after="173" w:line="269" w:lineRule="auto"/>
        <w:ind w:left="19" w:right="11"/>
      </w:pPr>
      <w:r>
        <w:rPr>
          <w:rFonts w:ascii="Aptos" w:eastAsia="Aptos" w:hAnsi="Aptos" w:cs="Aptos"/>
        </w:rPr>
        <w:t xml:space="preserve">Ein paar Wochen. Dann </w:t>
      </w:r>
      <w:proofErr w:type="spellStart"/>
      <w:r>
        <w:rPr>
          <w:rFonts w:ascii="Aptos" w:eastAsia="Aptos" w:hAnsi="Aptos" w:cs="Aptos"/>
        </w:rPr>
        <w:t>liess</w:t>
      </w:r>
      <w:proofErr w:type="spellEnd"/>
      <w:r>
        <w:rPr>
          <w:rFonts w:ascii="Aptos" w:eastAsia="Aptos" w:hAnsi="Aptos" w:cs="Aptos"/>
        </w:rPr>
        <w:t xml:space="preserve"> ich es sein. </w:t>
      </w:r>
    </w:p>
    <w:p w14:paraId="1CAF78E0" w14:textId="77777777" w:rsidR="002A0287" w:rsidRDefault="00000000">
      <w:pPr>
        <w:spacing w:after="183" w:line="259" w:lineRule="auto"/>
        <w:ind w:left="24" w:right="0" w:firstLine="0"/>
      </w:pPr>
      <w:r>
        <w:rPr>
          <w:rFonts w:ascii="Aptos" w:eastAsia="Aptos" w:hAnsi="Aptos" w:cs="Aptos"/>
        </w:rPr>
        <w:t xml:space="preserve"> </w:t>
      </w:r>
    </w:p>
    <w:p w14:paraId="12BCDD4E" w14:textId="77777777" w:rsidR="002A0287" w:rsidRDefault="00000000">
      <w:pPr>
        <w:spacing w:after="173" w:line="269" w:lineRule="auto"/>
        <w:ind w:left="19" w:right="11"/>
      </w:pPr>
      <w:r>
        <w:rPr>
          <w:rFonts w:ascii="Aptos" w:eastAsia="Aptos" w:hAnsi="Aptos" w:cs="Aptos"/>
        </w:rPr>
        <w:t xml:space="preserve">Zehn Jahre Aufstieg. Ein paar Wochen Absturz. </w:t>
      </w:r>
    </w:p>
    <w:p w14:paraId="7282A817" w14:textId="77777777" w:rsidR="002A0287" w:rsidRDefault="00000000">
      <w:pPr>
        <w:spacing w:after="183" w:line="259" w:lineRule="auto"/>
        <w:ind w:left="24" w:right="0" w:firstLine="0"/>
      </w:pPr>
      <w:r>
        <w:rPr>
          <w:rFonts w:ascii="Aptos" w:eastAsia="Aptos" w:hAnsi="Aptos" w:cs="Aptos"/>
        </w:rPr>
        <w:t xml:space="preserve"> </w:t>
      </w:r>
    </w:p>
    <w:p w14:paraId="19776162" w14:textId="77777777" w:rsidR="002A0287" w:rsidRDefault="00000000">
      <w:pPr>
        <w:spacing w:after="173" w:line="269" w:lineRule="auto"/>
        <w:ind w:left="19" w:right="11"/>
      </w:pPr>
      <w:r>
        <w:rPr>
          <w:rFonts w:ascii="Aptos" w:eastAsia="Aptos" w:hAnsi="Aptos" w:cs="Aptos"/>
        </w:rPr>
        <w:t xml:space="preserve">So nah dran. So verdammt nah dran. </w:t>
      </w:r>
    </w:p>
    <w:p w14:paraId="13DFBD27" w14:textId="77777777" w:rsidR="002A0287" w:rsidRDefault="00000000">
      <w:pPr>
        <w:spacing w:after="183" w:line="259" w:lineRule="auto"/>
        <w:ind w:left="24" w:right="0" w:firstLine="0"/>
      </w:pPr>
      <w:r>
        <w:rPr>
          <w:rFonts w:ascii="Aptos" w:eastAsia="Aptos" w:hAnsi="Aptos" w:cs="Aptos"/>
        </w:rPr>
        <w:t xml:space="preserve"> </w:t>
      </w:r>
    </w:p>
    <w:p w14:paraId="09683EC3" w14:textId="77777777" w:rsidR="002A0287" w:rsidRDefault="00000000">
      <w:pPr>
        <w:spacing w:after="260" w:line="259" w:lineRule="auto"/>
        <w:ind w:left="24" w:right="0" w:firstLine="0"/>
      </w:pPr>
      <w:r>
        <w:rPr>
          <w:rFonts w:ascii="Aptos" w:eastAsia="Aptos" w:hAnsi="Aptos" w:cs="Aptos"/>
        </w:rPr>
        <w:t xml:space="preserve"> </w:t>
      </w:r>
    </w:p>
    <w:p w14:paraId="7F3C7E27" w14:textId="77777777" w:rsidR="002A0287" w:rsidRDefault="00000000">
      <w:pPr>
        <w:pStyle w:val="berschrift2"/>
        <w:spacing w:after="32"/>
        <w:ind w:left="19"/>
      </w:pPr>
      <w:bookmarkStart w:id="30" w:name="_Toc169967"/>
      <w:r>
        <w:rPr>
          <w:rFonts w:ascii="Aptos Display" w:eastAsia="Aptos Display" w:hAnsi="Aptos Display" w:cs="Aptos Display"/>
          <w:sz w:val="32"/>
        </w:rPr>
        <w:t xml:space="preserve">Der Versuch </w:t>
      </w:r>
      <w:bookmarkEnd w:id="30"/>
    </w:p>
    <w:p w14:paraId="4EC08AAA" w14:textId="77777777" w:rsidR="002A0287" w:rsidRDefault="00000000">
      <w:pPr>
        <w:spacing w:after="183" w:line="259" w:lineRule="auto"/>
        <w:ind w:left="24" w:right="0" w:firstLine="0"/>
      </w:pPr>
      <w:r>
        <w:rPr>
          <w:rFonts w:ascii="Aptos" w:eastAsia="Aptos" w:hAnsi="Aptos" w:cs="Aptos"/>
        </w:rPr>
        <w:t xml:space="preserve"> </w:t>
      </w:r>
    </w:p>
    <w:p w14:paraId="4B947632" w14:textId="77777777" w:rsidR="002A0287" w:rsidRDefault="00000000">
      <w:pPr>
        <w:spacing w:after="173" w:line="269" w:lineRule="auto"/>
        <w:ind w:left="19" w:right="11"/>
      </w:pPr>
      <w:r>
        <w:rPr>
          <w:rFonts w:ascii="Aptos" w:eastAsia="Aptos" w:hAnsi="Aptos" w:cs="Aptos"/>
        </w:rPr>
        <w:t xml:space="preserve">Die Wohnung war noch da. Die Jobs waren noch da. Nur der Traum war weg. </w:t>
      </w:r>
    </w:p>
    <w:p w14:paraId="19873F39" w14:textId="77777777" w:rsidR="002A0287" w:rsidRDefault="00000000">
      <w:pPr>
        <w:spacing w:after="183" w:line="259" w:lineRule="auto"/>
        <w:ind w:left="24" w:right="0" w:firstLine="0"/>
      </w:pPr>
      <w:r>
        <w:rPr>
          <w:rFonts w:ascii="Aptos" w:eastAsia="Aptos" w:hAnsi="Aptos" w:cs="Aptos"/>
        </w:rPr>
        <w:lastRenderedPageBreak/>
        <w:t xml:space="preserve"> </w:t>
      </w:r>
    </w:p>
    <w:p w14:paraId="74912620" w14:textId="77777777" w:rsidR="002A0287" w:rsidRDefault="00000000">
      <w:pPr>
        <w:spacing w:after="173" w:line="269" w:lineRule="auto"/>
        <w:ind w:left="19" w:right="11"/>
      </w:pPr>
      <w:r>
        <w:rPr>
          <w:rFonts w:ascii="Aptos" w:eastAsia="Aptos" w:hAnsi="Aptos" w:cs="Aptos"/>
        </w:rPr>
        <w:t xml:space="preserve">Ich wollte raus. Nicht </w:t>
      </w:r>
      <w:proofErr w:type="spellStart"/>
      <w:r>
        <w:rPr>
          <w:rFonts w:ascii="Aptos" w:eastAsia="Aptos" w:hAnsi="Aptos" w:cs="Aptos"/>
        </w:rPr>
        <w:t>zurueck</w:t>
      </w:r>
      <w:proofErr w:type="spellEnd"/>
      <w:r>
        <w:rPr>
          <w:rFonts w:ascii="Aptos" w:eastAsia="Aptos" w:hAnsi="Aptos" w:cs="Aptos"/>
        </w:rPr>
        <w:t xml:space="preserve"> in die </w:t>
      </w:r>
      <w:proofErr w:type="spellStart"/>
      <w:r>
        <w:rPr>
          <w:rFonts w:ascii="Aptos" w:eastAsia="Aptos" w:hAnsi="Aptos" w:cs="Aptos"/>
        </w:rPr>
        <w:t>Kueche</w:t>
      </w:r>
      <w:proofErr w:type="spellEnd"/>
      <w:r>
        <w:rPr>
          <w:rFonts w:ascii="Aptos" w:eastAsia="Aptos" w:hAnsi="Aptos" w:cs="Aptos"/>
        </w:rPr>
        <w:t xml:space="preserve">. Nicht nach dem Scheitern. Nicht als der Typ, der es fast </w:t>
      </w:r>
      <w:proofErr w:type="spellStart"/>
      <w:r>
        <w:rPr>
          <w:rFonts w:ascii="Aptos" w:eastAsia="Aptos" w:hAnsi="Aptos" w:cs="Aptos"/>
        </w:rPr>
        <w:t>gescha_t</w:t>
      </w:r>
      <w:proofErr w:type="spellEnd"/>
      <w:r>
        <w:rPr>
          <w:rFonts w:ascii="Aptos" w:eastAsia="Aptos" w:hAnsi="Aptos" w:cs="Aptos"/>
        </w:rPr>
        <w:t xml:space="preserve"> </w:t>
      </w:r>
      <w:proofErr w:type="spellStart"/>
      <w:r>
        <w:rPr>
          <w:rFonts w:ascii="Aptos" w:eastAsia="Aptos" w:hAnsi="Aptos" w:cs="Aptos"/>
        </w:rPr>
        <w:t>haette</w:t>
      </w:r>
      <w:proofErr w:type="spellEnd"/>
      <w:r>
        <w:rPr>
          <w:rFonts w:ascii="Aptos" w:eastAsia="Aptos" w:hAnsi="Aptos" w:cs="Aptos"/>
        </w:rPr>
        <w:t xml:space="preserve">. </w:t>
      </w:r>
    </w:p>
    <w:p w14:paraId="7F709135" w14:textId="77777777" w:rsidR="002A0287" w:rsidRDefault="00000000">
      <w:pPr>
        <w:spacing w:after="183" w:line="259" w:lineRule="auto"/>
        <w:ind w:left="24" w:right="0" w:firstLine="0"/>
      </w:pPr>
      <w:r>
        <w:rPr>
          <w:rFonts w:ascii="Aptos" w:eastAsia="Aptos" w:hAnsi="Aptos" w:cs="Aptos"/>
        </w:rPr>
        <w:t xml:space="preserve"> </w:t>
      </w:r>
    </w:p>
    <w:p w14:paraId="1C7F9A90" w14:textId="77777777" w:rsidR="002A0287" w:rsidRDefault="00000000">
      <w:pPr>
        <w:spacing w:after="173" w:line="269" w:lineRule="auto"/>
        <w:ind w:left="19" w:right="11"/>
      </w:pPr>
      <w:r>
        <w:rPr>
          <w:rFonts w:ascii="Aptos" w:eastAsia="Aptos" w:hAnsi="Aptos" w:cs="Aptos"/>
        </w:rPr>
        <w:t xml:space="preserve">Im Kopf lief Easy Rider. Der Soundtrack. "Born </w:t>
      </w:r>
      <w:proofErr w:type="spellStart"/>
      <w:r>
        <w:rPr>
          <w:rFonts w:ascii="Aptos" w:eastAsia="Aptos" w:hAnsi="Aptos" w:cs="Aptos"/>
        </w:rPr>
        <w:t>to</w:t>
      </w:r>
      <w:proofErr w:type="spellEnd"/>
      <w:r>
        <w:rPr>
          <w:rFonts w:ascii="Aptos" w:eastAsia="Aptos" w:hAnsi="Aptos" w:cs="Aptos"/>
        </w:rPr>
        <w:t xml:space="preserve"> </w:t>
      </w:r>
      <w:proofErr w:type="spellStart"/>
      <w:r>
        <w:rPr>
          <w:rFonts w:ascii="Aptos" w:eastAsia="Aptos" w:hAnsi="Aptos" w:cs="Aptos"/>
        </w:rPr>
        <w:t>be</w:t>
      </w:r>
      <w:proofErr w:type="spellEnd"/>
      <w:r>
        <w:rPr>
          <w:rFonts w:ascii="Aptos" w:eastAsia="Aptos" w:hAnsi="Aptos" w:cs="Aptos"/>
        </w:rPr>
        <w:t xml:space="preserve"> Wild" und "The </w:t>
      </w:r>
      <w:proofErr w:type="spellStart"/>
      <w:r>
        <w:rPr>
          <w:rFonts w:ascii="Aptos" w:eastAsia="Aptos" w:hAnsi="Aptos" w:cs="Aptos"/>
        </w:rPr>
        <w:t>Weight</w:t>
      </w:r>
      <w:proofErr w:type="spellEnd"/>
      <w:r>
        <w:rPr>
          <w:rFonts w:ascii="Aptos" w:eastAsia="Aptos" w:hAnsi="Aptos" w:cs="Aptos"/>
        </w:rPr>
        <w:t xml:space="preserve">". Freiheit. Aufbruch. Die </w:t>
      </w:r>
      <w:proofErr w:type="spellStart"/>
      <w:r>
        <w:rPr>
          <w:rFonts w:ascii="Aptos" w:eastAsia="Aptos" w:hAnsi="Aptos" w:cs="Aptos"/>
        </w:rPr>
        <w:t>Strasse</w:t>
      </w:r>
      <w:proofErr w:type="spellEnd"/>
      <w:r>
        <w:rPr>
          <w:rFonts w:ascii="Aptos" w:eastAsia="Aptos" w:hAnsi="Aptos" w:cs="Aptos"/>
        </w:rPr>
        <w:t xml:space="preserve">, die nirgendwohin </w:t>
      </w:r>
      <w:proofErr w:type="spellStart"/>
      <w:r>
        <w:rPr>
          <w:rFonts w:ascii="Aptos" w:eastAsia="Aptos" w:hAnsi="Aptos" w:cs="Aptos"/>
        </w:rPr>
        <w:t>fuehrt</w:t>
      </w:r>
      <w:proofErr w:type="spellEnd"/>
      <w:r>
        <w:rPr>
          <w:rFonts w:ascii="Aptos" w:eastAsia="Aptos" w:hAnsi="Aptos" w:cs="Aptos"/>
        </w:rPr>
        <w:t xml:space="preserve"> und </w:t>
      </w:r>
      <w:proofErr w:type="spellStart"/>
      <w:r>
        <w:rPr>
          <w:rFonts w:ascii="Aptos" w:eastAsia="Aptos" w:hAnsi="Aptos" w:cs="Aptos"/>
        </w:rPr>
        <w:t>ueberall</w:t>
      </w:r>
      <w:proofErr w:type="spellEnd"/>
      <w:r>
        <w:rPr>
          <w:rFonts w:ascii="Aptos" w:eastAsia="Aptos" w:hAnsi="Aptos" w:cs="Aptos"/>
        </w:rPr>
        <w:t xml:space="preserve"> hin. </w:t>
      </w:r>
    </w:p>
    <w:p w14:paraId="665946F9" w14:textId="77777777" w:rsidR="002A0287" w:rsidRDefault="00000000">
      <w:pPr>
        <w:spacing w:after="183" w:line="259" w:lineRule="auto"/>
        <w:ind w:left="24" w:right="0" w:firstLine="0"/>
      </w:pPr>
      <w:r>
        <w:rPr>
          <w:rFonts w:ascii="Aptos" w:eastAsia="Aptos" w:hAnsi="Aptos" w:cs="Aptos"/>
        </w:rPr>
        <w:t xml:space="preserve"> </w:t>
      </w:r>
    </w:p>
    <w:p w14:paraId="0A04B54C" w14:textId="77777777" w:rsidR="002A0287" w:rsidRDefault="00000000">
      <w:pPr>
        <w:spacing w:after="173" w:line="269" w:lineRule="auto"/>
        <w:ind w:left="19" w:right="11"/>
      </w:pPr>
      <w:r>
        <w:rPr>
          <w:rFonts w:ascii="Aptos" w:eastAsia="Aptos" w:hAnsi="Aptos" w:cs="Aptos"/>
        </w:rPr>
        <w:t xml:space="preserve">Ich wollte die </w:t>
      </w:r>
      <w:proofErr w:type="spellStart"/>
      <w:r>
        <w:rPr>
          <w:rFonts w:ascii="Aptos" w:eastAsia="Aptos" w:hAnsi="Aptos" w:cs="Aptos"/>
        </w:rPr>
        <w:t>Strasse</w:t>
      </w:r>
      <w:proofErr w:type="spellEnd"/>
      <w:r>
        <w:rPr>
          <w:rFonts w:ascii="Aptos" w:eastAsia="Aptos" w:hAnsi="Aptos" w:cs="Aptos"/>
        </w:rPr>
        <w:t xml:space="preserve">. Ich bekam ein </w:t>
      </w:r>
      <w:proofErr w:type="spellStart"/>
      <w:r>
        <w:rPr>
          <w:rFonts w:ascii="Aptos" w:eastAsia="Aptos" w:hAnsi="Aptos" w:cs="Aptos"/>
        </w:rPr>
        <w:t>Grossraumbuero</w:t>
      </w:r>
      <w:proofErr w:type="spellEnd"/>
      <w:r>
        <w:rPr>
          <w:rFonts w:ascii="Aptos" w:eastAsia="Aptos" w:hAnsi="Aptos" w:cs="Aptos"/>
        </w:rPr>
        <w:t xml:space="preserve">. </w:t>
      </w:r>
    </w:p>
    <w:p w14:paraId="71ABDB3B" w14:textId="77777777" w:rsidR="002A0287" w:rsidRDefault="00000000">
      <w:pPr>
        <w:spacing w:after="183" w:line="259" w:lineRule="auto"/>
        <w:ind w:left="24" w:right="0" w:firstLine="0"/>
      </w:pPr>
      <w:r>
        <w:rPr>
          <w:rFonts w:ascii="Aptos" w:eastAsia="Aptos" w:hAnsi="Aptos" w:cs="Aptos"/>
        </w:rPr>
        <w:t xml:space="preserve"> </w:t>
      </w:r>
    </w:p>
    <w:p w14:paraId="6906503B" w14:textId="77777777" w:rsidR="002A0287" w:rsidRDefault="00000000">
      <w:pPr>
        <w:spacing w:after="173" w:line="269" w:lineRule="auto"/>
        <w:ind w:left="19" w:right="11"/>
      </w:pPr>
      <w:r>
        <w:rPr>
          <w:rFonts w:ascii="Aptos" w:eastAsia="Aptos" w:hAnsi="Aptos" w:cs="Aptos"/>
        </w:rPr>
        <w:t xml:space="preserve">Also wurde ich Callagent. </w:t>
      </w:r>
    </w:p>
    <w:p w14:paraId="3240D38E" w14:textId="77777777" w:rsidR="002A0287" w:rsidRDefault="00000000">
      <w:pPr>
        <w:spacing w:after="183" w:line="259" w:lineRule="auto"/>
        <w:ind w:left="24" w:right="0" w:firstLine="0"/>
      </w:pPr>
      <w:r>
        <w:rPr>
          <w:rFonts w:ascii="Aptos" w:eastAsia="Aptos" w:hAnsi="Aptos" w:cs="Aptos"/>
        </w:rPr>
        <w:t xml:space="preserve"> </w:t>
      </w:r>
    </w:p>
    <w:p w14:paraId="7C00CC8B" w14:textId="77777777" w:rsidR="002A0287" w:rsidRDefault="00000000">
      <w:pPr>
        <w:spacing w:after="0" w:line="259" w:lineRule="auto"/>
        <w:ind w:left="24" w:right="0" w:firstLine="0"/>
      </w:pPr>
      <w:r>
        <w:rPr>
          <w:rFonts w:ascii="Aptos" w:eastAsia="Aptos" w:hAnsi="Aptos" w:cs="Aptos"/>
        </w:rPr>
        <w:t xml:space="preserve"> </w:t>
      </w:r>
    </w:p>
    <w:p w14:paraId="45B3E828" w14:textId="77777777" w:rsidR="002A0287" w:rsidRDefault="00000000">
      <w:pPr>
        <w:pStyle w:val="berschrift2"/>
        <w:spacing w:after="32"/>
        <w:ind w:left="19"/>
      </w:pPr>
      <w:bookmarkStart w:id="31" w:name="_Toc169968"/>
      <w:r>
        <w:rPr>
          <w:rFonts w:ascii="Aptos Display" w:eastAsia="Aptos Display" w:hAnsi="Aptos Display" w:cs="Aptos Display"/>
          <w:sz w:val="32"/>
        </w:rPr>
        <w:t xml:space="preserve">Callagent </w:t>
      </w:r>
      <w:bookmarkEnd w:id="31"/>
    </w:p>
    <w:p w14:paraId="21DE2385" w14:textId="77777777" w:rsidR="002A0287" w:rsidRDefault="00000000">
      <w:pPr>
        <w:spacing w:after="183" w:line="259" w:lineRule="auto"/>
        <w:ind w:left="24" w:right="0" w:firstLine="0"/>
      </w:pPr>
      <w:r>
        <w:rPr>
          <w:rFonts w:ascii="Aptos" w:eastAsia="Aptos" w:hAnsi="Aptos" w:cs="Aptos"/>
        </w:rPr>
        <w:t xml:space="preserve"> </w:t>
      </w:r>
    </w:p>
    <w:p w14:paraId="620568C0" w14:textId="77777777" w:rsidR="002A0287" w:rsidRDefault="00000000">
      <w:pPr>
        <w:spacing w:after="173" w:line="269" w:lineRule="auto"/>
        <w:ind w:left="19" w:right="11"/>
      </w:pPr>
      <w:r>
        <w:rPr>
          <w:rFonts w:ascii="Aptos" w:eastAsia="Aptos" w:hAnsi="Aptos" w:cs="Aptos"/>
        </w:rPr>
        <w:t xml:space="preserve">Callagent. Was </w:t>
      </w:r>
      <w:proofErr w:type="spellStart"/>
      <w:r>
        <w:rPr>
          <w:rFonts w:ascii="Aptos" w:eastAsia="Aptos" w:hAnsi="Aptos" w:cs="Aptos"/>
        </w:rPr>
        <w:t>fuer</w:t>
      </w:r>
      <w:proofErr w:type="spellEnd"/>
      <w:r>
        <w:rPr>
          <w:rFonts w:ascii="Aptos" w:eastAsia="Aptos" w:hAnsi="Aptos" w:cs="Aptos"/>
        </w:rPr>
        <w:t xml:space="preserve"> ein Wort. Agent. Als </w:t>
      </w:r>
      <w:proofErr w:type="spellStart"/>
      <w:r>
        <w:rPr>
          <w:rFonts w:ascii="Aptos" w:eastAsia="Aptos" w:hAnsi="Aptos" w:cs="Aptos"/>
        </w:rPr>
        <w:t>waere</w:t>
      </w:r>
      <w:proofErr w:type="spellEnd"/>
      <w:r>
        <w:rPr>
          <w:rFonts w:ascii="Aptos" w:eastAsia="Aptos" w:hAnsi="Aptos" w:cs="Aptos"/>
        </w:rPr>
        <w:t xml:space="preserve"> ich James Bond mit Headset. In Wahrheit </w:t>
      </w:r>
      <w:proofErr w:type="spellStart"/>
      <w:r>
        <w:rPr>
          <w:rFonts w:ascii="Aptos" w:eastAsia="Aptos" w:hAnsi="Aptos" w:cs="Aptos"/>
        </w:rPr>
        <w:t>sass</w:t>
      </w:r>
      <w:proofErr w:type="spellEnd"/>
      <w:r>
        <w:rPr>
          <w:rFonts w:ascii="Aptos" w:eastAsia="Aptos" w:hAnsi="Aptos" w:cs="Aptos"/>
        </w:rPr>
        <w:t xml:space="preserve"> ich in einem </w:t>
      </w:r>
      <w:proofErr w:type="spellStart"/>
      <w:r>
        <w:rPr>
          <w:rFonts w:ascii="Aptos" w:eastAsia="Aptos" w:hAnsi="Aptos" w:cs="Aptos"/>
        </w:rPr>
        <w:t>Grossraumbuero</w:t>
      </w:r>
      <w:proofErr w:type="spellEnd"/>
      <w:r>
        <w:rPr>
          <w:rFonts w:ascii="Aptos" w:eastAsia="Aptos" w:hAnsi="Aptos" w:cs="Aptos"/>
        </w:rPr>
        <w:t xml:space="preserve">, eingepfercht zwischen hundert anderen armen Schweinen, und redete acht Stunden am Tag mit Menschen, die nicht mit mir reden wollten. </w:t>
      </w:r>
    </w:p>
    <w:p w14:paraId="049079E0" w14:textId="77777777" w:rsidR="002A0287" w:rsidRDefault="00000000">
      <w:pPr>
        <w:spacing w:after="183" w:line="259" w:lineRule="auto"/>
        <w:ind w:left="24" w:right="0" w:firstLine="0"/>
      </w:pPr>
      <w:r>
        <w:rPr>
          <w:rFonts w:ascii="Aptos" w:eastAsia="Aptos" w:hAnsi="Aptos" w:cs="Aptos"/>
        </w:rPr>
        <w:t xml:space="preserve"> </w:t>
      </w:r>
    </w:p>
    <w:p w14:paraId="35A03DF9" w14:textId="77777777" w:rsidR="002A0287" w:rsidRDefault="00000000">
      <w:pPr>
        <w:spacing w:after="173" w:line="269" w:lineRule="auto"/>
        <w:ind w:left="19" w:right="11"/>
      </w:pPr>
      <w:r>
        <w:rPr>
          <w:rFonts w:ascii="Aptos" w:eastAsia="Aptos" w:hAnsi="Aptos" w:cs="Aptos"/>
        </w:rPr>
        <w:t xml:space="preserve">Aber am Anfang war es okay. Sogar lustig. </w:t>
      </w:r>
    </w:p>
    <w:p w14:paraId="5F764AC1" w14:textId="77777777" w:rsidR="002A0287" w:rsidRDefault="00000000">
      <w:pPr>
        <w:spacing w:after="183" w:line="259" w:lineRule="auto"/>
        <w:ind w:left="24" w:right="0" w:firstLine="0"/>
      </w:pPr>
      <w:r>
        <w:rPr>
          <w:rFonts w:ascii="Aptos" w:eastAsia="Aptos" w:hAnsi="Aptos" w:cs="Aptos"/>
        </w:rPr>
        <w:t xml:space="preserve"> </w:t>
      </w:r>
    </w:p>
    <w:p w14:paraId="581EAB06" w14:textId="77777777" w:rsidR="002A0287" w:rsidRDefault="00000000">
      <w:pPr>
        <w:spacing w:after="260" w:line="259" w:lineRule="auto"/>
        <w:ind w:left="24" w:right="0" w:firstLine="0"/>
      </w:pPr>
      <w:r>
        <w:rPr>
          <w:rFonts w:ascii="Aptos" w:eastAsia="Aptos" w:hAnsi="Aptos" w:cs="Aptos"/>
        </w:rPr>
        <w:t xml:space="preserve"> </w:t>
      </w:r>
    </w:p>
    <w:p w14:paraId="2B93E803" w14:textId="77777777" w:rsidR="002A0287" w:rsidRDefault="00000000">
      <w:pPr>
        <w:pStyle w:val="berschrift2"/>
        <w:spacing w:after="32"/>
        <w:ind w:left="19"/>
      </w:pPr>
      <w:bookmarkStart w:id="32" w:name="_Toc169969"/>
      <w:r>
        <w:rPr>
          <w:rFonts w:ascii="Aptos Display" w:eastAsia="Aptos Display" w:hAnsi="Aptos Display" w:cs="Aptos Display"/>
          <w:sz w:val="32"/>
        </w:rPr>
        <w:t xml:space="preserve">Frau Rosa </w:t>
      </w:r>
      <w:proofErr w:type="spellStart"/>
      <w:r>
        <w:rPr>
          <w:rFonts w:ascii="Aptos Display" w:eastAsia="Aptos Display" w:hAnsi="Aptos Display" w:cs="Aptos Display"/>
          <w:sz w:val="32"/>
        </w:rPr>
        <w:t>Schluepfer</w:t>
      </w:r>
      <w:proofErr w:type="spellEnd"/>
      <w:r>
        <w:rPr>
          <w:rFonts w:ascii="Aptos Display" w:eastAsia="Aptos Display" w:hAnsi="Aptos Display" w:cs="Aptos Display"/>
          <w:sz w:val="32"/>
        </w:rPr>
        <w:t xml:space="preserve"> </w:t>
      </w:r>
      <w:bookmarkEnd w:id="32"/>
    </w:p>
    <w:p w14:paraId="643884F8" w14:textId="77777777" w:rsidR="002A0287" w:rsidRDefault="00000000">
      <w:pPr>
        <w:spacing w:after="183" w:line="259" w:lineRule="auto"/>
        <w:ind w:left="24" w:right="0" w:firstLine="0"/>
      </w:pPr>
      <w:r>
        <w:rPr>
          <w:rFonts w:ascii="Aptos" w:eastAsia="Aptos" w:hAnsi="Aptos" w:cs="Aptos"/>
        </w:rPr>
        <w:t xml:space="preserve"> </w:t>
      </w:r>
    </w:p>
    <w:p w14:paraId="6751FBAD" w14:textId="77777777" w:rsidR="002A0287" w:rsidRDefault="00000000">
      <w:pPr>
        <w:spacing w:after="173" w:line="269" w:lineRule="auto"/>
        <w:ind w:left="19" w:right="11"/>
      </w:pPr>
      <w:r>
        <w:rPr>
          <w:rFonts w:ascii="Aptos" w:eastAsia="Aptos" w:hAnsi="Aptos" w:cs="Aptos"/>
        </w:rPr>
        <w:t xml:space="preserve">Bukowski verschluckt sich fast an seinem Bier. </w:t>
      </w:r>
    </w:p>
    <w:p w14:paraId="4F311707" w14:textId="77777777" w:rsidR="002A0287" w:rsidRDefault="00000000">
      <w:pPr>
        <w:spacing w:after="183" w:line="259" w:lineRule="auto"/>
        <w:ind w:left="24" w:right="0" w:firstLine="0"/>
      </w:pPr>
      <w:r>
        <w:rPr>
          <w:rFonts w:ascii="Aptos" w:eastAsia="Aptos" w:hAnsi="Aptos" w:cs="Aptos"/>
        </w:rPr>
        <w:t xml:space="preserve"> </w:t>
      </w:r>
    </w:p>
    <w:p w14:paraId="294D5910" w14:textId="77777777" w:rsidR="002A0287" w:rsidRDefault="00000000">
      <w:pPr>
        <w:spacing w:after="173" w:line="269" w:lineRule="auto"/>
        <w:ind w:left="19" w:right="11"/>
      </w:pPr>
      <w:r>
        <w:rPr>
          <w:rFonts w:ascii="Aptos" w:eastAsia="Aptos" w:hAnsi="Aptos" w:cs="Aptos"/>
        </w:rPr>
        <w:t xml:space="preserve">"Wie </w:t>
      </w:r>
      <w:proofErr w:type="spellStart"/>
      <w:r>
        <w:rPr>
          <w:rFonts w:ascii="Aptos" w:eastAsia="Aptos" w:hAnsi="Aptos" w:cs="Aptos"/>
        </w:rPr>
        <w:t>hiess</w:t>
      </w:r>
      <w:proofErr w:type="spellEnd"/>
      <w:r>
        <w:rPr>
          <w:rFonts w:ascii="Aptos" w:eastAsia="Aptos" w:hAnsi="Aptos" w:cs="Aptos"/>
        </w:rPr>
        <w:t xml:space="preserve"> die?" </w:t>
      </w:r>
    </w:p>
    <w:p w14:paraId="175E7569" w14:textId="77777777" w:rsidR="002A0287" w:rsidRDefault="00000000">
      <w:pPr>
        <w:spacing w:after="183" w:line="259" w:lineRule="auto"/>
        <w:ind w:left="24" w:right="0" w:firstLine="0"/>
      </w:pPr>
      <w:r>
        <w:rPr>
          <w:rFonts w:ascii="Aptos" w:eastAsia="Aptos" w:hAnsi="Aptos" w:cs="Aptos"/>
        </w:rPr>
        <w:t xml:space="preserve"> </w:t>
      </w:r>
    </w:p>
    <w:p w14:paraId="1DCAF245" w14:textId="77777777" w:rsidR="002A0287" w:rsidRDefault="00000000">
      <w:pPr>
        <w:spacing w:after="173" w:line="269" w:lineRule="auto"/>
        <w:ind w:left="19" w:right="11"/>
      </w:pPr>
      <w:r>
        <w:rPr>
          <w:rFonts w:ascii="Aptos" w:eastAsia="Aptos" w:hAnsi="Aptos" w:cs="Aptos"/>
        </w:rPr>
        <w:t xml:space="preserve">Rosa </w:t>
      </w:r>
      <w:proofErr w:type="spellStart"/>
      <w:r>
        <w:rPr>
          <w:rFonts w:ascii="Aptos" w:eastAsia="Aptos" w:hAnsi="Aptos" w:cs="Aptos"/>
        </w:rPr>
        <w:t>Schluepfer</w:t>
      </w:r>
      <w:proofErr w:type="spellEnd"/>
      <w:r>
        <w:rPr>
          <w:rFonts w:ascii="Aptos" w:eastAsia="Aptos" w:hAnsi="Aptos" w:cs="Aptos"/>
        </w:rPr>
        <w:t xml:space="preserve">. Kein Witz. Stand so im System. </w:t>
      </w:r>
    </w:p>
    <w:p w14:paraId="0DBD1297" w14:textId="77777777" w:rsidR="002A0287" w:rsidRDefault="00000000">
      <w:pPr>
        <w:spacing w:after="183" w:line="259" w:lineRule="auto"/>
        <w:ind w:left="24" w:right="0" w:firstLine="0"/>
      </w:pPr>
      <w:r>
        <w:rPr>
          <w:rFonts w:ascii="Aptos" w:eastAsia="Aptos" w:hAnsi="Aptos" w:cs="Aptos"/>
        </w:rPr>
        <w:t xml:space="preserve"> </w:t>
      </w:r>
    </w:p>
    <w:p w14:paraId="297EF64F" w14:textId="77777777" w:rsidR="002A0287" w:rsidRDefault="00000000">
      <w:pPr>
        <w:spacing w:after="173" w:line="269" w:lineRule="auto"/>
        <w:ind w:left="19" w:right="11"/>
      </w:pPr>
      <w:r>
        <w:rPr>
          <w:rFonts w:ascii="Aptos" w:eastAsia="Aptos" w:hAnsi="Aptos" w:cs="Aptos"/>
        </w:rPr>
        <w:t xml:space="preserve">Wir hatten eine interne Hitliste. Die besten Namen. Die absurdesten Anrufe. Das war unser </w:t>
      </w:r>
      <w:proofErr w:type="spellStart"/>
      <w:r>
        <w:rPr>
          <w:rFonts w:ascii="Aptos" w:eastAsia="Aptos" w:hAnsi="Aptos" w:cs="Aptos"/>
        </w:rPr>
        <w:t>Ueberlebensmechanismus</w:t>
      </w:r>
      <w:proofErr w:type="spellEnd"/>
      <w:r>
        <w:rPr>
          <w:rFonts w:ascii="Aptos" w:eastAsia="Aptos" w:hAnsi="Aptos" w:cs="Aptos"/>
        </w:rPr>
        <w:t xml:space="preserve"> in diesem </w:t>
      </w:r>
      <w:proofErr w:type="spellStart"/>
      <w:r>
        <w:rPr>
          <w:rFonts w:ascii="Aptos" w:eastAsia="Aptos" w:hAnsi="Aptos" w:cs="Aptos"/>
        </w:rPr>
        <w:t>Grossraumbuero</w:t>
      </w:r>
      <w:proofErr w:type="spellEnd"/>
      <w:r>
        <w:rPr>
          <w:rFonts w:ascii="Aptos" w:eastAsia="Aptos" w:hAnsi="Aptos" w:cs="Aptos"/>
        </w:rPr>
        <w:t xml:space="preserve">-Irrenhaus. </w:t>
      </w:r>
    </w:p>
    <w:p w14:paraId="06BC0B2C" w14:textId="77777777" w:rsidR="002A0287" w:rsidRDefault="00000000">
      <w:pPr>
        <w:spacing w:after="183" w:line="259" w:lineRule="auto"/>
        <w:ind w:left="24" w:right="0" w:firstLine="0"/>
      </w:pPr>
      <w:r>
        <w:rPr>
          <w:rFonts w:ascii="Aptos" w:eastAsia="Aptos" w:hAnsi="Aptos" w:cs="Aptos"/>
        </w:rPr>
        <w:lastRenderedPageBreak/>
        <w:t xml:space="preserve"> </w:t>
      </w:r>
    </w:p>
    <w:p w14:paraId="77053B9F" w14:textId="77777777" w:rsidR="002A0287" w:rsidRDefault="00000000">
      <w:pPr>
        <w:spacing w:after="173" w:line="269" w:lineRule="auto"/>
        <w:ind w:left="19" w:right="11"/>
      </w:pPr>
      <w:r>
        <w:rPr>
          <w:rFonts w:ascii="Aptos" w:eastAsia="Aptos" w:hAnsi="Aptos" w:cs="Aptos"/>
        </w:rPr>
        <w:t xml:space="preserve">Frau Rosa </w:t>
      </w:r>
      <w:proofErr w:type="spellStart"/>
      <w:r>
        <w:rPr>
          <w:rFonts w:ascii="Aptos" w:eastAsia="Aptos" w:hAnsi="Aptos" w:cs="Aptos"/>
        </w:rPr>
        <w:t>Schluepfer</w:t>
      </w:r>
      <w:proofErr w:type="spellEnd"/>
      <w:r>
        <w:rPr>
          <w:rFonts w:ascii="Aptos" w:eastAsia="Aptos" w:hAnsi="Aptos" w:cs="Aptos"/>
        </w:rPr>
        <w:t xml:space="preserve"> aus Dortmund. Problem: Konnte sich nicht einloggen. </w:t>
      </w:r>
    </w:p>
    <w:p w14:paraId="1ECD3C26" w14:textId="77777777" w:rsidR="002A0287" w:rsidRDefault="00000000">
      <w:pPr>
        <w:spacing w:after="183" w:line="259" w:lineRule="auto"/>
        <w:ind w:left="24" w:right="0" w:firstLine="0"/>
      </w:pPr>
      <w:r>
        <w:rPr>
          <w:rFonts w:ascii="Aptos" w:eastAsia="Aptos" w:hAnsi="Aptos" w:cs="Aptos"/>
        </w:rPr>
        <w:t xml:space="preserve"> </w:t>
      </w:r>
    </w:p>
    <w:p w14:paraId="42893B2C" w14:textId="77777777" w:rsidR="002A0287" w:rsidRDefault="00000000">
      <w:pPr>
        <w:spacing w:after="173" w:line="269" w:lineRule="auto"/>
        <w:ind w:left="19" w:right="11"/>
      </w:pPr>
      <w:r>
        <w:rPr>
          <w:rFonts w:ascii="Aptos" w:eastAsia="Aptos" w:hAnsi="Aptos" w:cs="Aptos"/>
        </w:rPr>
        <w:t xml:space="preserve">Herr </w:t>
      </w:r>
      <w:proofErr w:type="spellStart"/>
      <w:r>
        <w:rPr>
          <w:rFonts w:ascii="Aptos" w:eastAsia="Aptos" w:hAnsi="Aptos" w:cs="Aptos"/>
        </w:rPr>
        <w:t>Slapsack</w:t>
      </w:r>
      <w:proofErr w:type="spellEnd"/>
      <w:r>
        <w:rPr>
          <w:rFonts w:ascii="Aptos" w:eastAsia="Aptos" w:hAnsi="Aptos" w:cs="Aptos"/>
        </w:rPr>
        <w:t xml:space="preserve"> aus </w:t>
      </w:r>
      <w:proofErr w:type="spellStart"/>
      <w:r>
        <w:rPr>
          <w:rFonts w:ascii="Aptos" w:eastAsia="Aptos" w:hAnsi="Aptos" w:cs="Aptos"/>
        </w:rPr>
        <w:t>Buedderfaeld</w:t>
      </w:r>
      <w:proofErr w:type="spellEnd"/>
      <w:r>
        <w:rPr>
          <w:rFonts w:ascii="Aptos" w:eastAsia="Aptos" w:hAnsi="Aptos" w:cs="Aptos"/>
        </w:rPr>
        <w:t xml:space="preserve">. Der hatte seinen PC angeschlossen. Alles richtig gemacht. Nur der Stecker war nicht in der Steckdose. Zwanzig Minuten Fehlersuche, bis ich ihn fragte: "Ist der Stecker drin?" Stille. Dann: "Och. </w:t>
      </w:r>
      <w:proofErr w:type="spellStart"/>
      <w:r>
        <w:rPr>
          <w:rFonts w:ascii="Aptos" w:eastAsia="Aptos" w:hAnsi="Aptos" w:cs="Aptos"/>
        </w:rPr>
        <w:t>Nae</w:t>
      </w:r>
      <w:proofErr w:type="spellEnd"/>
      <w:r>
        <w:rPr>
          <w:rFonts w:ascii="Aptos" w:eastAsia="Aptos" w:hAnsi="Aptos" w:cs="Aptos"/>
        </w:rPr>
        <w:t xml:space="preserve">." </w:t>
      </w:r>
    </w:p>
    <w:p w14:paraId="25AFD7C2" w14:textId="77777777" w:rsidR="002A0287" w:rsidRDefault="00000000">
      <w:pPr>
        <w:spacing w:after="183" w:line="259" w:lineRule="auto"/>
        <w:ind w:left="24" w:right="0" w:firstLine="0"/>
      </w:pPr>
      <w:r>
        <w:rPr>
          <w:rFonts w:ascii="Aptos" w:eastAsia="Aptos" w:hAnsi="Aptos" w:cs="Aptos"/>
        </w:rPr>
        <w:t xml:space="preserve"> </w:t>
      </w:r>
    </w:p>
    <w:p w14:paraId="65F4FFF8" w14:textId="77777777" w:rsidR="002A0287" w:rsidRDefault="00000000">
      <w:pPr>
        <w:spacing w:after="173" w:line="269" w:lineRule="auto"/>
        <w:ind w:left="19" w:right="11"/>
      </w:pPr>
      <w:proofErr w:type="spellStart"/>
      <w:r>
        <w:rPr>
          <w:rFonts w:ascii="Aptos" w:eastAsia="Aptos" w:hAnsi="Aptos" w:cs="Aptos"/>
        </w:rPr>
        <w:t>Buedderfaeld</w:t>
      </w:r>
      <w:proofErr w:type="spellEnd"/>
      <w:r>
        <w:rPr>
          <w:rFonts w:ascii="Aptos" w:eastAsia="Aptos" w:hAnsi="Aptos" w:cs="Aptos"/>
        </w:rPr>
        <w:t xml:space="preserve">. So sprach er es aus. Bielefeld oder Bitterfeld. </w:t>
      </w:r>
      <w:proofErr w:type="gramStart"/>
      <w:r>
        <w:rPr>
          <w:rFonts w:ascii="Aptos" w:eastAsia="Aptos" w:hAnsi="Aptos" w:cs="Aptos"/>
        </w:rPr>
        <w:t>Hab</w:t>
      </w:r>
      <w:proofErr w:type="gramEnd"/>
      <w:r>
        <w:rPr>
          <w:rFonts w:ascii="Aptos" w:eastAsia="Aptos" w:hAnsi="Aptos" w:cs="Aptos"/>
        </w:rPr>
        <w:t xml:space="preserve"> es nie erfahren. </w:t>
      </w:r>
    </w:p>
    <w:p w14:paraId="030CCCC7" w14:textId="77777777" w:rsidR="002A0287" w:rsidRDefault="00000000">
      <w:pPr>
        <w:spacing w:after="0" w:line="259" w:lineRule="auto"/>
        <w:ind w:left="24" w:right="0" w:firstLine="0"/>
      </w:pPr>
      <w:r>
        <w:rPr>
          <w:rFonts w:ascii="Aptos" w:eastAsia="Aptos" w:hAnsi="Aptos" w:cs="Aptos"/>
        </w:rPr>
        <w:t xml:space="preserve"> </w:t>
      </w:r>
    </w:p>
    <w:p w14:paraId="1D188F30" w14:textId="77777777" w:rsidR="002A0287" w:rsidRDefault="00000000">
      <w:pPr>
        <w:spacing w:after="173" w:line="269" w:lineRule="auto"/>
        <w:ind w:left="19" w:right="11"/>
      </w:pPr>
      <w:r>
        <w:rPr>
          <w:rFonts w:ascii="Aptos" w:eastAsia="Aptos" w:hAnsi="Aptos" w:cs="Aptos"/>
        </w:rPr>
        <w:t xml:space="preserve">Wir lachten. Jeden Tag. Zwischen den Anrufen. </w:t>
      </w:r>
      <w:proofErr w:type="spellStart"/>
      <w:r>
        <w:rPr>
          <w:rFonts w:ascii="Aptos" w:eastAsia="Aptos" w:hAnsi="Aptos" w:cs="Aptos"/>
        </w:rPr>
        <w:t>Ueber</w:t>
      </w:r>
      <w:proofErr w:type="spellEnd"/>
      <w:r>
        <w:rPr>
          <w:rFonts w:ascii="Aptos" w:eastAsia="Aptos" w:hAnsi="Aptos" w:cs="Aptos"/>
        </w:rPr>
        <w:t xml:space="preserve"> die Namen. </w:t>
      </w:r>
      <w:proofErr w:type="spellStart"/>
      <w:r>
        <w:rPr>
          <w:rFonts w:ascii="Aptos" w:eastAsia="Aptos" w:hAnsi="Aptos" w:cs="Aptos"/>
        </w:rPr>
        <w:t>Ueber</w:t>
      </w:r>
      <w:proofErr w:type="spellEnd"/>
      <w:r>
        <w:rPr>
          <w:rFonts w:ascii="Aptos" w:eastAsia="Aptos" w:hAnsi="Aptos" w:cs="Aptos"/>
        </w:rPr>
        <w:t xml:space="preserve"> die Geschichten. Über uns selbst. </w:t>
      </w:r>
    </w:p>
    <w:p w14:paraId="5239F450" w14:textId="77777777" w:rsidR="002A0287" w:rsidRDefault="00000000">
      <w:pPr>
        <w:spacing w:after="173" w:line="269" w:lineRule="auto"/>
        <w:ind w:left="19" w:right="11"/>
      </w:pPr>
      <w:r>
        <w:rPr>
          <w:rFonts w:ascii="Aptos" w:eastAsia="Aptos" w:hAnsi="Aptos" w:cs="Aptos"/>
        </w:rPr>
        <w:t>Einmal hatte ich ein Kind in der Leitung und ich fragte nach Mama, die war nicht da, ich fragte, wie alt sie sei? „</w:t>
      </w:r>
      <w:proofErr w:type="spellStart"/>
      <w:r>
        <w:rPr>
          <w:rFonts w:ascii="Aptos" w:eastAsia="Aptos" w:hAnsi="Aptos" w:cs="Aptos"/>
        </w:rPr>
        <w:t>Soo</w:t>
      </w:r>
      <w:proofErr w:type="spellEnd"/>
      <w:r>
        <w:rPr>
          <w:rFonts w:ascii="Aptos" w:eastAsia="Aptos" w:hAnsi="Aptos" w:cs="Aptos"/>
        </w:rPr>
        <w:t xml:space="preserve"> alt“ sie zeigte ihr alter wohl mit den Fingern „das kann ich leider nicht sehen“ sagte ich „oh das tut mir aber </w:t>
      </w:r>
      <w:proofErr w:type="gramStart"/>
      <w:r>
        <w:rPr>
          <w:rFonts w:ascii="Aptos" w:eastAsia="Aptos" w:hAnsi="Aptos" w:cs="Aptos"/>
        </w:rPr>
        <w:t>leid</w:t>
      </w:r>
      <w:proofErr w:type="gramEnd"/>
      <w:r>
        <w:rPr>
          <w:rFonts w:ascii="Aptos" w:eastAsia="Aptos" w:hAnsi="Aptos" w:cs="Aptos"/>
        </w:rPr>
        <w:t xml:space="preserve"> dass du blind bist“ </w:t>
      </w:r>
    </w:p>
    <w:p w14:paraId="145E83AC" w14:textId="77777777" w:rsidR="002A0287" w:rsidRDefault="00000000">
      <w:pPr>
        <w:spacing w:after="173" w:line="269" w:lineRule="auto"/>
        <w:ind w:left="19" w:right="11"/>
      </w:pPr>
      <w:r>
        <w:rPr>
          <w:rFonts w:ascii="Aptos" w:eastAsia="Aptos" w:hAnsi="Aptos" w:cs="Aptos"/>
        </w:rPr>
        <w:t xml:space="preserve">AOL-Neukundenservice. Ich half Menschen. Wirklich. Da rief eine Oma an, die nicht wusste, wie sie ihre E-Mails </w:t>
      </w:r>
      <w:proofErr w:type="spellStart"/>
      <w:r>
        <w:rPr>
          <w:rFonts w:ascii="Aptos" w:eastAsia="Aptos" w:hAnsi="Aptos" w:cs="Aptos"/>
        </w:rPr>
        <w:t>oe_net</w:t>
      </w:r>
      <w:proofErr w:type="spellEnd"/>
      <w:r>
        <w:rPr>
          <w:rFonts w:ascii="Aptos" w:eastAsia="Aptos" w:hAnsi="Aptos" w:cs="Aptos"/>
        </w:rPr>
        <w:t xml:space="preserve">. Ich </w:t>
      </w:r>
      <w:proofErr w:type="spellStart"/>
      <w:r>
        <w:rPr>
          <w:rFonts w:ascii="Aptos" w:eastAsia="Aptos" w:hAnsi="Aptos" w:cs="Aptos"/>
        </w:rPr>
        <w:t>erklaerte</w:t>
      </w:r>
      <w:proofErr w:type="spellEnd"/>
      <w:r>
        <w:rPr>
          <w:rFonts w:ascii="Aptos" w:eastAsia="Aptos" w:hAnsi="Aptos" w:cs="Aptos"/>
        </w:rPr>
        <w:t xml:space="preserve"> es ihr. Sie bedankte sich. Ich legte auf. </w:t>
      </w:r>
      <w:proofErr w:type="spellStart"/>
      <w:r>
        <w:rPr>
          <w:rFonts w:ascii="Aptos" w:eastAsia="Aptos" w:hAnsi="Aptos" w:cs="Aptos"/>
        </w:rPr>
        <w:t>Naechster</w:t>
      </w:r>
      <w:proofErr w:type="spellEnd"/>
      <w:r>
        <w:rPr>
          <w:rFonts w:ascii="Aptos" w:eastAsia="Aptos" w:hAnsi="Aptos" w:cs="Aptos"/>
        </w:rPr>
        <w:t xml:space="preserve"> Anruf. </w:t>
      </w:r>
    </w:p>
    <w:p w14:paraId="08EE1276" w14:textId="77777777" w:rsidR="002A0287" w:rsidRDefault="00000000">
      <w:pPr>
        <w:spacing w:after="183" w:line="259" w:lineRule="auto"/>
        <w:ind w:left="24" w:right="0" w:firstLine="0"/>
      </w:pPr>
      <w:r>
        <w:rPr>
          <w:rFonts w:ascii="Aptos" w:eastAsia="Aptos" w:hAnsi="Aptos" w:cs="Aptos"/>
        </w:rPr>
        <w:t xml:space="preserve"> </w:t>
      </w:r>
    </w:p>
    <w:p w14:paraId="3046FC74" w14:textId="77777777" w:rsidR="002A0287" w:rsidRDefault="00000000">
      <w:pPr>
        <w:spacing w:after="173" w:line="269" w:lineRule="auto"/>
        <w:ind w:left="19" w:right="11"/>
      </w:pPr>
      <w:r>
        <w:rPr>
          <w:rFonts w:ascii="Aptos" w:eastAsia="Aptos" w:hAnsi="Aptos" w:cs="Aptos"/>
        </w:rPr>
        <w:t xml:space="preserve">Das war sauber. Das war ehrlich. Das konnte ich. </w:t>
      </w:r>
    </w:p>
    <w:p w14:paraId="2E4FC1D6" w14:textId="77777777" w:rsidR="002A0287" w:rsidRDefault="00000000">
      <w:pPr>
        <w:spacing w:after="183" w:line="259" w:lineRule="auto"/>
        <w:ind w:left="24" w:right="0" w:firstLine="0"/>
      </w:pPr>
      <w:r>
        <w:rPr>
          <w:rFonts w:ascii="Aptos" w:eastAsia="Aptos" w:hAnsi="Aptos" w:cs="Aptos"/>
        </w:rPr>
        <w:t xml:space="preserve"> </w:t>
      </w:r>
    </w:p>
    <w:p w14:paraId="44CC0476" w14:textId="77777777" w:rsidR="002A0287" w:rsidRDefault="00000000">
      <w:pPr>
        <w:spacing w:after="173" w:line="269" w:lineRule="auto"/>
        <w:ind w:left="19" w:right="11"/>
      </w:pPr>
      <w:r>
        <w:rPr>
          <w:rFonts w:ascii="Aptos" w:eastAsia="Aptos" w:hAnsi="Aptos" w:cs="Aptos"/>
        </w:rPr>
        <w:t xml:space="preserve">Bukowski zieht an seiner Zigarette. "Und dann?" </w:t>
      </w:r>
    </w:p>
    <w:p w14:paraId="61D3F4E9" w14:textId="77777777" w:rsidR="002A0287" w:rsidRDefault="00000000">
      <w:pPr>
        <w:spacing w:after="183" w:line="259" w:lineRule="auto"/>
        <w:ind w:left="24" w:right="0" w:firstLine="0"/>
      </w:pPr>
      <w:r>
        <w:rPr>
          <w:rFonts w:ascii="Aptos" w:eastAsia="Aptos" w:hAnsi="Aptos" w:cs="Aptos"/>
        </w:rPr>
        <w:t xml:space="preserve"> </w:t>
      </w:r>
    </w:p>
    <w:p w14:paraId="1B678AE1" w14:textId="77777777" w:rsidR="002A0287" w:rsidRDefault="00000000">
      <w:pPr>
        <w:spacing w:after="173" w:line="269" w:lineRule="auto"/>
        <w:ind w:left="19" w:right="11"/>
      </w:pPr>
      <w:r>
        <w:rPr>
          <w:rFonts w:ascii="Aptos" w:eastAsia="Aptos" w:hAnsi="Aptos" w:cs="Aptos"/>
        </w:rPr>
        <w:t xml:space="preserve">Und dann wollten sie, dass ich verkaufe. </w:t>
      </w:r>
    </w:p>
    <w:p w14:paraId="6E47935B" w14:textId="77777777" w:rsidR="002A0287" w:rsidRDefault="00000000">
      <w:pPr>
        <w:spacing w:after="183" w:line="259" w:lineRule="auto"/>
        <w:ind w:left="24" w:right="0" w:firstLine="0"/>
      </w:pPr>
      <w:r>
        <w:rPr>
          <w:rFonts w:ascii="Aptos" w:eastAsia="Aptos" w:hAnsi="Aptos" w:cs="Aptos"/>
        </w:rPr>
        <w:t xml:space="preserve"> </w:t>
      </w:r>
    </w:p>
    <w:p w14:paraId="4AECFE0C" w14:textId="77777777" w:rsidR="002A0287" w:rsidRDefault="00000000">
      <w:pPr>
        <w:spacing w:after="260" w:line="259" w:lineRule="auto"/>
        <w:ind w:left="24" w:right="0" w:firstLine="0"/>
      </w:pPr>
      <w:r>
        <w:rPr>
          <w:rFonts w:ascii="Aptos" w:eastAsia="Aptos" w:hAnsi="Aptos" w:cs="Aptos"/>
        </w:rPr>
        <w:t xml:space="preserve"> </w:t>
      </w:r>
    </w:p>
    <w:p w14:paraId="00DAF319" w14:textId="77777777" w:rsidR="002A0287" w:rsidRDefault="00000000">
      <w:pPr>
        <w:pStyle w:val="berschrift2"/>
        <w:spacing w:after="32"/>
        <w:ind w:left="19"/>
      </w:pPr>
      <w:bookmarkStart w:id="33" w:name="_Toc169970"/>
      <w:r>
        <w:rPr>
          <w:rFonts w:ascii="Aptos Display" w:eastAsia="Aptos Display" w:hAnsi="Aptos Display" w:cs="Aptos Display"/>
          <w:sz w:val="32"/>
        </w:rPr>
        <w:t xml:space="preserve">Der Betrug </w:t>
      </w:r>
      <w:bookmarkEnd w:id="33"/>
    </w:p>
    <w:p w14:paraId="6AACA64D" w14:textId="77777777" w:rsidR="002A0287" w:rsidRDefault="00000000">
      <w:pPr>
        <w:spacing w:after="183" w:line="259" w:lineRule="auto"/>
        <w:ind w:left="24" w:right="0" w:firstLine="0"/>
      </w:pPr>
      <w:r>
        <w:rPr>
          <w:rFonts w:ascii="Aptos" w:eastAsia="Aptos" w:hAnsi="Aptos" w:cs="Aptos"/>
        </w:rPr>
        <w:t xml:space="preserve"> </w:t>
      </w:r>
    </w:p>
    <w:p w14:paraId="7C74B5DB" w14:textId="77777777" w:rsidR="002A0287" w:rsidRDefault="00000000">
      <w:pPr>
        <w:spacing w:after="173" w:line="269" w:lineRule="auto"/>
        <w:ind w:left="19" w:right="11"/>
      </w:pPr>
      <w:r>
        <w:rPr>
          <w:rFonts w:ascii="Aptos" w:eastAsia="Aptos" w:hAnsi="Aptos" w:cs="Aptos"/>
        </w:rPr>
        <w:t xml:space="preserve">ADAC-Versicherungen. An alte Menschen. </w:t>
      </w:r>
    </w:p>
    <w:p w14:paraId="24718EB7" w14:textId="77777777" w:rsidR="002A0287" w:rsidRDefault="00000000">
      <w:pPr>
        <w:spacing w:after="183" w:line="259" w:lineRule="auto"/>
        <w:ind w:left="24" w:right="0" w:firstLine="0"/>
      </w:pPr>
      <w:r>
        <w:rPr>
          <w:rFonts w:ascii="Aptos" w:eastAsia="Aptos" w:hAnsi="Aptos" w:cs="Aptos"/>
        </w:rPr>
        <w:t xml:space="preserve"> </w:t>
      </w:r>
    </w:p>
    <w:p w14:paraId="337CDB92" w14:textId="77777777" w:rsidR="002A0287" w:rsidRDefault="00000000">
      <w:pPr>
        <w:spacing w:after="173" w:line="269" w:lineRule="auto"/>
        <w:ind w:left="19" w:right="11"/>
      </w:pPr>
      <w:r>
        <w:rPr>
          <w:rFonts w:ascii="Aptos" w:eastAsia="Aptos" w:hAnsi="Aptos" w:cs="Aptos"/>
        </w:rPr>
        <w:t xml:space="preserve">Das war der Deal. Die hatten Listen. Listen mit Rentnern. Menschen </w:t>
      </w:r>
      <w:proofErr w:type="spellStart"/>
      <w:r>
        <w:rPr>
          <w:rFonts w:ascii="Aptos" w:eastAsia="Aptos" w:hAnsi="Aptos" w:cs="Aptos"/>
        </w:rPr>
        <w:t>ueber</w:t>
      </w:r>
      <w:proofErr w:type="spellEnd"/>
      <w:r>
        <w:rPr>
          <w:rFonts w:ascii="Aptos" w:eastAsia="Aptos" w:hAnsi="Aptos" w:cs="Aptos"/>
        </w:rPr>
        <w:t xml:space="preserve"> siebzig, </w:t>
      </w:r>
      <w:proofErr w:type="spellStart"/>
      <w:r>
        <w:rPr>
          <w:rFonts w:ascii="Aptos" w:eastAsia="Aptos" w:hAnsi="Aptos" w:cs="Aptos"/>
        </w:rPr>
        <w:t>ueber</w:t>
      </w:r>
      <w:proofErr w:type="spellEnd"/>
      <w:r>
        <w:rPr>
          <w:rFonts w:ascii="Aptos" w:eastAsia="Aptos" w:hAnsi="Aptos" w:cs="Aptos"/>
        </w:rPr>
        <w:t xml:space="preserve"> achtzig. Menschen, die verwirrt waren. Menschen, die einsam waren. Menschen, die "Ja" sagten, weil sie froh waren, dass jemand mit ihnen redete. </w:t>
      </w:r>
    </w:p>
    <w:p w14:paraId="580048C1" w14:textId="77777777" w:rsidR="002A0287" w:rsidRDefault="00000000">
      <w:pPr>
        <w:spacing w:after="183" w:line="259" w:lineRule="auto"/>
        <w:ind w:left="24" w:right="0" w:firstLine="0"/>
      </w:pPr>
      <w:r>
        <w:rPr>
          <w:rFonts w:ascii="Aptos" w:eastAsia="Aptos" w:hAnsi="Aptos" w:cs="Aptos"/>
        </w:rPr>
        <w:lastRenderedPageBreak/>
        <w:t xml:space="preserve"> </w:t>
      </w:r>
    </w:p>
    <w:p w14:paraId="1DF3F05A" w14:textId="77777777" w:rsidR="002A0287" w:rsidRDefault="00000000">
      <w:pPr>
        <w:spacing w:after="173" w:line="269" w:lineRule="auto"/>
        <w:ind w:left="19" w:right="11"/>
      </w:pPr>
      <w:r>
        <w:rPr>
          <w:rFonts w:ascii="Aptos" w:eastAsia="Aptos" w:hAnsi="Aptos" w:cs="Aptos"/>
        </w:rPr>
        <w:t xml:space="preserve">Und ich sollte ihnen Versicherungen andrehen, die sie nicht brauchten. </w:t>
      </w:r>
      <w:proofErr w:type="spellStart"/>
      <w:r>
        <w:rPr>
          <w:rFonts w:ascii="Aptos" w:eastAsia="Aptos" w:hAnsi="Aptos" w:cs="Aptos"/>
        </w:rPr>
        <w:t>Fuer</w:t>
      </w:r>
      <w:proofErr w:type="spellEnd"/>
      <w:r>
        <w:rPr>
          <w:rFonts w:ascii="Aptos" w:eastAsia="Aptos" w:hAnsi="Aptos" w:cs="Aptos"/>
        </w:rPr>
        <w:t xml:space="preserve"> Geld, das sie nicht hatten. Mit Argumenten, die gelogen waren. </w:t>
      </w:r>
    </w:p>
    <w:p w14:paraId="3258772D" w14:textId="77777777" w:rsidR="002A0287" w:rsidRDefault="00000000">
      <w:pPr>
        <w:spacing w:after="183" w:line="259" w:lineRule="auto"/>
        <w:ind w:left="24" w:right="0" w:firstLine="0"/>
      </w:pPr>
      <w:r>
        <w:rPr>
          <w:rFonts w:ascii="Aptos" w:eastAsia="Aptos" w:hAnsi="Aptos" w:cs="Aptos"/>
        </w:rPr>
        <w:t xml:space="preserve"> </w:t>
      </w:r>
    </w:p>
    <w:p w14:paraId="06E0C1F5" w14:textId="77777777" w:rsidR="002A0287" w:rsidRDefault="00000000">
      <w:pPr>
        <w:spacing w:after="173" w:line="269" w:lineRule="auto"/>
        <w:ind w:left="19" w:right="11"/>
      </w:pPr>
      <w:r>
        <w:rPr>
          <w:rFonts w:ascii="Aptos" w:eastAsia="Aptos" w:hAnsi="Aptos" w:cs="Aptos"/>
        </w:rPr>
        <w:t xml:space="preserve">Mein Teamleiter war zwanzig. Ein Bubi im Anzug. Gel im Haar. Hatte wahrscheinlich noch nie gearbeitet. Jedenfalls nicht richtig. Nicht mit den </w:t>
      </w:r>
      <w:proofErr w:type="spellStart"/>
      <w:r>
        <w:rPr>
          <w:rFonts w:ascii="Aptos" w:eastAsia="Aptos" w:hAnsi="Aptos" w:cs="Aptos"/>
        </w:rPr>
        <w:t>Haenden</w:t>
      </w:r>
      <w:proofErr w:type="spellEnd"/>
      <w:r>
        <w:rPr>
          <w:rFonts w:ascii="Aptos" w:eastAsia="Aptos" w:hAnsi="Aptos" w:cs="Aptos"/>
        </w:rPr>
        <w:t xml:space="preserve">. Nicht mit dem </w:t>
      </w:r>
      <w:proofErr w:type="spellStart"/>
      <w:r>
        <w:rPr>
          <w:rFonts w:ascii="Aptos" w:eastAsia="Aptos" w:hAnsi="Aptos" w:cs="Aptos"/>
        </w:rPr>
        <w:t>Ruecken</w:t>
      </w:r>
      <w:proofErr w:type="spellEnd"/>
      <w:r>
        <w:rPr>
          <w:rFonts w:ascii="Aptos" w:eastAsia="Aptos" w:hAnsi="Aptos" w:cs="Aptos"/>
        </w:rPr>
        <w:t xml:space="preserve">. Nicht mit der Seele. Ich war fast </w:t>
      </w:r>
      <w:proofErr w:type="spellStart"/>
      <w:r>
        <w:rPr>
          <w:rFonts w:ascii="Aptos" w:eastAsia="Aptos" w:hAnsi="Aptos" w:cs="Aptos"/>
        </w:rPr>
        <w:t>dreissig</w:t>
      </w:r>
      <w:proofErr w:type="spellEnd"/>
      <w:r>
        <w:rPr>
          <w:rFonts w:ascii="Aptos" w:eastAsia="Aptos" w:hAnsi="Aptos" w:cs="Aptos"/>
        </w:rPr>
        <w:t xml:space="preserve">, hatte zehn Jahre </w:t>
      </w:r>
      <w:proofErr w:type="spellStart"/>
      <w:r>
        <w:rPr>
          <w:rFonts w:ascii="Aptos" w:eastAsia="Aptos" w:hAnsi="Aptos" w:cs="Aptos"/>
        </w:rPr>
        <w:t>Kueche</w:t>
      </w:r>
      <w:proofErr w:type="spellEnd"/>
      <w:r>
        <w:rPr>
          <w:rFonts w:ascii="Aptos" w:eastAsia="Aptos" w:hAnsi="Aptos" w:cs="Aptos"/>
        </w:rPr>
        <w:t xml:space="preserve"> hinter mir, hatte </w:t>
      </w:r>
      <w:proofErr w:type="spellStart"/>
      <w:r>
        <w:rPr>
          <w:rFonts w:ascii="Aptos" w:eastAsia="Aptos" w:hAnsi="Aptos" w:cs="Aptos"/>
        </w:rPr>
        <w:t>fuer</w:t>
      </w:r>
      <w:proofErr w:type="spellEnd"/>
      <w:r>
        <w:rPr>
          <w:rFonts w:ascii="Aptos" w:eastAsia="Aptos" w:hAnsi="Aptos" w:cs="Aptos"/>
        </w:rPr>
        <w:t xml:space="preserve"> die Bundeswehr gekocht, hatte fast studiert - und dieser Milchbart wollte mir </w:t>
      </w:r>
      <w:proofErr w:type="spellStart"/>
      <w:r>
        <w:rPr>
          <w:rFonts w:ascii="Aptos" w:eastAsia="Aptos" w:hAnsi="Aptos" w:cs="Aptos"/>
        </w:rPr>
        <w:t>erklaeren</w:t>
      </w:r>
      <w:proofErr w:type="spellEnd"/>
      <w:r>
        <w:rPr>
          <w:rFonts w:ascii="Aptos" w:eastAsia="Aptos" w:hAnsi="Aptos" w:cs="Aptos"/>
        </w:rPr>
        <w:t xml:space="preserve">, wie die Welt funktioniert. </w:t>
      </w:r>
    </w:p>
    <w:p w14:paraId="777D87DA" w14:textId="77777777" w:rsidR="002A0287" w:rsidRDefault="00000000">
      <w:pPr>
        <w:spacing w:after="183" w:line="259" w:lineRule="auto"/>
        <w:ind w:left="24" w:right="0" w:firstLine="0"/>
      </w:pPr>
      <w:r>
        <w:rPr>
          <w:rFonts w:ascii="Aptos" w:eastAsia="Aptos" w:hAnsi="Aptos" w:cs="Aptos"/>
        </w:rPr>
        <w:t xml:space="preserve"> </w:t>
      </w:r>
    </w:p>
    <w:p w14:paraId="25D1AAB6" w14:textId="77777777" w:rsidR="002A0287" w:rsidRDefault="00000000">
      <w:pPr>
        <w:spacing w:after="173" w:line="269" w:lineRule="auto"/>
        <w:ind w:left="19" w:right="11"/>
      </w:pPr>
      <w:r>
        <w:rPr>
          <w:rFonts w:ascii="Aptos" w:eastAsia="Aptos" w:hAnsi="Aptos" w:cs="Aptos"/>
        </w:rPr>
        <w:t xml:space="preserve">"Das ist Sales", sagte er. "So </w:t>
      </w:r>
      <w:proofErr w:type="spellStart"/>
      <w:r>
        <w:rPr>
          <w:rFonts w:ascii="Aptos" w:eastAsia="Aptos" w:hAnsi="Aptos" w:cs="Aptos"/>
        </w:rPr>
        <w:t>laeuft</w:t>
      </w:r>
      <w:proofErr w:type="spellEnd"/>
      <w:r>
        <w:rPr>
          <w:rFonts w:ascii="Aptos" w:eastAsia="Aptos" w:hAnsi="Aptos" w:cs="Aptos"/>
        </w:rPr>
        <w:t xml:space="preserve"> das Business." </w:t>
      </w:r>
    </w:p>
    <w:p w14:paraId="778ECCF9" w14:textId="77777777" w:rsidR="002A0287" w:rsidRDefault="00000000">
      <w:pPr>
        <w:spacing w:after="183" w:line="259" w:lineRule="auto"/>
        <w:ind w:left="24" w:right="0" w:firstLine="0"/>
      </w:pPr>
      <w:r>
        <w:rPr>
          <w:rFonts w:ascii="Aptos" w:eastAsia="Aptos" w:hAnsi="Aptos" w:cs="Aptos"/>
        </w:rPr>
        <w:t xml:space="preserve"> </w:t>
      </w:r>
    </w:p>
    <w:p w14:paraId="3C5A69E3" w14:textId="77777777" w:rsidR="002A0287" w:rsidRDefault="00000000">
      <w:pPr>
        <w:spacing w:after="173" w:line="269" w:lineRule="auto"/>
        <w:ind w:left="19" w:right="11"/>
      </w:pPr>
      <w:r>
        <w:rPr>
          <w:rFonts w:ascii="Aptos" w:eastAsia="Aptos" w:hAnsi="Aptos" w:cs="Aptos"/>
        </w:rPr>
        <w:t xml:space="preserve">Bukowski lacht. Dieses dreckige, kaputte Lachen. </w:t>
      </w:r>
    </w:p>
    <w:p w14:paraId="739D05D9" w14:textId="77777777" w:rsidR="002A0287" w:rsidRDefault="00000000">
      <w:pPr>
        <w:spacing w:after="183" w:line="259" w:lineRule="auto"/>
        <w:ind w:left="24" w:right="0" w:firstLine="0"/>
      </w:pPr>
      <w:r>
        <w:rPr>
          <w:rFonts w:ascii="Aptos" w:eastAsia="Aptos" w:hAnsi="Aptos" w:cs="Aptos"/>
        </w:rPr>
        <w:t xml:space="preserve"> </w:t>
      </w:r>
    </w:p>
    <w:p w14:paraId="69F6549C" w14:textId="77777777" w:rsidR="002A0287" w:rsidRDefault="00000000">
      <w:pPr>
        <w:spacing w:after="173" w:line="269" w:lineRule="auto"/>
        <w:ind w:left="19" w:right="11"/>
      </w:pPr>
      <w:r>
        <w:rPr>
          <w:rFonts w:ascii="Aptos" w:eastAsia="Aptos" w:hAnsi="Aptos" w:cs="Aptos"/>
        </w:rPr>
        <w:t xml:space="preserve">"Sales", sagt er. "Business. Diese Wichser und ihre </w:t>
      </w:r>
      <w:proofErr w:type="spellStart"/>
      <w:r>
        <w:rPr>
          <w:rFonts w:ascii="Aptos" w:eastAsia="Aptos" w:hAnsi="Aptos" w:cs="Aptos"/>
        </w:rPr>
        <w:t>Woerter</w:t>
      </w:r>
      <w:proofErr w:type="spellEnd"/>
      <w:r>
        <w:rPr>
          <w:rFonts w:ascii="Aptos" w:eastAsia="Aptos" w:hAnsi="Aptos" w:cs="Aptos"/>
        </w:rPr>
        <w:t xml:space="preserve">." </w:t>
      </w:r>
    </w:p>
    <w:p w14:paraId="2A18CB66" w14:textId="77777777" w:rsidR="002A0287" w:rsidRDefault="00000000">
      <w:pPr>
        <w:spacing w:after="183" w:line="259" w:lineRule="auto"/>
        <w:ind w:left="24" w:right="0" w:firstLine="0"/>
      </w:pPr>
      <w:r>
        <w:rPr>
          <w:rFonts w:ascii="Aptos" w:eastAsia="Aptos" w:hAnsi="Aptos" w:cs="Aptos"/>
        </w:rPr>
        <w:t xml:space="preserve"> </w:t>
      </w:r>
    </w:p>
    <w:p w14:paraId="143FE305" w14:textId="77777777" w:rsidR="002A0287" w:rsidRDefault="00000000">
      <w:pPr>
        <w:spacing w:after="173" w:line="269" w:lineRule="auto"/>
        <w:ind w:left="19" w:right="11"/>
      </w:pPr>
      <w:r>
        <w:rPr>
          <w:rFonts w:ascii="Aptos" w:eastAsia="Aptos" w:hAnsi="Aptos" w:cs="Aptos"/>
        </w:rPr>
        <w:t xml:space="preserve">Ja. Diese Wichser und ihre </w:t>
      </w:r>
      <w:proofErr w:type="spellStart"/>
      <w:r>
        <w:rPr>
          <w:rFonts w:ascii="Aptos" w:eastAsia="Aptos" w:hAnsi="Aptos" w:cs="Aptos"/>
        </w:rPr>
        <w:t>Woerter</w:t>
      </w:r>
      <w:proofErr w:type="spellEnd"/>
      <w:r>
        <w:rPr>
          <w:rFonts w:ascii="Aptos" w:eastAsia="Aptos" w:hAnsi="Aptos" w:cs="Aptos"/>
        </w:rPr>
        <w:t xml:space="preserve">. </w:t>
      </w:r>
    </w:p>
    <w:p w14:paraId="71F4FDEC" w14:textId="77777777" w:rsidR="002A0287" w:rsidRDefault="00000000">
      <w:pPr>
        <w:spacing w:after="183" w:line="259" w:lineRule="auto"/>
        <w:ind w:left="24" w:right="0" w:firstLine="0"/>
      </w:pPr>
      <w:r>
        <w:rPr>
          <w:rFonts w:ascii="Aptos" w:eastAsia="Aptos" w:hAnsi="Aptos" w:cs="Aptos"/>
        </w:rPr>
        <w:t xml:space="preserve"> </w:t>
      </w:r>
    </w:p>
    <w:p w14:paraId="5EBE2F08" w14:textId="77777777" w:rsidR="002A0287" w:rsidRDefault="00000000">
      <w:pPr>
        <w:spacing w:after="260" w:line="259" w:lineRule="auto"/>
        <w:ind w:left="24" w:right="0" w:firstLine="0"/>
      </w:pPr>
      <w:r>
        <w:rPr>
          <w:rFonts w:ascii="Aptos" w:eastAsia="Aptos" w:hAnsi="Aptos" w:cs="Aptos"/>
        </w:rPr>
        <w:t xml:space="preserve"> </w:t>
      </w:r>
    </w:p>
    <w:p w14:paraId="411F401D" w14:textId="77777777" w:rsidR="002A0287" w:rsidRDefault="00000000">
      <w:pPr>
        <w:pStyle w:val="berschrift2"/>
        <w:spacing w:after="32"/>
        <w:ind w:left="19"/>
      </w:pPr>
      <w:bookmarkStart w:id="34" w:name="_Toc169971"/>
      <w:r>
        <w:rPr>
          <w:rFonts w:ascii="Aptos Display" w:eastAsia="Aptos Display" w:hAnsi="Aptos Display" w:cs="Aptos Display"/>
          <w:sz w:val="32"/>
        </w:rPr>
        <w:t xml:space="preserve">Der Moment </w:t>
      </w:r>
      <w:bookmarkEnd w:id="34"/>
    </w:p>
    <w:p w14:paraId="66EB7C30" w14:textId="77777777" w:rsidR="002A0287" w:rsidRDefault="00000000">
      <w:pPr>
        <w:spacing w:after="183" w:line="259" w:lineRule="auto"/>
        <w:ind w:left="24" w:right="0" w:firstLine="0"/>
      </w:pPr>
      <w:r>
        <w:rPr>
          <w:rFonts w:ascii="Aptos" w:eastAsia="Aptos" w:hAnsi="Aptos" w:cs="Aptos"/>
        </w:rPr>
        <w:t xml:space="preserve"> </w:t>
      </w:r>
    </w:p>
    <w:p w14:paraId="73082D9A" w14:textId="77777777" w:rsidR="002A0287" w:rsidRDefault="00000000">
      <w:pPr>
        <w:spacing w:after="173" w:line="269" w:lineRule="auto"/>
        <w:ind w:left="19" w:right="11"/>
      </w:pPr>
      <w:r>
        <w:rPr>
          <w:rFonts w:ascii="Aptos" w:eastAsia="Aptos" w:hAnsi="Aptos" w:cs="Aptos"/>
        </w:rPr>
        <w:t xml:space="preserve">Es war der dritte Tag. Oder der </w:t>
      </w:r>
      <w:proofErr w:type="spellStart"/>
      <w:r>
        <w:rPr>
          <w:rFonts w:ascii="Aptos" w:eastAsia="Aptos" w:hAnsi="Aptos" w:cs="Aptos"/>
        </w:rPr>
        <w:t>fuenfte</w:t>
      </w:r>
      <w:proofErr w:type="spellEnd"/>
      <w:r>
        <w:rPr>
          <w:rFonts w:ascii="Aptos" w:eastAsia="Aptos" w:hAnsi="Aptos" w:cs="Aptos"/>
        </w:rPr>
        <w:t xml:space="preserve">. Ich hatte gerade eine Frau am Telefon gehabt. Dreiundachtzig Jahre alt. Ihr Mann war vor sechs Monaten gestorben. Sie hatte geweint, weil ich der erste Mensch war, der diese Woche mit ihr gesprochen hatte. </w:t>
      </w:r>
    </w:p>
    <w:p w14:paraId="1BCA69EE" w14:textId="77777777" w:rsidR="002A0287" w:rsidRDefault="00000000">
      <w:pPr>
        <w:spacing w:after="183" w:line="259" w:lineRule="auto"/>
        <w:ind w:left="24" w:right="0" w:firstLine="0"/>
      </w:pPr>
      <w:r>
        <w:rPr>
          <w:rFonts w:ascii="Aptos" w:eastAsia="Aptos" w:hAnsi="Aptos" w:cs="Aptos"/>
        </w:rPr>
        <w:t xml:space="preserve"> </w:t>
      </w:r>
    </w:p>
    <w:p w14:paraId="3F4E820A" w14:textId="77777777" w:rsidR="002A0287" w:rsidRDefault="00000000">
      <w:pPr>
        <w:spacing w:after="173" w:line="269" w:lineRule="auto"/>
        <w:ind w:left="19" w:right="11"/>
      </w:pPr>
      <w:r>
        <w:rPr>
          <w:rFonts w:ascii="Aptos" w:eastAsia="Aptos" w:hAnsi="Aptos" w:cs="Aptos"/>
        </w:rPr>
        <w:t xml:space="preserve">Und ich sollte ihr eine Unfallversicherung verkaufen. </w:t>
      </w:r>
    </w:p>
    <w:p w14:paraId="41DF8469" w14:textId="77777777" w:rsidR="002A0287" w:rsidRDefault="00000000">
      <w:pPr>
        <w:spacing w:after="183" w:line="259" w:lineRule="auto"/>
        <w:ind w:left="24" w:right="0" w:firstLine="0"/>
      </w:pPr>
      <w:r>
        <w:rPr>
          <w:rFonts w:ascii="Aptos" w:eastAsia="Aptos" w:hAnsi="Aptos" w:cs="Aptos"/>
        </w:rPr>
        <w:t xml:space="preserve"> </w:t>
      </w:r>
    </w:p>
    <w:p w14:paraId="36E794A0" w14:textId="77777777" w:rsidR="002A0287" w:rsidRDefault="00000000">
      <w:pPr>
        <w:spacing w:after="173" w:line="269" w:lineRule="auto"/>
        <w:ind w:left="19" w:right="11"/>
      </w:pPr>
      <w:r>
        <w:rPr>
          <w:rFonts w:ascii="Aptos" w:eastAsia="Aptos" w:hAnsi="Aptos" w:cs="Aptos"/>
        </w:rPr>
        <w:t xml:space="preserve">Ich legte auf. Ohne zu verkaufen. </w:t>
      </w:r>
    </w:p>
    <w:p w14:paraId="6D3D87DA" w14:textId="77777777" w:rsidR="002A0287" w:rsidRDefault="00000000">
      <w:pPr>
        <w:spacing w:after="183" w:line="259" w:lineRule="auto"/>
        <w:ind w:left="24" w:right="0" w:firstLine="0"/>
      </w:pPr>
      <w:r>
        <w:rPr>
          <w:rFonts w:ascii="Aptos" w:eastAsia="Aptos" w:hAnsi="Aptos" w:cs="Aptos"/>
        </w:rPr>
        <w:t xml:space="preserve"> </w:t>
      </w:r>
    </w:p>
    <w:p w14:paraId="6C91AC34" w14:textId="77777777" w:rsidR="002A0287" w:rsidRDefault="00000000">
      <w:pPr>
        <w:spacing w:after="173" w:line="269" w:lineRule="auto"/>
        <w:ind w:left="19" w:right="11"/>
      </w:pPr>
      <w:r>
        <w:rPr>
          <w:rFonts w:ascii="Aptos" w:eastAsia="Aptos" w:hAnsi="Aptos" w:cs="Aptos"/>
        </w:rPr>
        <w:t xml:space="preserve">Mein Bildschirm blinkte rot. Der Teamleiter kam angewatschelt. </w:t>
      </w:r>
    </w:p>
    <w:p w14:paraId="2B884A64" w14:textId="77777777" w:rsidR="002A0287" w:rsidRDefault="00000000">
      <w:pPr>
        <w:spacing w:after="183" w:line="259" w:lineRule="auto"/>
        <w:ind w:left="24" w:right="0" w:firstLine="0"/>
      </w:pPr>
      <w:r>
        <w:rPr>
          <w:rFonts w:ascii="Aptos" w:eastAsia="Aptos" w:hAnsi="Aptos" w:cs="Aptos"/>
        </w:rPr>
        <w:t xml:space="preserve"> </w:t>
      </w:r>
    </w:p>
    <w:p w14:paraId="269AAFC7" w14:textId="77777777" w:rsidR="002A0287" w:rsidRDefault="00000000">
      <w:pPr>
        <w:spacing w:after="173" w:line="269" w:lineRule="auto"/>
        <w:ind w:left="19" w:right="11"/>
      </w:pPr>
      <w:r>
        <w:rPr>
          <w:rFonts w:ascii="Aptos" w:eastAsia="Aptos" w:hAnsi="Aptos" w:cs="Aptos"/>
        </w:rPr>
        <w:lastRenderedPageBreak/>
        <w:t xml:space="preserve">"Warum kein Abschluss?" </w:t>
      </w:r>
    </w:p>
    <w:p w14:paraId="175629C8" w14:textId="77777777" w:rsidR="002A0287" w:rsidRDefault="00000000">
      <w:pPr>
        <w:spacing w:after="183" w:line="259" w:lineRule="auto"/>
        <w:ind w:left="24" w:right="0" w:firstLine="0"/>
      </w:pPr>
      <w:r>
        <w:rPr>
          <w:rFonts w:ascii="Aptos" w:eastAsia="Aptos" w:hAnsi="Aptos" w:cs="Aptos"/>
        </w:rPr>
        <w:t xml:space="preserve"> </w:t>
      </w:r>
    </w:p>
    <w:p w14:paraId="5F8D91E1" w14:textId="77777777" w:rsidR="002A0287" w:rsidRDefault="00000000">
      <w:pPr>
        <w:spacing w:after="173" w:line="269" w:lineRule="auto"/>
        <w:ind w:left="19" w:right="11"/>
      </w:pPr>
      <w:r>
        <w:rPr>
          <w:rFonts w:ascii="Aptos" w:eastAsia="Aptos" w:hAnsi="Aptos" w:cs="Aptos"/>
        </w:rPr>
        <w:t xml:space="preserve">Ich schaute ihn an. Dieser </w:t>
      </w:r>
      <w:proofErr w:type="spellStart"/>
      <w:r>
        <w:rPr>
          <w:rFonts w:ascii="Aptos" w:eastAsia="Aptos" w:hAnsi="Aptos" w:cs="Aptos"/>
        </w:rPr>
        <w:t>Zwanzigjaehrige</w:t>
      </w:r>
      <w:proofErr w:type="spellEnd"/>
      <w:r>
        <w:rPr>
          <w:rFonts w:ascii="Aptos" w:eastAsia="Aptos" w:hAnsi="Aptos" w:cs="Aptos"/>
        </w:rPr>
        <w:t xml:space="preserve">. Mit seinem Gel. Mit seinem Anzug. Mit seiner </w:t>
      </w:r>
      <w:proofErr w:type="spellStart"/>
      <w:r>
        <w:rPr>
          <w:rFonts w:ascii="Aptos" w:eastAsia="Aptos" w:hAnsi="Aptos" w:cs="Aptos"/>
        </w:rPr>
        <w:t>Scheiss</w:t>
      </w:r>
      <w:proofErr w:type="spellEnd"/>
      <w:r>
        <w:rPr>
          <w:rFonts w:ascii="Aptos" w:eastAsia="Aptos" w:hAnsi="Aptos" w:cs="Aptos"/>
        </w:rPr>
        <w:t xml:space="preserve">-Excel-Tabelle, in der alles eine Nummer war. </w:t>
      </w:r>
    </w:p>
    <w:p w14:paraId="552255BB" w14:textId="77777777" w:rsidR="002A0287" w:rsidRDefault="00000000">
      <w:pPr>
        <w:spacing w:after="183" w:line="259" w:lineRule="auto"/>
        <w:ind w:left="24" w:right="0" w:firstLine="0"/>
      </w:pPr>
      <w:r>
        <w:rPr>
          <w:rFonts w:ascii="Aptos" w:eastAsia="Aptos" w:hAnsi="Aptos" w:cs="Aptos"/>
        </w:rPr>
        <w:t xml:space="preserve"> </w:t>
      </w:r>
    </w:p>
    <w:p w14:paraId="213FBD7A" w14:textId="77777777" w:rsidR="002A0287" w:rsidRDefault="00000000">
      <w:pPr>
        <w:spacing w:after="173" w:line="269" w:lineRule="auto"/>
        <w:ind w:left="19" w:right="11"/>
      </w:pPr>
      <w:r>
        <w:rPr>
          <w:rFonts w:ascii="Aptos" w:eastAsia="Aptos" w:hAnsi="Aptos" w:cs="Aptos"/>
        </w:rPr>
        <w:t xml:space="preserve">"Weil sie dreiundachtzig ist", sagte ich. "Weil ihr Mann tot ist. Weil sie niemanden hat. Und weil ich ihr keine Versicherung verkaufe, die sie nicht braucht." </w:t>
      </w:r>
    </w:p>
    <w:p w14:paraId="2554C34B" w14:textId="77777777" w:rsidR="002A0287" w:rsidRDefault="00000000">
      <w:pPr>
        <w:spacing w:after="183" w:line="259" w:lineRule="auto"/>
        <w:ind w:left="24" w:right="0" w:firstLine="0"/>
      </w:pPr>
      <w:r>
        <w:rPr>
          <w:rFonts w:ascii="Aptos" w:eastAsia="Aptos" w:hAnsi="Aptos" w:cs="Aptos"/>
        </w:rPr>
        <w:t xml:space="preserve"> </w:t>
      </w:r>
    </w:p>
    <w:p w14:paraId="3FD4E325" w14:textId="77777777" w:rsidR="002A0287" w:rsidRDefault="00000000">
      <w:pPr>
        <w:spacing w:after="173" w:line="269" w:lineRule="auto"/>
        <w:ind w:left="19" w:right="11"/>
      </w:pPr>
      <w:r>
        <w:rPr>
          <w:rFonts w:ascii="Aptos" w:eastAsia="Aptos" w:hAnsi="Aptos" w:cs="Aptos"/>
        </w:rPr>
        <w:t xml:space="preserve">Er schaute mich an, als </w:t>
      </w:r>
      <w:proofErr w:type="spellStart"/>
      <w:r>
        <w:rPr>
          <w:rFonts w:ascii="Aptos" w:eastAsia="Aptos" w:hAnsi="Aptos" w:cs="Aptos"/>
        </w:rPr>
        <w:t>haette</w:t>
      </w:r>
      <w:proofErr w:type="spellEnd"/>
      <w:r>
        <w:rPr>
          <w:rFonts w:ascii="Aptos" w:eastAsia="Aptos" w:hAnsi="Aptos" w:cs="Aptos"/>
        </w:rPr>
        <w:t xml:space="preserve"> ich Chinesisch gesprochen. </w:t>
      </w:r>
    </w:p>
    <w:p w14:paraId="651AE68B" w14:textId="77777777" w:rsidR="002A0287" w:rsidRDefault="00000000">
      <w:pPr>
        <w:spacing w:after="183" w:line="259" w:lineRule="auto"/>
        <w:ind w:left="24" w:right="0" w:firstLine="0"/>
      </w:pPr>
      <w:r>
        <w:rPr>
          <w:rFonts w:ascii="Aptos" w:eastAsia="Aptos" w:hAnsi="Aptos" w:cs="Aptos"/>
        </w:rPr>
        <w:t xml:space="preserve"> </w:t>
      </w:r>
    </w:p>
    <w:p w14:paraId="540B561C" w14:textId="77777777" w:rsidR="002A0287" w:rsidRDefault="00000000">
      <w:pPr>
        <w:spacing w:after="173" w:line="269" w:lineRule="auto"/>
        <w:ind w:left="19" w:right="11"/>
      </w:pPr>
      <w:r>
        <w:rPr>
          <w:rFonts w:ascii="Aptos" w:eastAsia="Aptos" w:hAnsi="Aptos" w:cs="Aptos"/>
        </w:rPr>
        <w:t xml:space="preserve">"Das ist dein Job", sagte er. </w:t>
      </w:r>
    </w:p>
    <w:p w14:paraId="51F3546D" w14:textId="77777777" w:rsidR="002A0287" w:rsidRDefault="00000000">
      <w:pPr>
        <w:spacing w:after="183" w:line="259" w:lineRule="auto"/>
        <w:ind w:left="24" w:right="0" w:firstLine="0"/>
      </w:pPr>
      <w:r>
        <w:rPr>
          <w:rFonts w:ascii="Aptos" w:eastAsia="Aptos" w:hAnsi="Aptos" w:cs="Aptos"/>
        </w:rPr>
        <w:t xml:space="preserve"> </w:t>
      </w:r>
    </w:p>
    <w:p w14:paraId="7EFAB4C8" w14:textId="77777777" w:rsidR="002A0287" w:rsidRDefault="00000000">
      <w:pPr>
        <w:spacing w:after="260" w:line="259" w:lineRule="auto"/>
        <w:ind w:left="24" w:right="0" w:firstLine="0"/>
      </w:pPr>
      <w:r>
        <w:rPr>
          <w:rFonts w:ascii="Aptos" w:eastAsia="Aptos" w:hAnsi="Aptos" w:cs="Aptos"/>
        </w:rPr>
        <w:t xml:space="preserve"> </w:t>
      </w:r>
    </w:p>
    <w:p w14:paraId="72F65F07" w14:textId="77777777" w:rsidR="002A0287" w:rsidRDefault="00000000">
      <w:pPr>
        <w:pStyle w:val="berschrift2"/>
        <w:spacing w:after="32"/>
        <w:ind w:left="19"/>
      </w:pPr>
      <w:bookmarkStart w:id="35" w:name="_Toc169972"/>
      <w:r>
        <w:rPr>
          <w:rFonts w:ascii="Aptos Display" w:eastAsia="Aptos Display" w:hAnsi="Aptos Display" w:cs="Aptos Display"/>
          <w:sz w:val="32"/>
        </w:rPr>
        <w:t xml:space="preserve">Das Telefon fliegt </w:t>
      </w:r>
      <w:bookmarkEnd w:id="35"/>
    </w:p>
    <w:p w14:paraId="70A891D7" w14:textId="77777777" w:rsidR="002A0287" w:rsidRDefault="00000000">
      <w:pPr>
        <w:spacing w:after="183" w:line="259" w:lineRule="auto"/>
        <w:ind w:left="24" w:right="0" w:firstLine="0"/>
      </w:pPr>
      <w:r>
        <w:rPr>
          <w:rFonts w:ascii="Aptos" w:eastAsia="Aptos" w:hAnsi="Aptos" w:cs="Aptos"/>
        </w:rPr>
        <w:t xml:space="preserve"> </w:t>
      </w:r>
    </w:p>
    <w:p w14:paraId="0DEFE084" w14:textId="77777777" w:rsidR="002A0287" w:rsidRDefault="00000000">
      <w:pPr>
        <w:spacing w:after="173" w:line="269" w:lineRule="auto"/>
        <w:ind w:left="19" w:right="11"/>
      </w:pPr>
      <w:r>
        <w:rPr>
          <w:rFonts w:ascii="Aptos" w:eastAsia="Aptos" w:hAnsi="Aptos" w:cs="Aptos"/>
        </w:rPr>
        <w:t xml:space="preserve">Und dann passierte es. </w:t>
      </w:r>
    </w:p>
    <w:p w14:paraId="4684E1B9" w14:textId="77777777" w:rsidR="002A0287" w:rsidRDefault="00000000">
      <w:pPr>
        <w:spacing w:after="183" w:line="259" w:lineRule="auto"/>
        <w:ind w:left="24" w:right="0" w:firstLine="0"/>
      </w:pPr>
      <w:r>
        <w:rPr>
          <w:rFonts w:ascii="Aptos" w:eastAsia="Aptos" w:hAnsi="Aptos" w:cs="Aptos"/>
        </w:rPr>
        <w:t xml:space="preserve"> </w:t>
      </w:r>
    </w:p>
    <w:p w14:paraId="72D451C4" w14:textId="77777777" w:rsidR="002A0287" w:rsidRDefault="00000000">
      <w:pPr>
        <w:spacing w:after="173" w:line="269" w:lineRule="auto"/>
        <w:ind w:left="19" w:right="11"/>
      </w:pPr>
      <w:r>
        <w:rPr>
          <w:rFonts w:ascii="Aptos" w:eastAsia="Aptos" w:hAnsi="Aptos" w:cs="Aptos"/>
        </w:rPr>
        <w:t xml:space="preserve">Ich </w:t>
      </w:r>
      <w:proofErr w:type="spellStart"/>
      <w:r>
        <w:rPr>
          <w:rFonts w:ascii="Aptos" w:eastAsia="Aptos" w:hAnsi="Aptos" w:cs="Aptos"/>
        </w:rPr>
        <w:t>spuerte</w:t>
      </w:r>
      <w:proofErr w:type="spellEnd"/>
      <w:r>
        <w:rPr>
          <w:rFonts w:ascii="Aptos" w:eastAsia="Aptos" w:hAnsi="Aptos" w:cs="Aptos"/>
        </w:rPr>
        <w:t xml:space="preserve"> es hochkommen. Nicht nur die Jahre in der </w:t>
      </w:r>
      <w:proofErr w:type="spellStart"/>
      <w:r>
        <w:rPr>
          <w:rFonts w:ascii="Aptos" w:eastAsia="Aptos" w:hAnsi="Aptos" w:cs="Aptos"/>
        </w:rPr>
        <w:t>Kueche</w:t>
      </w:r>
      <w:proofErr w:type="spellEnd"/>
      <w:r>
        <w:rPr>
          <w:rFonts w:ascii="Aptos" w:eastAsia="Aptos" w:hAnsi="Aptos" w:cs="Aptos"/>
        </w:rPr>
        <w:t xml:space="preserve">. Nicht nur die Hitze und der Druck. </w:t>
      </w:r>
    </w:p>
    <w:p w14:paraId="5651CB0E" w14:textId="77777777" w:rsidR="002A0287" w:rsidRDefault="00000000">
      <w:pPr>
        <w:spacing w:after="183" w:line="259" w:lineRule="auto"/>
        <w:ind w:left="24" w:right="0" w:firstLine="0"/>
      </w:pPr>
      <w:r>
        <w:rPr>
          <w:rFonts w:ascii="Aptos" w:eastAsia="Aptos" w:hAnsi="Aptos" w:cs="Aptos"/>
        </w:rPr>
        <w:t xml:space="preserve"> </w:t>
      </w:r>
    </w:p>
    <w:p w14:paraId="1AE7C5DC" w14:textId="77777777" w:rsidR="002A0287" w:rsidRDefault="00000000">
      <w:pPr>
        <w:spacing w:after="173" w:line="269" w:lineRule="auto"/>
        <w:ind w:left="19" w:right="11"/>
      </w:pPr>
      <w:r>
        <w:rPr>
          <w:rFonts w:ascii="Aptos" w:eastAsia="Aptos" w:hAnsi="Aptos" w:cs="Aptos"/>
        </w:rPr>
        <w:t xml:space="preserve">Das Scheitern. Das verdammte Scheitern. </w:t>
      </w:r>
    </w:p>
    <w:p w14:paraId="489E405E" w14:textId="77777777" w:rsidR="002A0287" w:rsidRDefault="00000000">
      <w:pPr>
        <w:spacing w:after="183" w:line="259" w:lineRule="auto"/>
        <w:ind w:left="24" w:right="0" w:firstLine="0"/>
      </w:pPr>
      <w:r>
        <w:rPr>
          <w:rFonts w:ascii="Aptos" w:eastAsia="Aptos" w:hAnsi="Aptos" w:cs="Aptos"/>
        </w:rPr>
        <w:t xml:space="preserve"> </w:t>
      </w:r>
    </w:p>
    <w:p w14:paraId="7A183FDE" w14:textId="77777777" w:rsidR="002A0287" w:rsidRDefault="00000000">
      <w:pPr>
        <w:spacing w:after="173" w:line="269" w:lineRule="auto"/>
        <w:ind w:left="19" w:right="11"/>
      </w:pPr>
      <w:r>
        <w:rPr>
          <w:rFonts w:ascii="Aptos" w:eastAsia="Aptos" w:hAnsi="Aptos" w:cs="Aptos"/>
        </w:rPr>
        <w:t xml:space="preserve">Zehn Jahre Aufstieg und dann nichts. Die Hauptschule die mich aussortiert hatte. Das Studium das ich mir nicht leisten konnte. Das System das immer gewann. </w:t>
      </w:r>
    </w:p>
    <w:p w14:paraId="0F57332B" w14:textId="77777777" w:rsidR="002A0287" w:rsidRDefault="00000000">
      <w:pPr>
        <w:spacing w:after="183" w:line="259" w:lineRule="auto"/>
        <w:ind w:left="24" w:right="0" w:firstLine="0"/>
      </w:pPr>
      <w:r>
        <w:rPr>
          <w:rFonts w:ascii="Aptos" w:eastAsia="Aptos" w:hAnsi="Aptos" w:cs="Aptos"/>
        </w:rPr>
        <w:t xml:space="preserve"> </w:t>
      </w:r>
    </w:p>
    <w:p w14:paraId="1F52B457" w14:textId="77777777" w:rsidR="002A0287" w:rsidRDefault="00000000">
      <w:pPr>
        <w:spacing w:after="173" w:line="269" w:lineRule="auto"/>
        <w:ind w:left="19" w:right="11"/>
      </w:pPr>
      <w:r>
        <w:rPr>
          <w:rFonts w:ascii="Aptos" w:eastAsia="Aptos" w:hAnsi="Aptos" w:cs="Aptos"/>
        </w:rPr>
        <w:t xml:space="preserve">Und jetzt dieser Bubi. Dieser </w:t>
      </w:r>
      <w:proofErr w:type="spellStart"/>
      <w:r>
        <w:rPr>
          <w:rFonts w:ascii="Aptos" w:eastAsia="Aptos" w:hAnsi="Aptos" w:cs="Aptos"/>
        </w:rPr>
        <w:t>Anzugtraeger</w:t>
      </w:r>
      <w:proofErr w:type="spellEnd"/>
      <w:r>
        <w:rPr>
          <w:rFonts w:ascii="Aptos" w:eastAsia="Aptos" w:hAnsi="Aptos" w:cs="Aptos"/>
        </w:rPr>
        <w:t xml:space="preserve">. Der mir </w:t>
      </w:r>
      <w:proofErr w:type="spellStart"/>
      <w:r>
        <w:rPr>
          <w:rFonts w:ascii="Aptos" w:eastAsia="Aptos" w:hAnsi="Aptos" w:cs="Aptos"/>
        </w:rPr>
        <w:t>erklaeren</w:t>
      </w:r>
      <w:proofErr w:type="spellEnd"/>
      <w:r>
        <w:rPr>
          <w:rFonts w:ascii="Aptos" w:eastAsia="Aptos" w:hAnsi="Aptos" w:cs="Aptos"/>
        </w:rPr>
        <w:t xml:space="preserve"> wollte, wie die Welt funktioniert. </w:t>
      </w:r>
      <w:proofErr w:type="gramStart"/>
      <w:r>
        <w:rPr>
          <w:rFonts w:ascii="Aptos" w:eastAsia="Aptos" w:hAnsi="Aptos" w:cs="Aptos"/>
        </w:rPr>
        <w:t>Der alte Menschen</w:t>
      </w:r>
      <w:proofErr w:type="gramEnd"/>
      <w:r>
        <w:rPr>
          <w:rFonts w:ascii="Aptos" w:eastAsia="Aptos" w:hAnsi="Aptos" w:cs="Aptos"/>
        </w:rPr>
        <w:t xml:space="preserve"> ausnehmen und es "Business" nennen wollte. </w:t>
      </w:r>
    </w:p>
    <w:p w14:paraId="42DD3E87" w14:textId="77777777" w:rsidR="002A0287" w:rsidRDefault="00000000">
      <w:pPr>
        <w:spacing w:after="183" w:line="259" w:lineRule="auto"/>
        <w:ind w:left="24" w:right="0" w:firstLine="0"/>
      </w:pPr>
      <w:r>
        <w:rPr>
          <w:rFonts w:ascii="Aptos" w:eastAsia="Aptos" w:hAnsi="Aptos" w:cs="Aptos"/>
        </w:rPr>
        <w:t xml:space="preserve"> </w:t>
      </w:r>
    </w:p>
    <w:p w14:paraId="3CB4A17A" w14:textId="77777777" w:rsidR="002A0287" w:rsidRDefault="00000000">
      <w:pPr>
        <w:spacing w:after="173" w:line="269" w:lineRule="auto"/>
        <w:ind w:left="19" w:right="11"/>
      </w:pPr>
      <w:r>
        <w:rPr>
          <w:rFonts w:ascii="Aptos" w:eastAsia="Aptos" w:hAnsi="Aptos" w:cs="Aptos"/>
        </w:rPr>
        <w:t xml:space="preserve">Ich stand auf. </w:t>
      </w:r>
    </w:p>
    <w:p w14:paraId="78A39664" w14:textId="77777777" w:rsidR="002A0287" w:rsidRDefault="00000000">
      <w:pPr>
        <w:spacing w:after="183" w:line="259" w:lineRule="auto"/>
        <w:ind w:left="24" w:right="0" w:firstLine="0"/>
      </w:pPr>
      <w:r>
        <w:rPr>
          <w:rFonts w:ascii="Aptos" w:eastAsia="Aptos" w:hAnsi="Aptos" w:cs="Aptos"/>
        </w:rPr>
        <w:t xml:space="preserve"> </w:t>
      </w:r>
    </w:p>
    <w:p w14:paraId="36CD68B3" w14:textId="77777777" w:rsidR="002A0287" w:rsidRDefault="00000000">
      <w:pPr>
        <w:spacing w:after="173" w:line="269" w:lineRule="auto"/>
        <w:ind w:left="19" w:right="11"/>
      </w:pPr>
      <w:r>
        <w:rPr>
          <w:rFonts w:ascii="Aptos" w:eastAsia="Aptos" w:hAnsi="Aptos" w:cs="Aptos"/>
        </w:rPr>
        <w:t xml:space="preserve">Ich riss das Telefon aus der Verankerung. </w:t>
      </w:r>
    </w:p>
    <w:p w14:paraId="013663F0" w14:textId="77777777" w:rsidR="002A0287" w:rsidRDefault="00000000">
      <w:pPr>
        <w:spacing w:after="183" w:line="259" w:lineRule="auto"/>
        <w:ind w:left="24" w:right="0" w:firstLine="0"/>
      </w:pPr>
      <w:r>
        <w:rPr>
          <w:rFonts w:ascii="Aptos" w:eastAsia="Aptos" w:hAnsi="Aptos" w:cs="Aptos"/>
        </w:rPr>
        <w:lastRenderedPageBreak/>
        <w:t xml:space="preserve"> </w:t>
      </w:r>
    </w:p>
    <w:p w14:paraId="1EA4978D" w14:textId="77777777" w:rsidR="002A0287" w:rsidRDefault="00000000">
      <w:pPr>
        <w:spacing w:after="173" w:line="269" w:lineRule="auto"/>
        <w:ind w:left="19" w:right="11"/>
      </w:pPr>
      <w:r>
        <w:rPr>
          <w:rFonts w:ascii="Aptos" w:eastAsia="Aptos" w:hAnsi="Aptos" w:cs="Aptos"/>
        </w:rPr>
        <w:t xml:space="preserve">Ich ging zu diesem Bubi, diesem Manager, diesem kleinen </w:t>
      </w:r>
      <w:proofErr w:type="spellStart"/>
      <w:r>
        <w:rPr>
          <w:rFonts w:ascii="Aptos" w:eastAsia="Aptos" w:hAnsi="Aptos" w:cs="Aptos"/>
        </w:rPr>
        <w:t>Scheisser</w:t>
      </w:r>
      <w:proofErr w:type="spellEnd"/>
      <w:r>
        <w:rPr>
          <w:rFonts w:ascii="Aptos" w:eastAsia="Aptos" w:hAnsi="Aptos" w:cs="Aptos"/>
        </w:rPr>
        <w:t xml:space="preserve">. </w:t>
      </w:r>
    </w:p>
    <w:p w14:paraId="2B56B9E4" w14:textId="77777777" w:rsidR="002A0287" w:rsidRDefault="00000000">
      <w:pPr>
        <w:spacing w:after="183" w:line="259" w:lineRule="auto"/>
        <w:ind w:left="24" w:right="0" w:firstLine="0"/>
      </w:pPr>
      <w:r>
        <w:rPr>
          <w:rFonts w:ascii="Aptos" w:eastAsia="Aptos" w:hAnsi="Aptos" w:cs="Aptos"/>
        </w:rPr>
        <w:t xml:space="preserve"> </w:t>
      </w:r>
    </w:p>
    <w:p w14:paraId="3926319D" w14:textId="77777777" w:rsidR="002A0287" w:rsidRDefault="00000000">
      <w:pPr>
        <w:spacing w:after="173" w:line="269" w:lineRule="auto"/>
        <w:ind w:left="19" w:right="11"/>
      </w:pPr>
      <w:r>
        <w:rPr>
          <w:rFonts w:ascii="Aptos" w:eastAsia="Aptos" w:hAnsi="Aptos" w:cs="Aptos"/>
        </w:rPr>
        <w:t xml:space="preserve">Und ich schmiss ihm das Telefon um die Ohren. </w:t>
      </w:r>
    </w:p>
    <w:p w14:paraId="094A24B3" w14:textId="77777777" w:rsidR="002A0287" w:rsidRDefault="00000000">
      <w:pPr>
        <w:spacing w:after="0" w:line="259" w:lineRule="auto"/>
        <w:ind w:left="24" w:right="0" w:firstLine="0"/>
      </w:pPr>
      <w:r>
        <w:rPr>
          <w:rFonts w:ascii="Aptos" w:eastAsia="Aptos" w:hAnsi="Aptos" w:cs="Aptos"/>
        </w:rPr>
        <w:t xml:space="preserve"> </w:t>
      </w:r>
    </w:p>
    <w:p w14:paraId="7C6E9BEC" w14:textId="77777777" w:rsidR="002A0287" w:rsidRDefault="00000000">
      <w:pPr>
        <w:spacing w:after="173" w:line="269" w:lineRule="auto"/>
        <w:ind w:left="19" w:right="11"/>
      </w:pPr>
      <w:r>
        <w:rPr>
          <w:rFonts w:ascii="Aptos" w:eastAsia="Aptos" w:hAnsi="Aptos" w:cs="Aptos"/>
        </w:rPr>
        <w:t xml:space="preserve">Nicht sanft. Nicht symbolisch. Ich schmiss es ihm um seine gegelten Ohren. </w:t>
      </w:r>
    </w:p>
    <w:p w14:paraId="3A60B614" w14:textId="77777777" w:rsidR="002A0287" w:rsidRDefault="00000000">
      <w:pPr>
        <w:spacing w:after="183" w:line="259" w:lineRule="auto"/>
        <w:ind w:left="24" w:right="0" w:firstLine="0"/>
      </w:pPr>
      <w:r>
        <w:rPr>
          <w:rFonts w:ascii="Aptos" w:eastAsia="Aptos" w:hAnsi="Aptos" w:cs="Aptos"/>
        </w:rPr>
        <w:t xml:space="preserve"> </w:t>
      </w:r>
    </w:p>
    <w:p w14:paraId="2B35F528" w14:textId="77777777" w:rsidR="002A0287" w:rsidRDefault="00000000">
      <w:pPr>
        <w:spacing w:after="14" w:line="269" w:lineRule="auto"/>
        <w:ind w:left="19" w:right="11"/>
      </w:pPr>
      <w:r>
        <w:rPr>
          <w:rFonts w:ascii="Aptos" w:eastAsia="Aptos" w:hAnsi="Aptos" w:cs="Aptos"/>
        </w:rPr>
        <w:t xml:space="preserve">"WISST IHR WAS IHR HIER MACHT?", </w:t>
      </w:r>
      <w:proofErr w:type="spellStart"/>
      <w:r>
        <w:rPr>
          <w:rFonts w:ascii="Aptos" w:eastAsia="Aptos" w:hAnsi="Aptos" w:cs="Aptos"/>
        </w:rPr>
        <w:t>bruellte</w:t>
      </w:r>
      <w:proofErr w:type="spellEnd"/>
      <w:r>
        <w:rPr>
          <w:rFonts w:ascii="Aptos" w:eastAsia="Aptos" w:hAnsi="Aptos" w:cs="Aptos"/>
        </w:rPr>
        <w:t xml:space="preserve"> ich. "IHR BETRUEGT ALTE MENSCHEN! </w:t>
      </w:r>
    </w:p>
    <w:p w14:paraId="500ADBD8" w14:textId="77777777" w:rsidR="002A0287" w:rsidRDefault="00000000">
      <w:pPr>
        <w:spacing w:after="173" w:line="269" w:lineRule="auto"/>
        <w:ind w:left="19" w:right="11"/>
      </w:pPr>
      <w:r>
        <w:rPr>
          <w:rFonts w:ascii="Aptos" w:eastAsia="Aptos" w:hAnsi="Aptos" w:cs="Aptos"/>
        </w:rPr>
        <w:t xml:space="preserve">IHR SCHEISS LUEGNER! IHR VERKAUFT ANGST AN LEUTE, DIE SCHON GENUG ANGST HABEN!" </w:t>
      </w:r>
    </w:p>
    <w:p w14:paraId="4BA0BEEA" w14:textId="77777777" w:rsidR="002A0287" w:rsidRDefault="00000000">
      <w:pPr>
        <w:spacing w:after="188" w:line="259" w:lineRule="auto"/>
        <w:ind w:left="24" w:right="0" w:firstLine="0"/>
      </w:pPr>
      <w:r>
        <w:rPr>
          <w:rFonts w:ascii="Aptos" w:eastAsia="Aptos" w:hAnsi="Aptos" w:cs="Aptos"/>
        </w:rPr>
        <w:t xml:space="preserve"> </w:t>
      </w:r>
    </w:p>
    <w:p w14:paraId="70C901DA" w14:textId="77777777" w:rsidR="002A0287" w:rsidRDefault="00000000">
      <w:pPr>
        <w:spacing w:after="173" w:line="269" w:lineRule="auto"/>
        <w:ind w:left="19" w:right="11"/>
      </w:pPr>
      <w:r>
        <w:rPr>
          <w:rFonts w:ascii="Aptos" w:eastAsia="Aptos" w:hAnsi="Aptos" w:cs="Aptos"/>
        </w:rPr>
        <w:t xml:space="preserve">Das ganze Buero war still. Hundert Headsets. Hundert </w:t>
      </w:r>
      <w:proofErr w:type="spellStart"/>
      <w:r>
        <w:rPr>
          <w:rFonts w:ascii="Aptos" w:eastAsia="Aptos" w:hAnsi="Aptos" w:cs="Aptos"/>
        </w:rPr>
        <w:t>o_ene</w:t>
      </w:r>
      <w:proofErr w:type="spellEnd"/>
      <w:r>
        <w:rPr>
          <w:rFonts w:ascii="Aptos" w:eastAsia="Aptos" w:hAnsi="Aptos" w:cs="Aptos"/>
        </w:rPr>
        <w:t xml:space="preserve"> </w:t>
      </w:r>
      <w:proofErr w:type="spellStart"/>
      <w:r>
        <w:rPr>
          <w:rFonts w:ascii="Aptos" w:eastAsia="Aptos" w:hAnsi="Aptos" w:cs="Aptos"/>
        </w:rPr>
        <w:t>Muender</w:t>
      </w:r>
      <w:proofErr w:type="spellEnd"/>
      <w:r>
        <w:rPr>
          <w:rFonts w:ascii="Aptos" w:eastAsia="Aptos" w:hAnsi="Aptos" w:cs="Aptos"/>
        </w:rPr>
        <w:t xml:space="preserve">. </w:t>
      </w:r>
    </w:p>
    <w:p w14:paraId="6A590925" w14:textId="77777777" w:rsidR="002A0287" w:rsidRDefault="00000000">
      <w:pPr>
        <w:spacing w:after="183" w:line="259" w:lineRule="auto"/>
        <w:ind w:left="24" w:right="0" w:firstLine="0"/>
      </w:pPr>
      <w:r>
        <w:rPr>
          <w:rFonts w:ascii="Aptos" w:eastAsia="Aptos" w:hAnsi="Aptos" w:cs="Aptos"/>
        </w:rPr>
        <w:t xml:space="preserve"> </w:t>
      </w:r>
    </w:p>
    <w:p w14:paraId="74C0C181" w14:textId="77777777" w:rsidR="002A0287" w:rsidRDefault="00000000">
      <w:pPr>
        <w:spacing w:after="173" w:line="269" w:lineRule="auto"/>
        <w:ind w:left="19" w:right="11"/>
      </w:pPr>
      <w:r>
        <w:rPr>
          <w:rFonts w:ascii="Aptos" w:eastAsia="Aptos" w:hAnsi="Aptos" w:cs="Aptos"/>
        </w:rPr>
        <w:t xml:space="preserve">Der Bubi hielt sich die Wange. </w:t>
      </w:r>
    </w:p>
    <w:p w14:paraId="21CC75BD" w14:textId="77777777" w:rsidR="002A0287" w:rsidRDefault="00000000">
      <w:pPr>
        <w:spacing w:after="183" w:line="259" w:lineRule="auto"/>
        <w:ind w:left="24" w:right="0" w:firstLine="0"/>
      </w:pPr>
      <w:r>
        <w:rPr>
          <w:rFonts w:ascii="Aptos" w:eastAsia="Aptos" w:hAnsi="Aptos" w:cs="Aptos"/>
        </w:rPr>
        <w:t xml:space="preserve"> </w:t>
      </w:r>
    </w:p>
    <w:p w14:paraId="3BCDA183" w14:textId="77777777" w:rsidR="002A0287" w:rsidRDefault="00000000">
      <w:pPr>
        <w:spacing w:after="173" w:line="269" w:lineRule="auto"/>
        <w:ind w:left="19" w:right="11"/>
      </w:pPr>
      <w:r>
        <w:rPr>
          <w:rFonts w:ascii="Aptos" w:eastAsia="Aptos" w:hAnsi="Aptos" w:cs="Aptos"/>
        </w:rPr>
        <w:t xml:space="preserve">Ich ging. </w:t>
      </w:r>
    </w:p>
    <w:p w14:paraId="5AB9EDDD" w14:textId="77777777" w:rsidR="002A0287" w:rsidRDefault="00000000">
      <w:pPr>
        <w:spacing w:after="183" w:line="259" w:lineRule="auto"/>
        <w:ind w:left="24" w:right="0" w:firstLine="0"/>
      </w:pPr>
      <w:r>
        <w:rPr>
          <w:rFonts w:ascii="Aptos" w:eastAsia="Aptos" w:hAnsi="Aptos" w:cs="Aptos"/>
        </w:rPr>
        <w:t xml:space="preserve"> </w:t>
      </w:r>
    </w:p>
    <w:p w14:paraId="29E717DF" w14:textId="77777777" w:rsidR="002A0287" w:rsidRDefault="00000000">
      <w:pPr>
        <w:spacing w:after="260" w:line="259" w:lineRule="auto"/>
        <w:ind w:left="24" w:right="0" w:firstLine="0"/>
      </w:pPr>
      <w:r>
        <w:rPr>
          <w:rFonts w:ascii="Aptos" w:eastAsia="Aptos" w:hAnsi="Aptos" w:cs="Aptos"/>
        </w:rPr>
        <w:t xml:space="preserve"> </w:t>
      </w:r>
    </w:p>
    <w:p w14:paraId="218B7EA9" w14:textId="77777777" w:rsidR="002A0287" w:rsidRDefault="00000000">
      <w:pPr>
        <w:pStyle w:val="berschrift2"/>
        <w:spacing w:after="32"/>
        <w:ind w:left="19"/>
      </w:pPr>
      <w:bookmarkStart w:id="36" w:name="_Toc169973"/>
      <w:r>
        <w:rPr>
          <w:rFonts w:ascii="Aptos Display" w:eastAsia="Aptos Display" w:hAnsi="Aptos Display" w:cs="Aptos Display"/>
          <w:sz w:val="32"/>
        </w:rPr>
        <w:t xml:space="preserve">Der Zettel </w:t>
      </w:r>
      <w:bookmarkEnd w:id="36"/>
    </w:p>
    <w:p w14:paraId="7F86D928" w14:textId="77777777" w:rsidR="002A0287" w:rsidRDefault="00000000">
      <w:pPr>
        <w:spacing w:after="183" w:line="259" w:lineRule="auto"/>
        <w:ind w:left="24" w:right="0" w:firstLine="0"/>
      </w:pPr>
      <w:r>
        <w:rPr>
          <w:rFonts w:ascii="Aptos" w:eastAsia="Aptos" w:hAnsi="Aptos" w:cs="Aptos"/>
        </w:rPr>
        <w:t xml:space="preserve"> </w:t>
      </w:r>
    </w:p>
    <w:p w14:paraId="7345C379" w14:textId="77777777" w:rsidR="002A0287" w:rsidRDefault="00000000">
      <w:pPr>
        <w:spacing w:after="173" w:line="269" w:lineRule="auto"/>
        <w:ind w:left="19" w:right="11"/>
      </w:pPr>
      <w:r>
        <w:rPr>
          <w:rFonts w:ascii="Aptos" w:eastAsia="Aptos" w:hAnsi="Aptos" w:cs="Aptos"/>
        </w:rPr>
        <w:t xml:space="preserve">Dann ging ich runter. In die Kneipe im Erdgeschoss. Wie immer nach der Schicht. Nur dass es diesmal keine Schicht mehr gab. </w:t>
      </w:r>
    </w:p>
    <w:p w14:paraId="5668E108" w14:textId="77777777" w:rsidR="002A0287" w:rsidRDefault="00000000">
      <w:pPr>
        <w:spacing w:after="183" w:line="259" w:lineRule="auto"/>
        <w:ind w:left="24" w:right="0" w:firstLine="0"/>
      </w:pPr>
      <w:r>
        <w:rPr>
          <w:rFonts w:ascii="Aptos" w:eastAsia="Aptos" w:hAnsi="Aptos" w:cs="Aptos"/>
        </w:rPr>
        <w:t xml:space="preserve"> </w:t>
      </w:r>
    </w:p>
    <w:p w14:paraId="108DD54A" w14:textId="77777777" w:rsidR="002A0287" w:rsidRDefault="00000000">
      <w:pPr>
        <w:spacing w:after="173" w:line="269" w:lineRule="auto"/>
        <w:ind w:left="19" w:right="11"/>
      </w:pPr>
      <w:r>
        <w:rPr>
          <w:rFonts w:ascii="Aptos" w:eastAsia="Aptos" w:hAnsi="Aptos" w:cs="Aptos"/>
        </w:rPr>
        <w:t xml:space="preserve">Am Schwarzen Brett hing ein Zettel. </w:t>
      </w:r>
    </w:p>
    <w:p w14:paraId="2C3C2225" w14:textId="77777777" w:rsidR="002A0287" w:rsidRDefault="00000000">
      <w:pPr>
        <w:spacing w:after="183" w:line="259" w:lineRule="auto"/>
        <w:ind w:left="24" w:right="0" w:firstLine="0"/>
      </w:pPr>
      <w:r>
        <w:rPr>
          <w:rFonts w:ascii="Aptos" w:eastAsia="Aptos" w:hAnsi="Aptos" w:cs="Aptos"/>
        </w:rPr>
        <w:t xml:space="preserve"> </w:t>
      </w:r>
    </w:p>
    <w:p w14:paraId="19F6AA01" w14:textId="77777777" w:rsidR="002A0287" w:rsidRDefault="00000000">
      <w:pPr>
        <w:spacing w:after="173" w:line="269" w:lineRule="auto"/>
        <w:ind w:left="19" w:right="11"/>
      </w:pPr>
      <w:r>
        <w:rPr>
          <w:rFonts w:ascii="Aptos" w:eastAsia="Aptos" w:hAnsi="Aptos" w:cs="Aptos"/>
        </w:rPr>
        <w:t xml:space="preserve">"Suche Koch." </w:t>
      </w:r>
    </w:p>
    <w:p w14:paraId="26E4A38F" w14:textId="77777777" w:rsidR="002A0287" w:rsidRDefault="00000000">
      <w:pPr>
        <w:spacing w:after="183" w:line="259" w:lineRule="auto"/>
        <w:ind w:left="24" w:right="0" w:firstLine="0"/>
      </w:pPr>
      <w:r>
        <w:rPr>
          <w:rFonts w:ascii="Aptos" w:eastAsia="Aptos" w:hAnsi="Aptos" w:cs="Aptos"/>
        </w:rPr>
        <w:t xml:space="preserve"> </w:t>
      </w:r>
    </w:p>
    <w:p w14:paraId="2C636B75" w14:textId="77777777" w:rsidR="002A0287" w:rsidRDefault="00000000">
      <w:pPr>
        <w:spacing w:after="173" w:line="269" w:lineRule="auto"/>
        <w:ind w:left="19" w:right="11"/>
      </w:pPr>
      <w:r>
        <w:rPr>
          <w:rFonts w:ascii="Aptos" w:eastAsia="Aptos" w:hAnsi="Aptos" w:cs="Aptos"/>
        </w:rPr>
        <w:t xml:space="preserve">Ich nahm den Zettel. Ging zum Wirt. </w:t>
      </w:r>
    </w:p>
    <w:p w14:paraId="7D1E3E6B" w14:textId="77777777" w:rsidR="002A0287" w:rsidRDefault="00000000">
      <w:pPr>
        <w:spacing w:after="183" w:line="259" w:lineRule="auto"/>
        <w:ind w:left="24" w:right="0" w:firstLine="0"/>
      </w:pPr>
      <w:r>
        <w:rPr>
          <w:rFonts w:ascii="Aptos" w:eastAsia="Aptos" w:hAnsi="Aptos" w:cs="Aptos"/>
        </w:rPr>
        <w:t xml:space="preserve"> </w:t>
      </w:r>
    </w:p>
    <w:p w14:paraId="0C4D83B0" w14:textId="77777777" w:rsidR="002A0287" w:rsidRDefault="00000000">
      <w:pPr>
        <w:spacing w:after="173" w:line="269" w:lineRule="auto"/>
        <w:ind w:left="19" w:right="11"/>
      </w:pPr>
      <w:r>
        <w:rPr>
          <w:rFonts w:ascii="Aptos" w:eastAsia="Aptos" w:hAnsi="Aptos" w:cs="Aptos"/>
        </w:rPr>
        <w:t xml:space="preserve">"Der Job noch frei?" </w:t>
      </w:r>
    </w:p>
    <w:p w14:paraId="14C1B14F" w14:textId="77777777" w:rsidR="002A0287" w:rsidRDefault="00000000">
      <w:pPr>
        <w:spacing w:after="183" w:line="259" w:lineRule="auto"/>
        <w:ind w:left="24" w:right="0" w:firstLine="0"/>
      </w:pPr>
      <w:r>
        <w:rPr>
          <w:rFonts w:ascii="Aptos" w:eastAsia="Aptos" w:hAnsi="Aptos" w:cs="Aptos"/>
        </w:rPr>
        <w:lastRenderedPageBreak/>
        <w:t xml:space="preserve"> </w:t>
      </w:r>
    </w:p>
    <w:p w14:paraId="65BBEA48" w14:textId="77777777" w:rsidR="002A0287" w:rsidRDefault="00000000">
      <w:pPr>
        <w:spacing w:after="173" w:line="269" w:lineRule="auto"/>
        <w:ind w:left="19" w:right="11"/>
      </w:pPr>
      <w:r>
        <w:rPr>
          <w:rFonts w:ascii="Aptos" w:eastAsia="Aptos" w:hAnsi="Aptos" w:cs="Aptos"/>
        </w:rPr>
        <w:t xml:space="preserve">Er schaute mich an. Sah wahrscheinlich einen </w:t>
      </w:r>
      <w:proofErr w:type="spellStart"/>
      <w:r>
        <w:rPr>
          <w:rFonts w:ascii="Aptos" w:eastAsia="Aptos" w:hAnsi="Aptos" w:cs="Aptos"/>
        </w:rPr>
        <w:t>Verrrueckten</w:t>
      </w:r>
      <w:proofErr w:type="spellEnd"/>
      <w:r>
        <w:rPr>
          <w:rFonts w:ascii="Aptos" w:eastAsia="Aptos" w:hAnsi="Aptos" w:cs="Aptos"/>
        </w:rPr>
        <w:t xml:space="preserve">. Einen, der gerade seinen Job geschmissen hatte. Einen, der nach Wut roch und nach Bier. </w:t>
      </w:r>
    </w:p>
    <w:p w14:paraId="7517AA0A" w14:textId="77777777" w:rsidR="002A0287" w:rsidRDefault="00000000">
      <w:pPr>
        <w:spacing w:after="0" w:line="259" w:lineRule="auto"/>
        <w:ind w:left="24" w:right="0" w:firstLine="0"/>
      </w:pPr>
      <w:r>
        <w:rPr>
          <w:rFonts w:ascii="Aptos" w:eastAsia="Aptos" w:hAnsi="Aptos" w:cs="Aptos"/>
        </w:rPr>
        <w:t xml:space="preserve"> </w:t>
      </w:r>
    </w:p>
    <w:p w14:paraId="27E33254" w14:textId="77777777" w:rsidR="002A0287" w:rsidRDefault="00000000">
      <w:pPr>
        <w:spacing w:after="173" w:line="269" w:lineRule="auto"/>
        <w:ind w:left="19" w:right="11"/>
      </w:pPr>
      <w:r>
        <w:rPr>
          <w:rFonts w:ascii="Aptos" w:eastAsia="Aptos" w:hAnsi="Aptos" w:cs="Aptos"/>
        </w:rPr>
        <w:t xml:space="preserve">"Kannst du kochen?" </w:t>
      </w:r>
    </w:p>
    <w:p w14:paraId="520E7B2F" w14:textId="77777777" w:rsidR="002A0287" w:rsidRDefault="00000000">
      <w:pPr>
        <w:spacing w:after="183" w:line="259" w:lineRule="auto"/>
        <w:ind w:left="24" w:right="0" w:firstLine="0"/>
      </w:pPr>
      <w:r>
        <w:rPr>
          <w:rFonts w:ascii="Aptos" w:eastAsia="Aptos" w:hAnsi="Aptos" w:cs="Aptos"/>
        </w:rPr>
        <w:t xml:space="preserve"> </w:t>
      </w:r>
    </w:p>
    <w:p w14:paraId="10989C89" w14:textId="77777777" w:rsidR="002A0287" w:rsidRDefault="00000000">
      <w:pPr>
        <w:spacing w:after="173" w:line="269" w:lineRule="auto"/>
        <w:ind w:left="19" w:right="11"/>
      </w:pPr>
      <w:r>
        <w:rPr>
          <w:rFonts w:ascii="Aptos" w:eastAsia="Aptos" w:hAnsi="Aptos" w:cs="Aptos"/>
        </w:rPr>
        <w:t xml:space="preserve">Ich lachte. </w:t>
      </w:r>
    </w:p>
    <w:p w14:paraId="49B9DACF" w14:textId="77777777" w:rsidR="002A0287" w:rsidRDefault="00000000">
      <w:pPr>
        <w:spacing w:after="183" w:line="259" w:lineRule="auto"/>
        <w:ind w:left="24" w:right="0" w:firstLine="0"/>
      </w:pPr>
      <w:r>
        <w:rPr>
          <w:rFonts w:ascii="Aptos" w:eastAsia="Aptos" w:hAnsi="Aptos" w:cs="Aptos"/>
        </w:rPr>
        <w:t xml:space="preserve"> </w:t>
      </w:r>
    </w:p>
    <w:p w14:paraId="7A0C0306" w14:textId="77777777" w:rsidR="002A0287" w:rsidRDefault="00000000">
      <w:pPr>
        <w:spacing w:after="173" w:line="269" w:lineRule="auto"/>
        <w:ind w:left="19" w:right="11"/>
      </w:pPr>
      <w:r>
        <w:rPr>
          <w:rFonts w:ascii="Aptos" w:eastAsia="Aptos" w:hAnsi="Aptos" w:cs="Aptos"/>
        </w:rPr>
        <w:t xml:space="preserve">"Viele Jahre schon." </w:t>
      </w:r>
    </w:p>
    <w:p w14:paraId="39DCF67D" w14:textId="77777777" w:rsidR="002A0287" w:rsidRDefault="00000000">
      <w:pPr>
        <w:spacing w:after="183" w:line="259" w:lineRule="auto"/>
        <w:ind w:left="24" w:right="0" w:firstLine="0"/>
      </w:pPr>
      <w:r>
        <w:rPr>
          <w:rFonts w:ascii="Aptos" w:eastAsia="Aptos" w:hAnsi="Aptos" w:cs="Aptos"/>
        </w:rPr>
        <w:t xml:space="preserve"> </w:t>
      </w:r>
    </w:p>
    <w:p w14:paraId="6CE8F63E" w14:textId="77777777" w:rsidR="002A0287" w:rsidRDefault="00000000">
      <w:pPr>
        <w:spacing w:after="173" w:line="269" w:lineRule="auto"/>
        <w:ind w:left="19" w:right="11"/>
      </w:pPr>
      <w:r>
        <w:rPr>
          <w:rFonts w:ascii="Aptos" w:eastAsia="Aptos" w:hAnsi="Aptos" w:cs="Aptos"/>
        </w:rPr>
        <w:t xml:space="preserve">Er nickte. </w:t>
      </w:r>
    </w:p>
    <w:p w14:paraId="403BAAC0" w14:textId="77777777" w:rsidR="002A0287" w:rsidRDefault="00000000">
      <w:pPr>
        <w:spacing w:after="183" w:line="259" w:lineRule="auto"/>
        <w:ind w:left="24" w:right="0" w:firstLine="0"/>
      </w:pPr>
      <w:r>
        <w:rPr>
          <w:rFonts w:ascii="Aptos" w:eastAsia="Aptos" w:hAnsi="Aptos" w:cs="Aptos"/>
        </w:rPr>
        <w:t xml:space="preserve"> </w:t>
      </w:r>
    </w:p>
    <w:p w14:paraId="4C1255C0" w14:textId="77777777" w:rsidR="002A0287" w:rsidRDefault="00000000">
      <w:pPr>
        <w:spacing w:after="173" w:line="269" w:lineRule="auto"/>
        <w:ind w:left="19" w:right="11"/>
      </w:pPr>
      <w:r>
        <w:rPr>
          <w:rFonts w:ascii="Aptos" w:eastAsia="Aptos" w:hAnsi="Aptos" w:cs="Aptos"/>
        </w:rPr>
        <w:t>"</w:t>
      </w:r>
      <w:proofErr w:type="spellStart"/>
      <w:r>
        <w:rPr>
          <w:rFonts w:ascii="Aptos" w:eastAsia="Aptos" w:hAnsi="Aptos" w:cs="Aptos"/>
        </w:rPr>
        <w:t>Faengst</w:t>
      </w:r>
      <w:proofErr w:type="spellEnd"/>
      <w:r>
        <w:rPr>
          <w:rFonts w:ascii="Aptos" w:eastAsia="Aptos" w:hAnsi="Aptos" w:cs="Aptos"/>
        </w:rPr>
        <w:t xml:space="preserve"> morgen an." </w:t>
      </w:r>
    </w:p>
    <w:p w14:paraId="767083F5" w14:textId="77777777" w:rsidR="002A0287" w:rsidRDefault="00000000">
      <w:pPr>
        <w:spacing w:after="183" w:line="259" w:lineRule="auto"/>
        <w:ind w:left="24" w:right="0" w:firstLine="0"/>
      </w:pPr>
      <w:r>
        <w:rPr>
          <w:rFonts w:ascii="Aptos" w:eastAsia="Aptos" w:hAnsi="Aptos" w:cs="Aptos"/>
        </w:rPr>
        <w:t xml:space="preserve"> </w:t>
      </w:r>
    </w:p>
    <w:p w14:paraId="55834CB5" w14:textId="77777777" w:rsidR="002A0287" w:rsidRDefault="00000000">
      <w:pPr>
        <w:spacing w:after="260" w:line="259" w:lineRule="auto"/>
        <w:ind w:left="24" w:right="0" w:firstLine="0"/>
      </w:pPr>
      <w:r>
        <w:rPr>
          <w:rFonts w:ascii="Aptos" w:eastAsia="Aptos" w:hAnsi="Aptos" w:cs="Aptos"/>
        </w:rPr>
        <w:t xml:space="preserve"> </w:t>
      </w:r>
    </w:p>
    <w:p w14:paraId="29229B97" w14:textId="77777777" w:rsidR="002A0287" w:rsidRDefault="00000000">
      <w:pPr>
        <w:pStyle w:val="berschrift2"/>
        <w:spacing w:after="32"/>
        <w:ind w:left="19"/>
      </w:pPr>
      <w:bookmarkStart w:id="37" w:name="_Toc169974"/>
      <w:r>
        <w:rPr>
          <w:rFonts w:ascii="Aptos Display" w:eastAsia="Aptos Display" w:hAnsi="Aptos Display" w:cs="Aptos Display"/>
          <w:sz w:val="32"/>
        </w:rPr>
        <w:t xml:space="preserve">Der Kreis </w:t>
      </w:r>
      <w:bookmarkEnd w:id="37"/>
    </w:p>
    <w:p w14:paraId="2FB7AF8C" w14:textId="77777777" w:rsidR="002A0287" w:rsidRDefault="00000000">
      <w:pPr>
        <w:spacing w:after="183" w:line="259" w:lineRule="auto"/>
        <w:ind w:left="24" w:right="0" w:firstLine="0"/>
      </w:pPr>
      <w:r>
        <w:rPr>
          <w:rFonts w:ascii="Aptos" w:eastAsia="Aptos" w:hAnsi="Aptos" w:cs="Aptos"/>
        </w:rPr>
        <w:t xml:space="preserve"> </w:t>
      </w:r>
    </w:p>
    <w:p w14:paraId="34D65079" w14:textId="77777777" w:rsidR="002A0287" w:rsidRDefault="00000000">
      <w:pPr>
        <w:spacing w:after="173" w:line="269" w:lineRule="auto"/>
        <w:ind w:left="19" w:right="11"/>
      </w:pPr>
      <w:r>
        <w:rPr>
          <w:rFonts w:ascii="Aptos" w:eastAsia="Aptos" w:hAnsi="Aptos" w:cs="Aptos"/>
        </w:rPr>
        <w:t xml:space="preserve">Bukowski trinkt aus. Stellt das Glas hin. Schaut mich an mit diesen Augen, die alles gesehen haben und nichts mehr erwarten. </w:t>
      </w:r>
    </w:p>
    <w:p w14:paraId="1CD9F7CB" w14:textId="77777777" w:rsidR="002A0287" w:rsidRDefault="00000000">
      <w:pPr>
        <w:spacing w:after="183" w:line="259" w:lineRule="auto"/>
        <w:ind w:left="24" w:right="0" w:firstLine="0"/>
      </w:pPr>
      <w:r>
        <w:rPr>
          <w:rFonts w:ascii="Aptos" w:eastAsia="Aptos" w:hAnsi="Aptos" w:cs="Aptos"/>
        </w:rPr>
        <w:t xml:space="preserve"> </w:t>
      </w:r>
    </w:p>
    <w:p w14:paraId="7103E54F" w14:textId="77777777" w:rsidR="002A0287" w:rsidRDefault="00000000">
      <w:pPr>
        <w:spacing w:after="173" w:line="269" w:lineRule="auto"/>
        <w:ind w:left="19" w:right="11"/>
      </w:pPr>
      <w:r>
        <w:rPr>
          <w:rFonts w:ascii="Aptos" w:eastAsia="Aptos" w:hAnsi="Aptos" w:cs="Aptos"/>
        </w:rPr>
        <w:t xml:space="preserve">"Du wolltest raus", sagt er. "Erst studieren. Dann verkaufen. Und </w:t>
      </w:r>
      <w:proofErr w:type="gramStart"/>
      <w:r>
        <w:rPr>
          <w:rFonts w:ascii="Aptos" w:eastAsia="Aptos" w:hAnsi="Aptos" w:cs="Aptos"/>
        </w:rPr>
        <w:t>bist</w:t>
      </w:r>
      <w:proofErr w:type="gramEnd"/>
      <w:r>
        <w:rPr>
          <w:rFonts w:ascii="Aptos" w:eastAsia="Aptos" w:hAnsi="Aptos" w:cs="Aptos"/>
        </w:rPr>
        <w:t xml:space="preserve"> wieder in der </w:t>
      </w:r>
      <w:proofErr w:type="spellStart"/>
      <w:r>
        <w:rPr>
          <w:rFonts w:ascii="Aptos" w:eastAsia="Aptos" w:hAnsi="Aptos" w:cs="Aptos"/>
        </w:rPr>
        <w:t>Kueche</w:t>
      </w:r>
      <w:proofErr w:type="spellEnd"/>
      <w:r>
        <w:rPr>
          <w:rFonts w:ascii="Aptos" w:eastAsia="Aptos" w:hAnsi="Aptos" w:cs="Aptos"/>
        </w:rPr>
        <w:t xml:space="preserve"> gelandet." </w:t>
      </w:r>
    </w:p>
    <w:p w14:paraId="3D80FB3D" w14:textId="77777777" w:rsidR="002A0287" w:rsidRDefault="00000000">
      <w:pPr>
        <w:spacing w:after="183" w:line="259" w:lineRule="auto"/>
        <w:ind w:left="24" w:right="0" w:firstLine="0"/>
      </w:pPr>
      <w:r>
        <w:rPr>
          <w:rFonts w:ascii="Aptos" w:eastAsia="Aptos" w:hAnsi="Aptos" w:cs="Aptos"/>
        </w:rPr>
        <w:t xml:space="preserve"> </w:t>
      </w:r>
    </w:p>
    <w:p w14:paraId="18333073" w14:textId="77777777" w:rsidR="002A0287" w:rsidRDefault="00000000">
      <w:pPr>
        <w:spacing w:after="173" w:line="269" w:lineRule="auto"/>
        <w:ind w:left="19" w:right="11"/>
      </w:pPr>
      <w:r>
        <w:rPr>
          <w:rFonts w:ascii="Aptos" w:eastAsia="Aptos" w:hAnsi="Aptos" w:cs="Aptos"/>
        </w:rPr>
        <w:t xml:space="preserve">Ja. </w:t>
      </w:r>
    </w:p>
    <w:p w14:paraId="7ED664B8" w14:textId="77777777" w:rsidR="002A0287" w:rsidRDefault="00000000">
      <w:pPr>
        <w:spacing w:after="183" w:line="259" w:lineRule="auto"/>
        <w:ind w:left="24" w:right="0" w:firstLine="0"/>
      </w:pPr>
      <w:r>
        <w:rPr>
          <w:rFonts w:ascii="Aptos" w:eastAsia="Aptos" w:hAnsi="Aptos" w:cs="Aptos"/>
        </w:rPr>
        <w:t xml:space="preserve"> </w:t>
      </w:r>
    </w:p>
    <w:p w14:paraId="01E2E8D9" w14:textId="77777777" w:rsidR="002A0287" w:rsidRDefault="00000000">
      <w:pPr>
        <w:spacing w:after="173" w:line="269" w:lineRule="auto"/>
        <w:ind w:left="19" w:right="11"/>
      </w:pPr>
      <w:r>
        <w:rPr>
          <w:rFonts w:ascii="Aptos" w:eastAsia="Aptos" w:hAnsi="Aptos" w:cs="Aptos"/>
        </w:rPr>
        <w:t xml:space="preserve">"Warum?" </w:t>
      </w:r>
    </w:p>
    <w:p w14:paraId="790B8600" w14:textId="77777777" w:rsidR="002A0287" w:rsidRDefault="00000000">
      <w:pPr>
        <w:spacing w:after="183" w:line="259" w:lineRule="auto"/>
        <w:ind w:left="24" w:right="0" w:firstLine="0"/>
      </w:pPr>
      <w:r>
        <w:rPr>
          <w:rFonts w:ascii="Aptos" w:eastAsia="Aptos" w:hAnsi="Aptos" w:cs="Aptos"/>
        </w:rPr>
        <w:t xml:space="preserve"> </w:t>
      </w:r>
    </w:p>
    <w:p w14:paraId="4A209E8B" w14:textId="77777777" w:rsidR="002A0287" w:rsidRDefault="00000000">
      <w:pPr>
        <w:spacing w:after="173" w:line="269" w:lineRule="auto"/>
        <w:ind w:left="19" w:right="11"/>
      </w:pPr>
      <w:r>
        <w:rPr>
          <w:rFonts w:ascii="Aptos" w:eastAsia="Aptos" w:hAnsi="Aptos" w:cs="Aptos"/>
        </w:rPr>
        <w:t xml:space="preserve">Weil die </w:t>
      </w:r>
      <w:proofErr w:type="spellStart"/>
      <w:r>
        <w:rPr>
          <w:rFonts w:ascii="Aptos" w:eastAsia="Aptos" w:hAnsi="Aptos" w:cs="Aptos"/>
        </w:rPr>
        <w:t>Kueche</w:t>
      </w:r>
      <w:proofErr w:type="spellEnd"/>
      <w:r>
        <w:rPr>
          <w:rFonts w:ascii="Aptos" w:eastAsia="Aptos" w:hAnsi="Aptos" w:cs="Aptos"/>
        </w:rPr>
        <w:t xml:space="preserve"> nicht </w:t>
      </w:r>
      <w:proofErr w:type="spellStart"/>
      <w:r>
        <w:rPr>
          <w:rFonts w:ascii="Aptos" w:eastAsia="Aptos" w:hAnsi="Aptos" w:cs="Aptos"/>
        </w:rPr>
        <w:t>luegt</w:t>
      </w:r>
      <w:proofErr w:type="spellEnd"/>
      <w:r>
        <w:rPr>
          <w:rFonts w:ascii="Aptos" w:eastAsia="Aptos" w:hAnsi="Aptos" w:cs="Aptos"/>
        </w:rPr>
        <w:t xml:space="preserve">. </w:t>
      </w:r>
    </w:p>
    <w:p w14:paraId="606F2485" w14:textId="77777777" w:rsidR="002A0287" w:rsidRDefault="00000000">
      <w:pPr>
        <w:spacing w:after="183" w:line="259" w:lineRule="auto"/>
        <w:ind w:left="24" w:right="0" w:firstLine="0"/>
      </w:pPr>
      <w:r>
        <w:rPr>
          <w:rFonts w:ascii="Aptos" w:eastAsia="Aptos" w:hAnsi="Aptos" w:cs="Aptos"/>
        </w:rPr>
        <w:t xml:space="preserve"> </w:t>
      </w:r>
    </w:p>
    <w:p w14:paraId="22D8DCFB" w14:textId="77777777" w:rsidR="002A0287" w:rsidRDefault="00000000">
      <w:pPr>
        <w:spacing w:after="173" w:line="269" w:lineRule="auto"/>
        <w:ind w:left="19" w:right="11"/>
      </w:pPr>
      <w:r>
        <w:rPr>
          <w:rFonts w:ascii="Aptos" w:eastAsia="Aptos" w:hAnsi="Aptos" w:cs="Aptos"/>
        </w:rPr>
        <w:t xml:space="preserve">Weil der Pass ehrlich ist. </w:t>
      </w:r>
    </w:p>
    <w:p w14:paraId="74A25AC7" w14:textId="77777777" w:rsidR="002A0287" w:rsidRDefault="00000000">
      <w:pPr>
        <w:spacing w:after="183" w:line="259" w:lineRule="auto"/>
        <w:ind w:left="24" w:right="0" w:firstLine="0"/>
      </w:pPr>
      <w:r>
        <w:rPr>
          <w:rFonts w:ascii="Aptos" w:eastAsia="Aptos" w:hAnsi="Aptos" w:cs="Aptos"/>
        </w:rPr>
        <w:lastRenderedPageBreak/>
        <w:t xml:space="preserve"> </w:t>
      </w:r>
    </w:p>
    <w:p w14:paraId="13817D15" w14:textId="77777777" w:rsidR="002A0287" w:rsidRDefault="00000000">
      <w:pPr>
        <w:spacing w:after="173" w:line="269" w:lineRule="auto"/>
        <w:ind w:left="19" w:right="11"/>
      </w:pPr>
      <w:r>
        <w:rPr>
          <w:rFonts w:ascii="Aptos" w:eastAsia="Aptos" w:hAnsi="Aptos" w:cs="Aptos"/>
        </w:rPr>
        <w:t xml:space="preserve">Weil ein Steak entweder durch ist oder nicht. </w:t>
      </w:r>
    </w:p>
    <w:p w14:paraId="69A83A9C" w14:textId="77777777" w:rsidR="002A0287" w:rsidRDefault="00000000">
      <w:pPr>
        <w:spacing w:after="183" w:line="259" w:lineRule="auto"/>
        <w:ind w:left="24" w:right="0" w:firstLine="0"/>
      </w:pPr>
      <w:r>
        <w:rPr>
          <w:rFonts w:ascii="Aptos" w:eastAsia="Aptos" w:hAnsi="Aptos" w:cs="Aptos"/>
        </w:rPr>
        <w:t xml:space="preserve"> </w:t>
      </w:r>
    </w:p>
    <w:p w14:paraId="75DD6469" w14:textId="77777777" w:rsidR="002A0287" w:rsidRDefault="00000000">
      <w:pPr>
        <w:spacing w:after="173" w:line="269" w:lineRule="auto"/>
        <w:ind w:left="19" w:right="11"/>
      </w:pPr>
      <w:r>
        <w:rPr>
          <w:rFonts w:ascii="Aptos" w:eastAsia="Aptos" w:hAnsi="Aptos" w:cs="Aptos"/>
        </w:rPr>
        <w:t xml:space="preserve">Weil ich lieber in der Hitze stehe als in einem klimatisierten Buero, das Rentnerinnen ausnimmt. </w:t>
      </w:r>
    </w:p>
    <w:p w14:paraId="49620602" w14:textId="77777777" w:rsidR="002A0287" w:rsidRDefault="00000000">
      <w:pPr>
        <w:spacing w:after="183" w:line="259" w:lineRule="auto"/>
        <w:ind w:left="24" w:right="0" w:firstLine="0"/>
      </w:pPr>
      <w:r>
        <w:rPr>
          <w:rFonts w:ascii="Aptos" w:eastAsia="Aptos" w:hAnsi="Aptos" w:cs="Aptos"/>
        </w:rPr>
        <w:t xml:space="preserve"> </w:t>
      </w:r>
    </w:p>
    <w:p w14:paraId="508D49ED" w14:textId="77777777" w:rsidR="002A0287" w:rsidRDefault="00000000">
      <w:pPr>
        <w:spacing w:after="173" w:line="269" w:lineRule="auto"/>
        <w:ind w:left="19" w:right="11"/>
      </w:pPr>
      <w:r>
        <w:rPr>
          <w:rFonts w:ascii="Aptos" w:eastAsia="Aptos" w:hAnsi="Aptos" w:cs="Aptos"/>
        </w:rPr>
        <w:t xml:space="preserve">Weil ich vielleicht kaputt bin, aber nicht so kaputt. </w:t>
      </w:r>
    </w:p>
    <w:p w14:paraId="5759E2B6" w14:textId="77777777" w:rsidR="002A0287" w:rsidRDefault="00000000">
      <w:pPr>
        <w:spacing w:after="183" w:line="259" w:lineRule="auto"/>
        <w:ind w:left="24" w:right="0" w:firstLine="0"/>
      </w:pPr>
      <w:r>
        <w:rPr>
          <w:rFonts w:ascii="Aptos" w:eastAsia="Aptos" w:hAnsi="Aptos" w:cs="Aptos"/>
        </w:rPr>
        <w:t xml:space="preserve"> </w:t>
      </w:r>
    </w:p>
    <w:p w14:paraId="2E5B4340" w14:textId="77777777" w:rsidR="002A0287" w:rsidRDefault="00000000">
      <w:pPr>
        <w:spacing w:after="173" w:line="269" w:lineRule="auto"/>
        <w:ind w:left="19" w:right="11"/>
      </w:pPr>
      <w:r>
        <w:rPr>
          <w:rFonts w:ascii="Aptos" w:eastAsia="Aptos" w:hAnsi="Aptos" w:cs="Aptos"/>
        </w:rPr>
        <w:t xml:space="preserve">Weil Frau Rosa </w:t>
      </w:r>
      <w:proofErr w:type="spellStart"/>
      <w:r>
        <w:rPr>
          <w:rFonts w:ascii="Aptos" w:eastAsia="Aptos" w:hAnsi="Aptos" w:cs="Aptos"/>
        </w:rPr>
        <w:t>Schluepfer</w:t>
      </w:r>
      <w:proofErr w:type="spellEnd"/>
      <w:r>
        <w:rPr>
          <w:rFonts w:ascii="Aptos" w:eastAsia="Aptos" w:hAnsi="Aptos" w:cs="Aptos"/>
        </w:rPr>
        <w:t xml:space="preserve"> zwar lustig war, aber der Rest war es nicht. </w:t>
      </w:r>
    </w:p>
    <w:p w14:paraId="7E2FADA3" w14:textId="77777777" w:rsidR="002A0287" w:rsidRDefault="00000000">
      <w:pPr>
        <w:spacing w:after="183" w:line="259" w:lineRule="auto"/>
        <w:ind w:left="24" w:right="0" w:firstLine="0"/>
      </w:pPr>
      <w:r>
        <w:rPr>
          <w:rFonts w:ascii="Aptos" w:eastAsia="Aptos" w:hAnsi="Aptos" w:cs="Aptos"/>
        </w:rPr>
        <w:t xml:space="preserve"> </w:t>
      </w:r>
    </w:p>
    <w:p w14:paraId="062539AF" w14:textId="77777777" w:rsidR="002A0287" w:rsidRDefault="00000000">
      <w:pPr>
        <w:spacing w:after="173" w:line="269" w:lineRule="auto"/>
        <w:ind w:left="19" w:right="11"/>
      </w:pPr>
      <w:r>
        <w:rPr>
          <w:rFonts w:ascii="Aptos" w:eastAsia="Aptos" w:hAnsi="Aptos" w:cs="Aptos"/>
        </w:rPr>
        <w:t xml:space="preserve">Bukowski grinst. </w:t>
      </w:r>
    </w:p>
    <w:p w14:paraId="5D229E9A" w14:textId="77777777" w:rsidR="002A0287" w:rsidRDefault="00000000">
      <w:pPr>
        <w:spacing w:after="183" w:line="259" w:lineRule="auto"/>
        <w:ind w:left="24" w:right="0" w:firstLine="0"/>
      </w:pPr>
      <w:r>
        <w:rPr>
          <w:rFonts w:ascii="Aptos" w:eastAsia="Aptos" w:hAnsi="Aptos" w:cs="Aptos"/>
        </w:rPr>
        <w:t xml:space="preserve"> </w:t>
      </w:r>
    </w:p>
    <w:p w14:paraId="142B6459" w14:textId="77777777" w:rsidR="002A0287" w:rsidRDefault="00000000">
      <w:pPr>
        <w:spacing w:after="173" w:line="269" w:lineRule="auto"/>
        <w:ind w:left="19" w:right="11"/>
      </w:pPr>
      <w:r>
        <w:rPr>
          <w:rFonts w:ascii="Aptos" w:eastAsia="Aptos" w:hAnsi="Aptos" w:cs="Aptos"/>
        </w:rPr>
        <w:t xml:space="preserve">"Du bist ein beschissener </w:t>
      </w:r>
      <w:proofErr w:type="spellStart"/>
      <w:r>
        <w:rPr>
          <w:rFonts w:ascii="Aptos" w:eastAsia="Aptos" w:hAnsi="Aptos" w:cs="Aptos"/>
        </w:rPr>
        <w:t>Verkaufer</w:t>
      </w:r>
      <w:proofErr w:type="spellEnd"/>
      <w:r>
        <w:rPr>
          <w:rFonts w:ascii="Aptos" w:eastAsia="Aptos" w:hAnsi="Aptos" w:cs="Aptos"/>
        </w:rPr>
        <w:t xml:space="preserve">", sagt er. </w:t>
      </w:r>
    </w:p>
    <w:p w14:paraId="5FB55B1C" w14:textId="77777777" w:rsidR="002A0287" w:rsidRDefault="00000000">
      <w:pPr>
        <w:spacing w:after="183" w:line="259" w:lineRule="auto"/>
        <w:ind w:left="24" w:right="0" w:firstLine="0"/>
      </w:pPr>
      <w:r>
        <w:rPr>
          <w:rFonts w:ascii="Aptos" w:eastAsia="Aptos" w:hAnsi="Aptos" w:cs="Aptos"/>
        </w:rPr>
        <w:t xml:space="preserve"> </w:t>
      </w:r>
    </w:p>
    <w:p w14:paraId="4B752487" w14:textId="77777777" w:rsidR="002A0287" w:rsidRDefault="00000000">
      <w:pPr>
        <w:spacing w:after="173" w:line="269" w:lineRule="auto"/>
        <w:ind w:left="19" w:right="11"/>
      </w:pPr>
      <w:r>
        <w:rPr>
          <w:rFonts w:ascii="Aptos" w:eastAsia="Aptos" w:hAnsi="Aptos" w:cs="Aptos"/>
        </w:rPr>
        <w:t xml:space="preserve">Ja. </w:t>
      </w:r>
    </w:p>
    <w:p w14:paraId="68072356" w14:textId="77777777" w:rsidR="002A0287" w:rsidRDefault="00000000">
      <w:pPr>
        <w:spacing w:after="183" w:line="259" w:lineRule="auto"/>
        <w:ind w:left="24" w:right="0" w:firstLine="0"/>
      </w:pPr>
      <w:r>
        <w:rPr>
          <w:rFonts w:ascii="Aptos" w:eastAsia="Aptos" w:hAnsi="Aptos" w:cs="Aptos"/>
        </w:rPr>
        <w:t xml:space="preserve"> </w:t>
      </w:r>
    </w:p>
    <w:p w14:paraId="74E38157" w14:textId="77777777" w:rsidR="002A0287" w:rsidRDefault="00000000">
      <w:pPr>
        <w:spacing w:after="173" w:line="269" w:lineRule="auto"/>
        <w:ind w:left="19" w:right="11"/>
      </w:pPr>
      <w:r>
        <w:rPr>
          <w:rFonts w:ascii="Aptos" w:eastAsia="Aptos" w:hAnsi="Aptos" w:cs="Aptos"/>
        </w:rPr>
        <w:t xml:space="preserve">"Aber ein verdammt guter Koch." </w:t>
      </w:r>
    </w:p>
    <w:p w14:paraId="56E5E469" w14:textId="77777777" w:rsidR="002A0287" w:rsidRDefault="00000000">
      <w:pPr>
        <w:spacing w:after="183" w:line="259" w:lineRule="auto"/>
        <w:ind w:left="24" w:right="0" w:firstLine="0"/>
      </w:pPr>
      <w:r>
        <w:rPr>
          <w:rFonts w:ascii="Aptos" w:eastAsia="Aptos" w:hAnsi="Aptos" w:cs="Aptos"/>
        </w:rPr>
        <w:t xml:space="preserve"> </w:t>
      </w:r>
    </w:p>
    <w:p w14:paraId="4C786915" w14:textId="77777777" w:rsidR="002A0287" w:rsidRDefault="00000000">
      <w:pPr>
        <w:spacing w:after="173" w:line="269" w:lineRule="auto"/>
        <w:ind w:left="19" w:right="11"/>
      </w:pPr>
      <w:r>
        <w:rPr>
          <w:rFonts w:ascii="Aptos" w:eastAsia="Aptos" w:hAnsi="Aptos" w:cs="Aptos"/>
        </w:rPr>
        <w:t xml:space="preserve">Ich </w:t>
      </w:r>
      <w:proofErr w:type="spellStart"/>
      <w:r>
        <w:rPr>
          <w:rFonts w:ascii="Aptos" w:eastAsia="Aptos" w:hAnsi="Aptos" w:cs="Aptos"/>
        </w:rPr>
        <w:t>weiss</w:t>
      </w:r>
      <w:proofErr w:type="spellEnd"/>
      <w:r>
        <w:rPr>
          <w:rFonts w:ascii="Aptos" w:eastAsia="Aptos" w:hAnsi="Aptos" w:cs="Aptos"/>
        </w:rPr>
        <w:t xml:space="preserve">. </w:t>
      </w:r>
    </w:p>
    <w:p w14:paraId="42643BC5" w14:textId="77777777" w:rsidR="002A0287" w:rsidRDefault="00000000">
      <w:pPr>
        <w:spacing w:after="183" w:line="259" w:lineRule="auto"/>
        <w:ind w:left="24" w:right="0" w:firstLine="0"/>
      </w:pPr>
      <w:r>
        <w:rPr>
          <w:rFonts w:ascii="Aptos" w:eastAsia="Aptos" w:hAnsi="Aptos" w:cs="Aptos"/>
        </w:rPr>
        <w:t xml:space="preserve"> </w:t>
      </w:r>
    </w:p>
    <w:p w14:paraId="1A55D90C" w14:textId="77777777" w:rsidR="002A0287" w:rsidRDefault="00000000">
      <w:pPr>
        <w:spacing w:after="173" w:line="269" w:lineRule="auto"/>
        <w:ind w:left="19" w:right="11"/>
      </w:pPr>
      <w:r>
        <w:rPr>
          <w:rFonts w:ascii="Aptos" w:eastAsia="Aptos" w:hAnsi="Aptos" w:cs="Aptos"/>
        </w:rPr>
        <w:t xml:space="preserve">Er hebt sein leeres Glas. </w:t>
      </w:r>
    </w:p>
    <w:p w14:paraId="6A746B16" w14:textId="77777777" w:rsidR="002A0287" w:rsidRDefault="00000000">
      <w:pPr>
        <w:spacing w:after="183" w:line="259" w:lineRule="auto"/>
        <w:ind w:left="24" w:right="0" w:firstLine="0"/>
      </w:pPr>
      <w:r>
        <w:rPr>
          <w:rFonts w:ascii="Aptos" w:eastAsia="Aptos" w:hAnsi="Aptos" w:cs="Aptos"/>
        </w:rPr>
        <w:t xml:space="preserve"> </w:t>
      </w:r>
    </w:p>
    <w:p w14:paraId="0F3D2102" w14:textId="77777777" w:rsidR="002A0287" w:rsidRDefault="00000000">
      <w:pPr>
        <w:spacing w:after="173" w:line="269" w:lineRule="auto"/>
        <w:ind w:left="19" w:right="11"/>
      </w:pPr>
      <w:r>
        <w:rPr>
          <w:rFonts w:ascii="Aptos" w:eastAsia="Aptos" w:hAnsi="Aptos" w:cs="Aptos"/>
        </w:rPr>
        <w:t xml:space="preserve">"Auf die, die nicht </w:t>
      </w:r>
      <w:proofErr w:type="spellStart"/>
      <w:r>
        <w:rPr>
          <w:rFonts w:ascii="Aptos" w:eastAsia="Aptos" w:hAnsi="Aptos" w:cs="Aptos"/>
        </w:rPr>
        <w:t>luegen</w:t>
      </w:r>
      <w:proofErr w:type="spellEnd"/>
      <w:r>
        <w:rPr>
          <w:rFonts w:ascii="Aptos" w:eastAsia="Aptos" w:hAnsi="Aptos" w:cs="Aptos"/>
        </w:rPr>
        <w:t xml:space="preserve"> </w:t>
      </w:r>
      <w:proofErr w:type="spellStart"/>
      <w:r>
        <w:rPr>
          <w:rFonts w:ascii="Aptos" w:eastAsia="Aptos" w:hAnsi="Aptos" w:cs="Aptos"/>
        </w:rPr>
        <w:t>koennen</w:t>
      </w:r>
      <w:proofErr w:type="spellEnd"/>
      <w:r>
        <w:rPr>
          <w:rFonts w:ascii="Aptos" w:eastAsia="Aptos" w:hAnsi="Aptos" w:cs="Aptos"/>
        </w:rPr>
        <w:t xml:space="preserve">." </w:t>
      </w:r>
    </w:p>
    <w:p w14:paraId="3728006D" w14:textId="77777777" w:rsidR="002A0287" w:rsidRDefault="00000000">
      <w:pPr>
        <w:spacing w:after="183" w:line="259" w:lineRule="auto"/>
        <w:ind w:left="24" w:right="0" w:firstLine="0"/>
      </w:pPr>
      <w:r>
        <w:rPr>
          <w:rFonts w:ascii="Aptos" w:eastAsia="Aptos" w:hAnsi="Aptos" w:cs="Aptos"/>
        </w:rPr>
        <w:t xml:space="preserve"> </w:t>
      </w:r>
    </w:p>
    <w:p w14:paraId="14A52001" w14:textId="77777777" w:rsidR="002A0287" w:rsidRDefault="00000000">
      <w:pPr>
        <w:spacing w:after="173" w:line="269" w:lineRule="auto"/>
        <w:ind w:left="19" w:right="11"/>
      </w:pPr>
      <w:r>
        <w:rPr>
          <w:rFonts w:ascii="Aptos" w:eastAsia="Aptos" w:hAnsi="Aptos" w:cs="Aptos"/>
        </w:rPr>
        <w:t xml:space="preserve">Auf die, die nicht </w:t>
      </w:r>
      <w:proofErr w:type="spellStart"/>
      <w:r>
        <w:rPr>
          <w:rFonts w:ascii="Aptos" w:eastAsia="Aptos" w:hAnsi="Aptos" w:cs="Aptos"/>
        </w:rPr>
        <w:t>luegen</w:t>
      </w:r>
      <w:proofErr w:type="spellEnd"/>
      <w:r>
        <w:rPr>
          <w:rFonts w:ascii="Aptos" w:eastAsia="Aptos" w:hAnsi="Aptos" w:cs="Aptos"/>
        </w:rPr>
        <w:t xml:space="preserve"> </w:t>
      </w:r>
      <w:proofErr w:type="spellStart"/>
      <w:r>
        <w:rPr>
          <w:rFonts w:ascii="Aptos" w:eastAsia="Aptos" w:hAnsi="Aptos" w:cs="Aptos"/>
        </w:rPr>
        <w:t>koennen</w:t>
      </w:r>
      <w:proofErr w:type="spellEnd"/>
      <w:r>
        <w:rPr>
          <w:rFonts w:ascii="Aptos" w:eastAsia="Aptos" w:hAnsi="Aptos" w:cs="Aptos"/>
        </w:rPr>
        <w:t xml:space="preserve">. </w:t>
      </w:r>
    </w:p>
    <w:p w14:paraId="1DC98801" w14:textId="77777777" w:rsidR="002A0287" w:rsidRDefault="00000000">
      <w:pPr>
        <w:spacing w:after="183" w:line="259" w:lineRule="auto"/>
        <w:ind w:left="24" w:right="0" w:firstLine="0"/>
      </w:pPr>
      <w:r>
        <w:rPr>
          <w:rFonts w:ascii="Aptos" w:eastAsia="Aptos" w:hAnsi="Aptos" w:cs="Aptos"/>
        </w:rPr>
        <w:t xml:space="preserve"> </w:t>
      </w:r>
    </w:p>
    <w:p w14:paraId="57734655" w14:textId="77777777" w:rsidR="002A0287" w:rsidRDefault="00000000">
      <w:pPr>
        <w:spacing w:after="260" w:line="259" w:lineRule="auto"/>
        <w:ind w:left="24" w:right="0" w:firstLine="0"/>
      </w:pPr>
      <w:r>
        <w:rPr>
          <w:rFonts w:ascii="Aptos" w:eastAsia="Aptos" w:hAnsi="Aptos" w:cs="Aptos"/>
        </w:rPr>
        <w:t xml:space="preserve"> </w:t>
      </w:r>
    </w:p>
    <w:p w14:paraId="7C5E1F04" w14:textId="77777777" w:rsidR="002A0287" w:rsidRDefault="00000000">
      <w:pPr>
        <w:pStyle w:val="berschrift2"/>
        <w:spacing w:after="32"/>
        <w:ind w:left="19"/>
      </w:pPr>
      <w:bookmarkStart w:id="38" w:name="_Toc169975"/>
      <w:r>
        <w:rPr>
          <w:rFonts w:ascii="Aptos Display" w:eastAsia="Aptos Display" w:hAnsi="Aptos Display" w:cs="Aptos Display"/>
          <w:sz w:val="32"/>
        </w:rPr>
        <w:t xml:space="preserve">Was danach kam </w:t>
      </w:r>
      <w:bookmarkEnd w:id="38"/>
    </w:p>
    <w:p w14:paraId="41D8CB1F" w14:textId="77777777" w:rsidR="002A0287" w:rsidRDefault="00000000">
      <w:pPr>
        <w:spacing w:after="0" w:line="259" w:lineRule="auto"/>
        <w:ind w:left="24" w:right="0" w:firstLine="0"/>
      </w:pPr>
      <w:r>
        <w:rPr>
          <w:rFonts w:ascii="Aptos" w:eastAsia="Aptos" w:hAnsi="Aptos" w:cs="Aptos"/>
        </w:rPr>
        <w:t xml:space="preserve"> </w:t>
      </w:r>
    </w:p>
    <w:p w14:paraId="34F5490B" w14:textId="77777777" w:rsidR="002A0287" w:rsidRDefault="00000000">
      <w:pPr>
        <w:spacing w:after="173" w:line="269" w:lineRule="auto"/>
        <w:ind w:left="19" w:right="11"/>
      </w:pPr>
      <w:r>
        <w:rPr>
          <w:rFonts w:ascii="Aptos" w:eastAsia="Aptos" w:hAnsi="Aptos" w:cs="Aptos"/>
        </w:rPr>
        <w:lastRenderedPageBreak/>
        <w:t xml:space="preserve">Ein paar Monate </w:t>
      </w:r>
      <w:proofErr w:type="spellStart"/>
      <w:r>
        <w:rPr>
          <w:rFonts w:ascii="Aptos" w:eastAsia="Aptos" w:hAnsi="Aptos" w:cs="Aptos"/>
        </w:rPr>
        <w:t>spaeter</w:t>
      </w:r>
      <w:proofErr w:type="spellEnd"/>
      <w:r>
        <w:rPr>
          <w:rFonts w:ascii="Aptos" w:eastAsia="Aptos" w:hAnsi="Aptos" w:cs="Aptos"/>
        </w:rPr>
        <w:t xml:space="preserve"> stand ich in der </w:t>
      </w:r>
      <w:proofErr w:type="spellStart"/>
      <w:r>
        <w:rPr>
          <w:rFonts w:ascii="Aptos" w:eastAsia="Aptos" w:hAnsi="Aptos" w:cs="Aptos"/>
        </w:rPr>
        <w:t>Kueche</w:t>
      </w:r>
      <w:proofErr w:type="spellEnd"/>
      <w:r>
        <w:rPr>
          <w:rFonts w:ascii="Aptos" w:eastAsia="Aptos" w:hAnsi="Aptos" w:cs="Aptos"/>
        </w:rPr>
        <w:t xml:space="preserve"> der Diakonie. Alte Menschen. Wieder alte Menschen - aber diesmal kochte ich </w:t>
      </w:r>
      <w:proofErr w:type="spellStart"/>
      <w:r>
        <w:rPr>
          <w:rFonts w:ascii="Aptos" w:eastAsia="Aptos" w:hAnsi="Aptos" w:cs="Aptos"/>
        </w:rPr>
        <w:t>fuer</w:t>
      </w:r>
      <w:proofErr w:type="spellEnd"/>
      <w:r>
        <w:rPr>
          <w:rFonts w:ascii="Aptos" w:eastAsia="Aptos" w:hAnsi="Aptos" w:cs="Aptos"/>
        </w:rPr>
        <w:t xml:space="preserve"> sie, statt sie auszunehmen. </w:t>
      </w:r>
    </w:p>
    <w:p w14:paraId="40FFEA3C" w14:textId="77777777" w:rsidR="002A0287" w:rsidRDefault="00000000">
      <w:pPr>
        <w:spacing w:after="183" w:line="259" w:lineRule="auto"/>
        <w:ind w:left="24" w:right="0" w:firstLine="0"/>
      </w:pPr>
      <w:r>
        <w:rPr>
          <w:rFonts w:ascii="Aptos" w:eastAsia="Aptos" w:hAnsi="Aptos" w:cs="Aptos"/>
        </w:rPr>
        <w:t xml:space="preserve"> </w:t>
      </w:r>
    </w:p>
    <w:p w14:paraId="34C9E553" w14:textId="77777777" w:rsidR="002A0287" w:rsidRDefault="00000000">
      <w:pPr>
        <w:spacing w:after="173" w:line="269" w:lineRule="auto"/>
        <w:ind w:left="19" w:right="11"/>
      </w:pPr>
      <w:r>
        <w:rPr>
          <w:rFonts w:ascii="Aptos" w:eastAsia="Aptos" w:hAnsi="Aptos" w:cs="Aptos"/>
        </w:rPr>
        <w:t xml:space="preserve">Und ich tat etwas, das ich noch nie getan hatte: </w:t>
      </w:r>
    </w:p>
    <w:p w14:paraId="406F7FB6" w14:textId="77777777" w:rsidR="002A0287" w:rsidRDefault="00000000">
      <w:pPr>
        <w:spacing w:after="183" w:line="259" w:lineRule="auto"/>
        <w:ind w:left="24" w:right="0" w:firstLine="0"/>
      </w:pPr>
      <w:r>
        <w:rPr>
          <w:rFonts w:ascii="Aptos" w:eastAsia="Aptos" w:hAnsi="Aptos" w:cs="Aptos"/>
        </w:rPr>
        <w:t xml:space="preserve"> </w:t>
      </w:r>
    </w:p>
    <w:p w14:paraId="10834BCD" w14:textId="77777777" w:rsidR="002A0287" w:rsidRDefault="00000000">
      <w:pPr>
        <w:spacing w:after="173" w:line="269" w:lineRule="auto"/>
        <w:ind w:left="19" w:right="11"/>
      </w:pPr>
      <w:r>
        <w:rPr>
          <w:rFonts w:ascii="Aptos" w:eastAsia="Aptos" w:hAnsi="Aptos" w:cs="Aptos"/>
        </w:rPr>
        <w:t xml:space="preserve">Ich zertifizierte die </w:t>
      </w:r>
      <w:proofErr w:type="spellStart"/>
      <w:r>
        <w:rPr>
          <w:rFonts w:ascii="Aptos" w:eastAsia="Aptos" w:hAnsi="Aptos" w:cs="Aptos"/>
        </w:rPr>
        <w:t>Kueche</w:t>
      </w:r>
      <w:proofErr w:type="spellEnd"/>
      <w:r>
        <w:rPr>
          <w:rFonts w:ascii="Aptos" w:eastAsia="Aptos" w:hAnsi="Aptos" w:cs="Aptos"/>
        </w:rPr>
        <w:t xml:space="preserve"> nach DIN ISO 9001. </w:t>
      </w:r>
    </w:p>
    <w:p w14:paraId="17FFB36B" w14:textId="77777777" w:rsidR="002A0287" w:rsidRDefault="00000000">
      <w:pPr>
        <w:spacing w:after="183" w:line="259" w:lineRule="auto"/>
        <w:ind w:left="24" w:right="0" w:firstLine="0"/>
      </w:pPr>
      <w:r>
        <w:rPr>
          <w:rFonts w:ascii="Aptos" w:eastAsia="Aptos" w:hAnsi="Aptos" w:cs="Aptos"/>
        </w:rPr>
        <w:t xml:space="preserve"> </w:t>
      </w:r>
    </w:p>
    <w:p w14:paraId="4792CF56" w14:textId="77777777" w:rsidR="002A0287" w:rsidRDefault="00000000">
      <w:pPr>
        <w:spacing w:after="173" w:line="269" w:lineRule="auto"/>
        <w:ind w:left="19" w:right="11"/>
      </w:pPr>
      <w:r>
        <w:rPr>
          <w:rFonts w:ascii="Aptos" w:eastAsia="Aptos" w:hAnsi="Aptos" w:cs="Aptos"/>
        </w:rPr>
        <w:t xml:space="preserve">Zum ersten Mal wurde mein Chaos zu einem System. Zum ersten Mal wurden meine </w:t>
      </w:r>
      <w:proofErr w:type="spellStart"/>
      <w:r>
        <w:rPr>
          <w:rFonts w:ascii="Aptos" w:eastAsia="Aptos" w:hAnsi="Aptos" w:cs="Aptos"/>
        </w:rPr>
        <w:t>Ablaeufe</w:t>
      </w:r>
      <w:proofErr w:type="spellEnd"/>
      <w:r>
        <w:rPr>
          <w:rFonts w:ascii="Aptos" w:eastAsia="Aptos" w:hAnsi="Aptos" w:cs="Aptos"/>
        </w:rPr>
        <w:t xml:space="preserve"> dokumentiert. Zum ersten Mal war das, was ich im Kopf hatte, auch auf dem Papier. </w:t>
      </w:r>
    </w:p>
    <w:p w14:paraId="6628EA4F" w14:textId="77777777" w:rsidR="002A0287" w:rsidRDefault="00000000">
      <w:pPr>
        <w:spacing w:after="183" w:line="259" w:lineRule="auto"/>
        <w:ind w:left="24" w:right="0" w:firstLine="0"/>
      </w:pPr>
      <w:r>
        <w:rPr>
          <w:rFonts w:ascii="Aptos" w:eastAsia="Aptos" w:hAnsi="Aptos" w:cs="Aptos"/>
        </w:rPr>
        <w:t xml:space="preserve"> </w:t>
      </w:r>
    </w:p>
    <w:p w14:paraId="4AB1D142" w14:textId="77777777" w:rsidR="002A0287" w:rsidRDefault="00000000">
      <w:pPr>
        <w:spacing w:after="173" w:line="269" w:lineRule="auto"/>
        <w:ind w:left="19" w:right="11"/>
      </w:pPr>
      <w:r>
        <w:rPr>
          <w:rFonts w:ascii="Aptos" w:eastAsia="Aptos" w:hAnsi="Aptos" w:cs="Aptos"/>
        </w:rPr>
        <w:t xml:space="preserve">Das war der Moment, in dem der Samen keimte. </w:t>
      </w:r>
    </w:p>
    <w:p w14:paraId="22B5B4C8" w14:textId="77777777" w:rsidR="002A0287" w:rsidRDefault="00000000">
      <w:pPr>
        <w:spacing w:after="183" w:line="259" w:lineRule="auto"/>
        <w:ind w:left="24" w:right="0" w:firstLine="0"/>
      </w:pPr>
      <w:r>
        <w:rPr>
          <w:rFonts w:ascii="Aptos" w:eastAsia="Aptos" w:hAnsi="Aptos" w:cs="Aptos"/>
        </w:rPr>
        <w:t xml:space="preserve"> </w:t>
      </w:r>
    </w:p>
    <w:p w14:paraId="2FE53466" w14:textId="77777777" w:rsidR="002A0287" w:rsidRDefault="00000000">
      <w:pPr>
        <w:spacing w:after="173" w:line="269" w:lineRule="auto"/>
        <w:ind w:left="19" w:right="11"/>
      </w:pPr>
      <w:r>
        <w:rPr>
          <w:rFonts w:ascii="Aptos" w:eastAsia="Aptos" w:hAnsi="Aptos" w:cs="Aptos"/>
        </w:rPr>
        <w:t xml:space="preserve">Der Samen, der zwanzig Jahre </w:t>
      </w:r>
      <w:proofErr w:type="spellStart"/>
      <w:r>
        <w:rPr>
          <w:rFonts w:ascii="Aptos" w:eastAsia="Aptos" w:hAnsi="Aptos" w:cs="Aptos"/>
        </w:rPr>
        <w:t>spaeter</w:t>
      </w:r>
      <w:proofErr w:type="spellEnd"/>
      <w:r>
        <w:rPr>
          <w:rFonts w:ascii="Aptos" w:eastAsia="Aptos" w:hAnsi="Aptos" w:cs="Aptos"/>
        </w:rPr>
        <w:t xml:space="preserve"> zu Software werden </w:t>
      </w:r>
      <w:proofErr w:type="spellStart"/>
      <w:r>
        <w:rPr>
          <w:rFonts w:ascii="Aptos" w:eastAsia="Aptos" w:hAnsi="Aptos" w:cs="Aptos"/>
        </w:rPr>
        <w:t>wuerde</w:t>
      </w:r>
      <w:proofErr w:type="spellEnd"/>
      <w:r>
        <w:rPr>
          <w:rFonts w:ascii="Aptos" w:eastAsia="Aptos" w:hAnsi="Aptos" w:cs="Aptos"/>
        </w:rPr>
        <w:t xml:space="preserve">. </w:t>
      </w:r>
    </w:p>
    <w:p w14:paraId="0717FB6F" w14:textId="77777777" w:rsidR="002A0287" w:rsidRDefault="00000000">
      <w:pPr>
        <w:spacing w:after="183" w:line="259" w:lineRule="auto"/>
        <w:ind w:left="24" w:right="0" w:firstLine="0"/>
      </w:pPr>
      <w:r>
        <w:rPr>
          <w:rFonts w:ascii="Aptos" w:eastAsia="Aptos" w:hAnsi="Aptos" w:cs="Aptos"/>
        </w:rPr>
        <w:t xml:space="preserve"> </w:t>
      </w:r>
    </w:p>
    <w:p w14:paraId="3E1584A7" w14:textId="77777777" w:rsidR="002A0287" w:rsidRDefault="00000000">
      <w:pPr>
        <w:spacing w:after="173" w:line="269" w:lineRule="auto"/>
        <w:ind w:left="19" w:right="11"/>
      </w:pPr>
      <w:r>
        <w:rPr>
          <w:rFonts w:ascii="Aptos" w:eastAsia="Aptos" w:hAnsi="Aptos" w:cs="Aptos"/>
        </w:rPr>
        <w:t xml:space="preserve">Aber das wusste ich damals noch nicht. </w:t>
      </w:r>
    </w:p>
    <w:p w14:paraId="5A8EBE67" w14:textId="77777777" w:rsidR="002A0287" w:rsidRDefault="00000000">
      <w:pPr>
        <w:spacing w:after="183" w:line="259" w:lineRule="auto"/>
        <w:ind w:left="24" w:right="0" w:firstLine="0"/>
      </w:pPr>
      <w:r>
        <w:rPr>
          <w:rFonts w:ascii="Aptos" w:eastAsia="Aptos" w:hAnsi="Aptos" w:cs="Aptos"/>
        </w:rPr>
        <w:t xml:space="preserve"> </w:t>
      </w:r>
    </w:p>
    <w:p w14:paraId="312B570D" w14:textId="77777777" w:rsidR="002A0287" w:rsidRDefault="00000000">
      <w:pPr>
        <w:spacing w:after="173" w:line="269" w:lineRule="auto"/>
        <w:ind w:left="19" w:right="11"/>
      </w:pPr>
      <w:r>
        <w:rPr>
          <w:rFonts w:ascii="Aptos" w:eastAsia="Aptos" w:hAnsi="Aptos" w:cs="Aptos"/>
        </w:rPr>
        <w:t xml:space="preserve">Damals wusste ich nur: Ich </w:t>
      </w:r>
      <w:proofErr w:type="spellStart"/>
      <w:r>
        <w:rPr>
          <w:rFonts w:ascii="Aptos" w:eastAsia="Aptos" w:hAnsi="Aptos" w:cs="Aptos"/>
        </w:rPr>
        <w:t>gehoere</w:t>
      </w:r>
      <w:proofErr w:type="spellEnd"/>
      <w:r>
        <w:rPr>
          <w:rFonts w:ascii="Aptos" w:eastAsia="Aptos" w:hAnsi="Aptos" w:cs="Aptos"/>
        </w:rPr>
        <w:t xml:space="preserve"> in die </w:t>
      </w:r>
      <w:proofErr w:type="spellStart"/>
      <w:r>
        <w:rPr>
          <w:rFonts w:ascii="Aptos" w:eastAsia="Aptos" w:hAnsi="Aptos" w:cs="Aptos"/>
        </w:rPr>
        <w:t>Kueche</w:t>
      </w:r>
      <w:proofErr w:type="spellEnd"/>
      <w:r>
        <w:rPr>
          <w:rFonts w:ascii="Aptos" w:eastAsia="Aptos" w:hAnsi="Aptos" w:cs="Aptos"/>
        </w:rPr>
        <w:t xml:space="preserve">. Und die </w:t>
      </w:r>
      <w:proofErr w:type="spellStart"/>
      <w:r>
        <w:rPr>
          <w:rFonts w:ascii="Aptos" w:eastAsia="Aptos" w:hAnsi="Aptos" w:cs="Aptos"/>
        </w:rPr>
        <w:t>Kueche</w:t>
      </w:r>
      <w:proofErr w:type="spellEnd"/>
      <w:r>
        <w:rPr>
          <w:rFonts w:ascii="Aptos" w:eastAsia="Aptos" w:hAnsi="Aptos" w:cs="Aptos"/>
        </w:rPr>
        <w:t xml:space="preserve"> </w:t>
      </w:r>
      <w:proofErr w:type="spellStart"/>
      <w:r>
        <w:rPr>
          <w:rFonts w:ascii="Aptos" w:eastAsia="Aptos" w:hAnsi="Aptos" w:cs="Aptos"/>
        </w:rPr>
        <w:t>gehoert</w:t>
      </w:r>
      <w:proofErr w:type="spellEnd"/>
      <w:r>
        <w:rPr>
          <w:rFonts w:ascii="Aptos" w:eastAsia="Aptos" w:hAnsi="Aptos" w:cs="Aptos"/>
        </w:rPr>
        <w:t xml:space="preserve"> zu mir. </w:t>
      </w:r>
    </w:p>
    <w:p w14:paraId="66B75B32" w14:textId="77777777" w:rsidR="002A0287" w:rsidRDefault="00000000">
      <w:pPr>
        <w:spacing w:after="183" w:line="259" w:lineRule="auto"/>
        <w:ind w:left="24" w:right="0" w:firstLine="0"/>
      </w:pPr>
      <w:r>
        <w:rPr>
          <w:rFonts w:ascii="Aptos" w:eastAsia="Aptos" w:hAnsi="Aptos" w:cs="Aptos"/>
        </w:rPr>
        <w:t xml:space="preserve"> </w:t>
      </w:r>
    </w:p>
    <w:p w14:paraId="23328653" w14:textId="77777777" w:rsidR="002A0287" w:rsidRDefault="00000000">
      <w:pPr>
        <w:spacing w:after="173" w:line="269" w:lineRule="auto"/>
        <w:ind w:left="19" w:right="11"/>
      </w:pPr>
      <w:r>
        <w:rPr>
          <w:rFonts w:ascii="Aptos" w:eastAsia="Aptos" w:hAnsi="Aptos" w:cs="Aptos"/>
        </w:rPr>
        <w:t xml:space="preserve">Egal wie oft ich versuche zu fliehen. </w:t>
      </w:r>
    </w:p>
    <w:p w14:paraId="6457ECFA" w14:textId="77777777" w:rsidR="002A0287" w:rsidRDefault="00000000">
      <w:pPr>
        <w:spacing w:after="183" w:line="259" w:lineRule="auto"/>
        <w:ind w:left="24" w:right="0" w:firstLine="0"/>
      </w:pPr>
      <w:r>
        <w:rPr>
          <w:rFonts w:ascii="Aptos" w:eastAsia="Aptos" w:hAnsi="Aptos" w:cs="Aptos"/>
        </w:rPr>
        <w:t xml:space="preserve"> </w:t>
      </w:r>
    </w:p>
    <w:p w14:paraId="1C2B0FF5" w14:textId="77777777" w:rsidR="002A0287" w:rsidRDefault="00000000">
      <w:pPr>
        <w:spacing w:after="183" w:line="259" w:lineRule="auto"/>
        <w:ind w:left="24" w:right="0" w:firstLine="0"/>
      </w:pPr>
      <w:r>
        <w:rPr>
          <w:rFonts w:ascii="Aptos" w:eastAsia="Aptos" w:hAnsi="Aptos" w:cs="Aptos"/>
        </w:rPr>
        <w:t xml:space="preserve"> </w:t>
      </w:r>
    </w:p>
    <w:p w14:paraId="3B0FFB60" w14:textId="77777777" w:rsidR="002A0287" w:rsidRDefault="00000000">
      <w:pPr>
        <w:spacing w:after="173" w:line="269" w:lineRule="auto"/>
        <w:ind w:left="19" w:right="11"/>
      </w:pPr>
      <w:r>
        <w:rPr>
          <w:rFonts w:ascii="Aptos" w:eastAsia="Aptos" w:hAnsi="Aptos" w:cs="Aptos"/>
        </w:rPr>
        <w:t xml:space="preserve">Ich wollte raus aus der </w:t>
      </w:r>
      <w:proofErr w:type="spellStart"/>
      <w:r>
        <w:rPr>
          <w:rFonts w:ascii="Aptos" w:eastAsia="Aptos" w:hAnsi="Aptos" w:cs="Aptos"/>
        </w:rPr>
        <w:t>Kueche</w:t>
      </w:r>
      <w:proofErr w:type="spellEnd"/>
      <w:r>
        <w:rPr>
          <w:rFonts w:ascii="Aptos" w:eastAsia="Aptos" w:hAnsi="Aptos" w:cs="Aptos"/>
        </w:rPr>
        <w:t xml:space="preserve">. </w:t>
      </w:r>
    </w:p>
    <w:p w14:paraId="6F2B75C0" w14:textId="77777777" w:rsidR="002A0287" w:rsidRDefault="00000000">
      <w:pPr>
        <w:spacing w:after="183" w:line="259" w:lineRule="auto"/>
        <w:ind w:left="24" w:right="0" w:firstLine="0"/>
      </w:pPr>
      <w:r>
        <w:rPr>
          <w:rFonts w:ascii="Aptos" w:eastAsia="Aptos" w:hAnsi="Aptos" w:cs="Aptos"/>
        </w:rPr>
        <w:t xml:space="preserve"> </w:t>
      </w:r>
    </w:p>
    <w:p w14:paraId="71514BD2" w14:textId="77777777" w:rsidR="002A0287" w:rsidRDefault="00000000">
      <w:pPr>
        <w:spacing w:after="173" w:line="269" w:lineRule="auto"/>
        <w:ind w:left="19" w:right="11"/>
      </w:pPr>
      <w:r>
        <w:rPr>
          <w:rFonts w:ascii="Aptos" w:eastAsia="Aptos" w:hAnsi="Aptos" w:cs="Aptos"/>
        </w:rPr>
        <w:t xml:space="preserve">Erst durch Bildung. Dann durch </w:t>
      </w:r>
      <w:proofErr w:type="spellStart"/>
      <w:r>
        <w:rPr>
          <w:rFonts w:ascii="Aptos" w:eastAsia="Aptos" w:hAnsi="Aptos" w:cs="Aptos"/>
        </w:rPr>
        <w:t>Luegen</w:t>
      </w:r>
      <w:proofErr w:type="spellEnd"/>
      <w:r>
        <w:rPr>
          <w:rFonts w:ascii="Aptos" w:eastAsia="Aptos" w:hAnsi="Aptos" w:cs="Aptos"/>
        </w:rPr>
        <w:t xml:space="preserve">. </w:t>
      </w:r>
    </w:p>
    <w:p w14:paraId="56D6A7E8" w14:textId="77777777" w:rsidR="002A0287" w:rsidRDefault="00000000">
      <w:pPr>
        <w:spacing w:after="183" w:line="259" w:lineRule="auto"/>
        <w:ind w:left="24" w:right="0" w:firstLine="0"/>
      </w:pPr>
      <w:r>
        <w:rPr>
          <w:rFonts w:ascii="Aptos" w:eastAsia="Aptos" w:hAnsi="Aptos" w:cs="Aptos"/>
        </w:rPr>
        <w:t xml:space="preserve"> </w:t>
      </w:r>
    </w:p>
    <w:p w14:paraId="03F4496D" w14:textId="77777777" w:rsidR="002A0287" w:rsidRDefault="00000000">
      <w:pPr>
        <w:spacing w:after="173" w:line="269" w:lineRule="auto"/>
        <w:ind w:left="19" w:right="11"/>
      </w:pPr>
      <w:r>
        <w:rPr>
          <w:rFonts w:ascii="Aptos" w:eastAsia="Aptos" w:hAnsi="Aptos" w:cs="Aptos"/>
        </w:rPr>
        <w:t xml:space="preserve">Beides hat nicht funktioniert. </w:t>
      </w:r>
    </w:p>
    <w:p w14:paraId="4DB17B6A" w14:textId="77777777" w:rsidR="002A0287" w:rsidRDefault="00000000">
      <w:pPr>
        <w:spacing w:after="183" w:line="259" w:lineRule="auto"/>
        <w:ind w:left="24" w:right="0" w:firstLine="0"/>
      </w:pPr>
      <w:r>
        <w:rPr>
          <w:rFonts w:ascii="Aptos" w:eastAsia="Aptos" w:hAnsi="Aptos" w:cs="Aptos"/>
        </w:rPr>
        <w:t xml:space="preserve"> </w:t>
      </w:r>
    </w:p>
    <w:p w14:paraId="2CD880C7" w14:textId="77777777" w:rsidR="002A0287" w:rsidRDefault="00000000">
      <w:pPr>
        <w:spacing w:after="173" w:line="269" w:lineRule="auto"/>
        <w:ind w:left="19" w:right="11"/>
      </w:pPr>
      <w:r>
        <w:rPr>
          <w:rFonts w:ascii="Aptos" w:eastAsia="Aptos" w:hAnsi="Aptos" w:cs="Aptos"/>
        </w:rPr>
        <w:t xml:space="preserve">Die Welt hat mir gezeigt, warum ich </w:t>
      </w:r>
      <w:proofErr w:type="spellStart"/>
      <w:r>
        <w:rPr>
          <w:rFonts w:ascii="Aptos" w:eastAsia="Aptos" w:hAnsi="Aptos" w:cs="Aptos"/>
        </w:rPr>
        <w:t>reingehoere</w:t>
      </w:r>
      <w:proofErr w:type="spellEnd"/>
      <w:r>
        <w:rPr>
          <w:rFonts w:ascii="Aptos" w:eastAsia="Aptos" w:hAnsi="Aptos" w:cs="Aptos"/>
        </w:rPr>
        <w:t xml:space="preserve">. </w:t>
      </w:r>
    </w:p>
    <w:p w14:paraId="08D12205" w14:textId="77777777" w:rsidR="002A0287" w:rsidRDefault="00000000">
      <w:pPr>
        <w:spacing w:after="183" w:line="259" w:lineRule="auto"/>
        <w:ind w:left="24" w:right="0" w:firstLine="0"/>
      </w:pPr>
      <w:r>
        <w:rPr>
          <w:rFonts w:ascii="Aptos" w:eastAsia="Aptos" w:hAnsi="Aptos" w:cs="Aptos"/>
        </w:rPr>
        <w:t xml:space="preserve"> </w:t>
      </w:r>
    </w:p>
    <w:p w14:paraId="5A12D77B" w14:textId="77777777" w:rsidR="002A0287" w:rsidRDefault="00000000">
      <w:pPr>
        <w:spacing w:after="173" w:line="269" w:lineRule="auto"/>
        <w:ind w:left="19" w:right="11"/>
      </w:pPr>
      <w:r>
        <w:rPr>
          <w:rFonts w:ascii="Aptos" w:eastAsia="Aptos" w:hAnsi="Aptos" w:cs="Aptos"/>
        </w:rPr>
        <w:lastRenderedPageBreak/>
        <w:t xml:space="preserve">Nicht weil ich nichts anderes kann. </w:t>
      </w:r>
    </w:p>
    <w:p w14:paraId="1FE17655" w14:textId="77777777" w:rsidR="002A0287" w:rsidRDefault="00000000">
      <w:pPr>
        <w:spacing w:after="183" w:line="259" w:lineRule="auto"/>
        <w:ind w:left="24" w:right="0" w:firstLine="0"/>
      </w:pPr>
      <w:r>
        <w:rPr>
          <w:rFonts w:ascii="Aptos" w:eastAsia="Aptos" w:hAnsi="Aptos" w:cs="Aptos"/>
        </w:rPr>
        <w:t xml:space="preserve"> </w:t>
      </w:r>
    </w:p>
    <w:p w14:paraId="27855CE4" w14:textId="77777777" w:rsidR="002A0287" w:rsidRDefault="00000000">
      <w:pPr>
        <w:spacing w:after="173" w:line="269" w:lineRule="auto"/>
        <w:ind w:left="19" w:right="11"/>
      </w:pPr>
      <w:r>
        <w:rPr>
          <w:rFonts w:ascii="Aptos" w:eastAsia="Aptos" w:hAnsi="Aptos" w:cs="Aptos"/>
        </w:rPr>
        <w:t xml:space="preserve">Sondern weil ich nichts anderes will. </w:t>
      </w:r>
    </w:p>
    <w:p w14:paraId="424971A4" w14:textId="77777777" w:rsidR="002A0287" w:rsidRDefault="00000000">
      <w:pPr>
        <w:spacing w:after="183" w:line="259" w:lineRule="auto"/>
        <w:ind w:left="24" w:right="0" w:firstLine="0"/>
      </w:pPr>
      <w:r>
        <w:rPr>
          <w:rFonts w:ascii="Aptos" w:eastAsia="Aptos" w:hAnsi="Aptos" w:cs="Aptos"/>
        </w:rPr>
        <w:t xml:space="preserve"> </w:t>
      </w:r>
    </w:p>
    <w:p w14:paraId="1699801D" w14:textId="77777777" w:rsidR="002A0287" w:rsidRDefault="00000000">
      <w:pPr>
        <w:spacing w:after="183" w:line="259" w:lineRule="auto"/>
        <w:ind w:left="24" w:right="0" w:firstLine="0"/>
      </w:pPr>
      <w:r>
        <w:rPr>
          <w:rFonts w:ascii="Aptos" w:eastAsia="Aptos" w:hAnsi="Aptos" w:cs="Aptos"/>
        </w:rPr>
        <w:t xml:space="preserve"> </w:t>
      </w:r>
    </w:p>
    <w:p w14:paraId="19D4A2B8" w14:textId="77777777" w:rsidR="002A0287" w:rsidRDefault="00000000">
      <w:pPr>
        <w:spacing w:after="173" w:line="269" w:lineRule="auto"/>
        <w:ind w:left="19" w:right="11"/>
      </w:pPr>
      <w:r>
        <w:rPr>
          <w:rFonts w:ascii="Aptos" w:eastAsia="Aptos" w:hAnsi="Aptos" w:cs="Aptos"/>
        </w:rPr>
        <w:t xml:space="preserve">Der Pass </w:t>
      </w:r>
      <w:proofErr w:type="spellStart"/>
      <w:r>
        <w:rPr>
          <w:rFonts w:ascii="Aptos" w:eastAsia="Aptos" w:hAnsi="Aptos" w:cs="Aptos"/>
        </w:rPr>
        <w:t>luegt</w:t>
      </w:r>
      <w:proofErr w:type="spellEnd"/>
      <w:r>
        <w:rPr>
          <w:rFonts w:ascii="Aptos" w:eastAsia="Aptos" w:hAnsi="Aptos" w:cs="Aptos"/>
        </w:rPr>
        <w:t xml:space="preserve"> nicht. </w:t>
      </w:r>
    </w:p>
    <w:p w14:paraId="0D731994" w14:textId="77777777" w:rsidR="002A0287" w:rsidRDefault="00000000">
      <w:pPr>
        <w:spacing w:after="183" w:line="259" w:lineRule="auto"/>
        <w:ind w:left="24" w:right="0" w:firstLine="0"/>
      </w:pPr>
      <w:r>
        <w:rPr>
          <w:rFonts w:ascii="Aptos" w:eastAsia="Aptos" w:hAnsi="Aptos" w:cs="Aptos"/>
        </w:rPr>
        <w:t xml:space="preserve"> </w:t>
      </w:r>
    </w:p>
    <w:p w14:paraId="13A9071A" w14:textId="77777777" w:rsidR="002A0287" w:rsidRDefault="00000000">
      <w:pPr>
        <w:spacing w:after="173" w:line="269" w:lineRule="auto"/>
        <w:ind w:left="19" w:right="11"/>
      </w:pPr>
      <w:r>
        <w:rPr>
          <w:rFonts w:ascii="Aptos" w:eastAsia="Aptos" w:hAnsi="Aptos" w:cs="Aptos"/>
        </w:rPr>
        <w:t xml:space="preserve">Das Telefon schon. </w:t>
      </w:r>
    </w:p>
    <w:p w14:paraId="56823D19" w14:textId="77777777" w:rsidR="002A0287" w:rsidRDefault="00000000">
      <w:pPr>
        <w:spacing w:after="183" w:line="259" w:lineRule="auto"/>
        <w:ind w:left="24" w:right="0" w:firstLine="0"/>
      </w:pPr>
      <w:r>
        <w:rPr>
          <w:rFonts w:ascii="Aptos" w:eastAsia="Aptos" w:hAnsi="Aptos" w:cs="Aptos"/>
        </w:rPr>
        <w:t xml:space="preserve"> </w:t>
      </w:r>
    </w:p>
    <w:p w14:paraId="5D6EBAF4" w14:textId="77777777" w:rsidR="002A0287" w:rsidRDefault="00000000">
      <w:pPr>
        <w:spacing w:after="183" w:line="259" w:lineRule="auto"/>
        <w:ind w:left="24" w:right="0" w:firstLine="0"/>
      </w:pPr>
      <w:r>
        <w:rPr>
          <w:rFonts w:ascii="Aptos" w:eastAsia="Aptos" w:hAnsi="Aptos" w:cs="Aptos"/>
        </w:rPr>
        <w:t xml:space="preserve"> </w:t>
      </w:r>
    </w:p>
    <w:p w14:paraId="7C06F86E" w14:textId="77777777" w:rsidR="002A0287" w:rsidRDefault="00000000">
      <w:pPr>
        <w:spacing w:after="180" w:line="259" w:lineRule="auto"/>
        <w:ind w:left="19" w:right="0"/>
      </w:pPr>
      <w:r>
        <w:rPr>
          <w:rFonts w:ascii="Aptos" w:eastAsia="Aptos" w:hAnsi="Aptos" w:cs="Aptos"/>
          <w:b/>
        </w:rPr>
        <w:t>[Ende Kapitel: Das Telefon]</w:t>
      </w:r>
      <w:r>
        <w:rPr>
          <w:rFonts w:ascii="Aptos" w:eastAsia="Aptos" w:hAnsi="Aptos" w:cs="Aptos"/>
        </w:rPr>
        <w:t xml:space="preserve"> </w:t>
      </w:r>
    </w:p>
    <w:p w14:paraId="32759357" w14:textId="77777777" w:rsidR="002A0287" w:rsidRDefault="00000000">
      <w:pPr>
        <w:spacing w:after="183" w:line="259" w:lineRule="auto"/>
        <w:ind w:left="24" w:right="0" w:firstLine="0"/>
      </w:pPr>
      <w:r>
        <w:rPr>
          <w:rFonts w:ascii="Aptos" w:eastAsia="Aptos" w:hAnsi="Aptos" w:cs="Aptos"/>
        </w:rPr>
        <w:t xml:space="preserve"> </w:t>
      </w:r>
    </w:p>
    <w:p w14:paraId="63A2425A" w14:textId="77777777" w:rsidR="002A0287" w:rsidRDefault="00000000">
      <w:pPr>
        <w:spacing w:after="216" w:line="259" w:lineRule="auto"/>
        <w:ind w:left="19" w:right="0"/>
      </w:pPr>
      <w:r>
        <w:rPr>
          <w:rFonts w:ascii="Aptos" w:eastAsia="Aptos" w:hAnsi="Aptos" w:cs="Aptos"/>
          <w:b/>
        </w:rPr>
        <w:t xml:space="preserve">Status: V2 - Mit Studium-Kontext </w:t>
      </w:r>
      <w:r>
        <w:t xml:space="preserve">KAPITEL </w:t>
      </w:r>
    </w:p>
    <w:p w14:paraId="62D8570D" w14:textId="77777777" w:rsidR="002A0287" w:rsidRDefault="00000000">
      <w:pPr>
        <w:spacing w:after="215" w:line="265" w:lineRule="auto"/>
        <w:ind w:left="11" w:right="29"/>
        <w:jc w:val="center"/>
      </w:pPr>
      <w:r>
        <w:t xml:space="preserve">Das Haus der Kirchlichen Einrichtung </w:t>
      </w:r>
    </w:p>
    <w:p w14:paraId="20907E31" w14:textId="77777777" w:rsidR="002A0287" w:rsidRDefault="00000000">
      <w:pPr>
        <w:spacing w:after="614" w:line="265" w:lineRule="auto"/>
        <w:ind w:left="11" w:right="29"/>
        <w:jc w:val="center"/>
      </w:pPr>
      <w:r>
        <w:t xml:space="preserve">Münster, 1999-2001 – Das System in der Kirche </w:t>
      </w:r>
    </w:p>
    <w:p w14:paraId="6245E9ED" w14:textId="77777777" w:rsidR="002A0287" w:rsidRDefault="00000000">
      <w:pPr>
        <w:ind w:left="19" w:right="15"/>
      </w:pPr>
      <w:r>
        <w:t xml:space="preserve">Bukowski ist wieder da. Oder immer noch. In Münster verschwimmt das. </w:t>
      </w:r>
    </w:p>
    <w:p w14:paraId="2F2C17EB" w14:textId="77777777" w:rsidR="002A0287" w:rsidRDefault="00000000">
      <w:pPr>
        <w:ind w:left="19" w:right="15"/>
      </w:pPr>
      <w:r>
        <w:t xml:space="preserve">„Und dann?“, fragt er. </w:t>
      </w:r>
    </w:p>
    <w:p w14:paraId="499E5EA6" w14:textId="77777777" w:rsidR="002A0287" w:rsidRDefault="00000000">
      <w:pPr>
        <w:spacing w:after="409"/>
        <w:ind w:left="19" w:right="15"/>
      </w:pPr>
      <w:r>
        <w:t xml:space="preserve">Dann kam die Küche der Kirche. </w:t>
      </w:r>
    </w:p>
    <w:p w14:paraId="5BA1DCB2" w14:textId="77777777" w:rsidR="002A0287" w:rsidRDefault="00000000">
      <w:pPr>
        <w:ind w:left="19" w:right="15"/>
      </w:pPr>
      <w:r>
        <w:t xml:space="preserve">Die Chefin </w:t>
      </w:r>
    </w:p>
    <w:p w14:paraId="6B9C830F" w14:textId="77777777" w:rsidR="002A0287" w:rsidRDefault="00000000">
      <w:pPr>
        <w:ind w:left="19" w:right="15"/>
      </w:pPr>
      <w:r>
        <w:t xml:space="preserve">Zwei Wochen. </w:t>
      </w:r>
    </w:p>
    <w:p w14:paraId="6E5CD3F4" w14:textId="77777777" w:rsidR="002A0287" w:rsidRDefault="00000000">
      <w:pPr>
        <w:ind w:left="19" w:right="15"/>
      </w:pPr>
      <w:r>
        <w:t xml:space="preserve">So lange dauerte es, bis ich verstand, warum die Küche nicht funktionierte. </w:t>
      </w:r>
    </w:p>
    <w:p w14:paraId="7A3C1B11" w14:textId="77777777" w:rsidR="002A0287" w:rsidRDefault="00000000">
      <w:pPr>
        <w:ind w:left="19" w:right="15"/>
      </w:pPr>
      <w:r>
        <w:t xml:space="preserve">Es war nicht das Equipment. Es waren nicht die Bewohner. Es war nicht das Budget. </w:t>
      </w:r>
    </w:p>
    <w:p w14:paraId="6EE75CE0" w14:textId="77777777" w:rsidR="002A0287" w:rsidRDefault="00000000">
      <w:pPr>
        <w:ind w:left="19" w:right="15"/>
      </w:pPr>
      <w:r>
        <w:t xml:space="preserve">Es war sie. </w:t>
      </w:r>
    </w:p>
    <w:p w14:paraId="3CE2E766" w14:textId="77777777" w:rsidR="002A0287" w:rsidRDefault="00000000">
      <w:pPr>
        <w:ind w:left="19" w:right="15"/>
      </w:pPr>
      <w:r>
        <w:t xml:space="preserve">Die Chefin. Nette Frau. Wirklich. Aber sie hatte aufgehört. Nicht offiziell. Innerlich. Sie kam, sie ging, sie tat so, als würde sie arbeiten. Aber die Küche lief trotz ihr, nicht wegen ihr. </w:t>
      </w:r>
    </w:p>
    <w:p w14:paraId="67D40ECA" w14:textId="77777777" w:rsidR="002A0287" w:rsidRDefault="00000000">
      <w:pPr>
        <w:ind w:left="19" w:right="15"/>
      </w:pPr>
      <w:r>
        <w:t xml:space="preserve">Ich kannte das. Ich hatte das hundertmal gesehen. Menschen, die bleiben, obwohl sie längst gegangen sind. Die ihren Posten besetzen wie Geister ihre alten Häuser. </w:t>
      </w:r>
    </w:p>
    <w:p w14:paraId="4D485A50" w14:textId="77777777" w:rsidR="002A0287" w:rsidRDefault="00000000">
      <w:pPr>
        <w:ind w:left="19" w:right="15"/>
      </w:pPr>
      <w:r>
        <w:lastRenderedPageBreak/>
        <w:t xml:space="preserve">Nach zwei Wochen ging ich zur Heimleitung. </w:t>
      </w:r>
    </w:p>
    <w:p w14:paraId="6BBD7D5C" w14:textId="77777777" w:rsidR="002A0287" w:rsidRDefault="00000000">
      <w:pPr>
        <w:ind w:left="19" w:right="15"/>
      </w:pPr>
      <w:r>
        <w:t xml:space="preserve">„Entweder sie oder ich.“ </w:t>
      </w:r>
    </w:p>
    <w:p w14:paraId="5F7F2B81" w14:textId="77777777" w:rsidR="002A0287" w:rsidRDefault="00000000">
      <w:pPr>
        <w:ind w:left="19" w:right="15"/>
      </w:pPr>
      <w:r>
        <w:t xml:space="preserve">Sie schauten mich an. Der neue Koch. Zwei Wochen da. Stellt Ultimaten. </w:t>
      </w:r>
    </w:p>
    <w:p w14:paraId="2CB4E216" w14:textId="77777777" w:rsidR="002A0287" w:rsidRDefault="00000000">
      <w:pPr>
        <w:ind w:left="19" w:right="15"/>
      </w:pPr>
      <w:r>
        <w:t xml:space="preserve">Aber sie wussten, dass ich recht hatte. Sie wussten es schon lange. Sie hatten nur auf jemanden gewartet, der es ausspricht. </w:t>
      </w:r>
    </w:p>
    <w:p w14:paraId="325220E3" w14:textId="77777777" w:rsidR="002A0287" w:rsidRDefault="00000000">
      <w:pPr>
        <w:ind w:left="19" w:right="15"/>
      </w:pPr>
      <w:r>
        <w:t xml:space="preserve">Sie ging. </w:t>
      </w:r>
    </w:p>
    <w:p w14:paraId="13C47577" w14:textId="77777777" w:rsidR="002A0287" w:rsidRDefault="00000000">
      <w:pPr>
        <w:spacing w:after="409"/>
        <w:ind w:left="19" w:right="15"/>
      </w:pPr>
      <w:r>
        <w:t xml:space="preserve">Ich blieb. </w:t>
      </w:r>
    </w:p>
    <w:p w14:paraId="72DB1744" w14:textId="77777777" w:rsidR="002A0287" w:rsidRDefault="00000000">
      <w:pPr>
        <w:ind w:left="19" w:right="15"/>
      </w:pPr>
      <w:r>
        <w:t xml:space="preserve">Bukowski pfeift leise. </w:t>
      </w:r>
    </w:p>
    <w:p w14:paraId="5A187F04" w14:textId="77777777" w:rsidR="002A0287" w:rsidRDefault="00000000">
      <w:pPr>
        <w:ind w:left="19" w:right="15"/>
      </w:pPr>
      <w:r>
        <w:t xml:space="preserve">„Kaltblütig.“ </w:t>
      </w:r>
    </w:p>
    <w:p w14:paraId="78CDAB45" w14:textId="77777777" w:rsidR="002A0287" w:rsidRDefault="00000000">
      <w:pPr>
        <w:ind w:left="19" w:right="15"/>
      </w:pPr>
      <w:r>
        <w:t xml:space="preserve">Nein. Notwendig. </w:t>
      </w:r>
    </w:p>
    <w:p w14:paraId="053068B6" w14:textId="77777777" w:rsidR="002A0287" w:rsidRDefault="00000000">
      <w:pPr>
        <w:ind w:left="19" w:right="15"/>
      </w:pPr>
      <w:r>
        <w:t xml:space="preserve">„Und? Hat’s dich nicht gefressen?“ </w:t>
      </w:r>
    </w:p>
    <w:p w14:paraId="2D2DBE26" w14:textId="77777777" w:rsidR="002A0287" w:rsidRDefault="00000000">
      <w:pPr>
        <w:spacing w:after="409"/>
        <w:ind w:left="19" w:right="15"/>
      </w:pPr>
      <w:r>
        <w:t xml:space="preserve">Nicht sofort. </w:t>
      </w:r>
    </w:p>
    <w:p w14:paraId="4EE47BD7" w14:textId="77777777" w:rsidR="002A0287" w:rsidRDefault="00000000">
      <w:pPr>
        <w:ind w:left="19" w:right="15"/>
      </w:pPr>
      <w:r>
        <w:t xml:space="preserve">Das System </w:t>
      </w:r>
    </w:p>
    <w:p w14:paraId="2E6FBE40" w14:textId="77777777" w:rsidR="002A0287" w:rsidRDefault="00000000">
      <w:pPr>
        <w:ind w:left="19" w:right="15"/>
      </w:pPr>
      <w:r>
        <w:t xml:space="preserve">Dann begann der Rausch. </w:t>
      </w:r>
    </w:p>
    <w:p w14:paraId="0FE25A3F" w14:textId="77777777" w:rsidR="002A0287" w:rsidRDefault="00000000">
      <w:pPr>
        <w:ind w:left="19" w:right="15"/>
      </w:pPr>
      <w:r>
        <w:t xml:space="preserve">Nicht der Alkohol. Der kam abends. Das hier war anders. </w:t>
      </w:r>
    </w:p>
    <w:p w14:paraId="79ACD0D1" w14:textId="77777777" w:rsidR="002A0287" w:rsidRDefault="00000000">
      <w:pPr>
        <w:ind w:left="19" w:right="15"/>
      </w:pPr>
      <w:r>
        <w:t xml:space="preserve">Ich las damals alles über Systeme. Management-Bücher. Prozessoptimierung. Aber auch anderes – spiritueller Kram. Hunderte Bücher über Buddhismus, Zen, die Bhagavad Gita. Ich versuchte sogar die Bibel zu lesen, den Koran. Ich suchte das Muster hinter den Mustern. </w:t>
      </w:r>
    </w:p>
    <w:p w14:paraId="75D3C906" w14:textId="77777777" w:rsidR="002A0287" w:rsidRDefault="00000000">
      <w:pPr>
        <w:ind w:left="19" w:right="15"/>
      </w:pPr>
      <w:r>
        <w:t xml:space="preserve">Und dann fand ich es. Nicht in den heiligen Schriften. In einer Norm. </w:t>
      </w:r>
    </w:p>
    <w:p w14:paraId="58D3E8FC" w14:textId="77777777" w:rsidR="002A0287" w:rsidRDefault="00000000">
      <w:pPr>
        <w:ind w:left="19" w:right="15"/>
      </w:pPr>
      <w:r>
        <w:t xml:space="preserve">DIN ISO 9001. In einer Kirchenküche. Klingt absurd. War es auch. Aber es war das Erste, was sich richtig anfühlte seit Jahren. </w:t>
      </w:r>
    </w:p>
    <w:p w14:paraId="549DE47C" w14:textId="77777777" w:rsidR="002A0287" w:rsidRDefault="00000000">
      <w:pPr>
        <w:ind w:left="19" w:right="15"/>
      </w:pPr>
      <w:r>
        <w:t xml:space="preserve">Ich ging durch die Küche wie ein Besessener. Öffnete jeden Schrank. Jeden Ordner. Jede Schublade. </w:t>
      </w:r>
    </w:p>
    <w:p w14:paraId="48535A30" w14:textId="77777777" w:rsidR="002A0287" w:rsidRDefault="00000000">
      <w:pPr>
        <w:spacing w:after="0" w:line="452" w:lineRule="auto"/>
        <w:ind w:left="19" w:right="4317"/>
      </w:pPr>
      <w:r>
        <w:t xml:space="preserve">„Wo sind die Sicherheitsdatenblätter?“ Leere Blicke. </w:t>
      </w:r>
    </w:p>
    <w:p w14:paraId="40B7C7EB" w14:textId="77777777" w:rsidR="002A0287" w:rsidRDefault="00000000">
      <w:pPr>
        <w:spacing w:after="0" w:line="452" w:lineRule="auto"/>
        <w:ind w:left="19" w:right="2038"/>
      </w:pPr>
      <w:r>
        <w:t xml:space="preserve">„Wer hat die letzte Gefährdungsbeurteilung gemacht?“ Schweigen. </w:t>
      </w:r>
    </w:p>
    <w:p w14:paraId="657D4C19" w14:textId="77777777" w:rsidR="002A0287" w:rsidRDefault="00000000">
      <w:pPr>
        <w:ind w:left="19" w:right="15"/>
      </w:pPr>
      <w:r>
        <w:t xml:space="preserve">„Die Ordner. Wo sind die verdammten Ordner?“ </w:t>
      </w:r>
    </w:p>
    <w:p w14:paraId="12DD5119" w14:textId="77777777" w:rsidR="002A0287" w:rsidRDefault="00000000">
      <w:pPr>
        <w:ind w:left="19" w:right="15"/>
      </w:pPr>
      <w:r>
        <w:t xml:space="preserve">Es gab keine Ordner. Es gab Zettel. Lose Blätter. Notizen auf Servietten. Dreißig Jahre Wissen, verteilt auf tausend Schnipsel, die niemand finden konnte. </w:t>
      </w:r>
    </w:p>
    <w:p w14:paraId="4F7CE2C7" w14:textId="77777777" w:rsidR="002A0287" w:rsidRDefault="00000000">
      <w:pPr>
        <w:ind w:left="19" w:right="15"/>
      </w:pPr>
      <w:r>
        <w:lastRenderedPageBreak/>
        <w:t xml:space="preserve">Also baute ich Ordner. </w:t>
      </w:r>
    </w:p>
    <w:p w14:paraId="0514DD10" w14:textId="77777777" w:rsidR="002A0287" w:rsidRDefault="00000000">
      <w:pPr>
        <w:ind w:left="19" w:right="15"/>
      </w:pPr>
      <w:r>
        <w:t xml:space="preserve">ISO 9001. ISO 9241. Qualitätsmanagement und Ergonomie. Ich verstand jedes Wort. </w:t>
      </w:r>
    </w:p>
    <w:p w14:paraId="0C717074" w14:textId="77777777" w:rsidR="002A0287" w:rsidRDefault="00000000">
      <w:pPr>
        <w:spacing w:after="409"/>
        <w:ind w:left="19" w:right="15"/>
      </w:pPr>
      <w:r>
        <w:t xml:space="preserve">Da ging mir einer ab. </w:t>
      </w:r>
    </w:p>
    <w:p w14:paraId="76F3CA1C" w14:textId="77777777" w:rsidR="002A0287" w:rsidRDefault="00000000">
      <w:pPr>
        <w:spacing w:after="412" w:line="265" w:lineRule="auto"/>
        <w:ind w:left="11" w:right="29"/>
        <w:jc w:val="center"/>
      </w:pPr>
      <w:r>
        <w:t xml:space="preserve">— </w:t>
      </w:r>
    </w:p>
    <w:p w14:paraId="019D8851" w14:textId="77777777" w:rsidR="002A0287" w:rsidRDefault="00000000">
      <w:pPr>
        <w:ind w:left="19" w:right="15"/>
      </w:pPr>
      <w:r>
        <w:t xml:space="preserve">HACCP. Hazard Analysis Critical Control Points. </w:t>
      </w:r>
    </w:p>
    <w:p w14:paraId="13832D5F" w14:textId="77777777" w:rsidR="002A0287" w:rsidRDefault="00000000">
      <w:pPr>
        <w:ind w:left="19" w:right="15"/>
      </w:pPr>
      <w:r>
        <w:t xml:space="preserve">Klingt kompliziert. Ist es nicht. </w:t>
      </w:r>
    </w:p>
    <w:p w14:paraId="2A7053DB" w14:textId="77777777" w:rsidR="002A0287" w:rsidRDefault="00000000">
      <w:pPr>
        <w:ind w:left="19" w:right="15"/>
      </w:pPr>
      <w:r>
        <w:t xml:space="preserve">Gut oder nicht gut. Erledigt oder nicht erledigt. Temperatur erreicht oder nicht erreicht. </w:t>
      </w:r>
    </w:p>
    <w:p w14:paraId="324DBC55" w14:textId="77777777" w:rsidR="002A0287" w:rsidRDefault="00000000">
      <w:pPr>
        <w:ind w:left="19" w:right="15"/>
      </w:pPr>
      <w:r>
        <w:t xml:space="preserve">Zustände. </w:t>
      </w:r>
    </w:p>
    <w:p w14:paraId="6B3EDAD0" w14:textId="77777777" w:rsidR="002A0287" w:rsidRDefault="00000000">
      <w:pPr>
        <w:ind w:left="19" w:right="15"/>
      </w:pPr>
      <w:r>
        <w:t xml:space="preserve">Ich wusste damals nicht, dass ich Zustände dokumentierte. Ich wusste nicht, dass ich zwanzig Jahre später ein Betriebssystem darauf bauen würde. Ich wusste nur: Das hier macht Sinn. </w:t>
      </w:r>
    </w:p>
    <w:p w14:paraId="655D3C28" w14:textId="77777777" w:rsidR="002A0287" w:rsidRDefault="00000000">
      <w:pPr>
        <w:spacing w:after="0" w:line="452" w:lineRule="auto"/>
        <w:ind w:left="19" w:right="4180"/>
      </w:pPr>
      <w:r>
        <w:t xml:space="preserve">Ein Haken. Eine Unterschrift. Ein Datum. Der Beweis, dass jemand hingeschaut hat. </w:t>
      </w:r>
    </w:p>
    <w:p w14:paraId="44D9C3D7" w14:textId="77777777" w:rsidR="002A0287" w:rsidRDefault="00000000">
      <w:pPr>
        <w:spacing w:after="409"/>
        <w:ind w:left="19" w:right="15"/>
      </w:pPr>
      <w:r>
        <w:t xml:space="preserve">Der Schutz für den, der morgen kommt und nicht weiß, was gestern war. </w:t>
      </w:r>
    </w:p>
    <w:p w14:paraId="713AEBDD" w14:textId="77777777" w:rsidR="002A0287" w:rsidRDefault="00000000">
      <w:pPr>
        <w:ind w:left="19" w:right="15"/>
      </w:pPr>
      <w:r>
        <w:t xml:space="preserve">„Hätte ich damals einen Computer gehabt“, sage ich zu Bukowski. </w:t>
      </w:r>
    </w:p>
    <w:p w14:paraId="7C77788A" w14:textId="77777777" w:rsidR="002A0287" w:rsidRDefault="00000000">
      <w:pPr>
        <w:ind w:left="19" w:right="15"/>
      </w:pPr>
      <w:r>
        <w:t xml:space="preserve">Er lacht. </w:t>
      </w:r>
    </w:p>
    <w:p w14:paraId="0E583EB2" w14:textId="77777777" w:rsidR="002A0287" w:rsidRDefault="00000000">
      <w:pPr>
        <w:spacing w:line="452" w:lineRule="auto"/>
        <w:ind w:left="19" w:right="3947"/>
      </w:pPr>
      <w:r>
        <w:t xml:space="preserve">„Hättest du trotzdem gesoffen.“ Wahrscheinlich. </w:t>
      </w:r>
    </w:p>
    <w:p w14:paraId="6A69F02E" w14:textId="77777777" w:rsidR="002A0287" w:rsidRDefault="00000000">
      <w:pPr>
        <w:ind w:left="19" w:right="15"/>
      </w:pPr>
      <w:r>
        <w:t xml:space="preserve">Die Ordner </w:t>
      </w:r>
    </w:p>
    <w:p w14:paraId="7D2FF36B" w14:textId="77777777" w:rsidR="002A0287" w:rsidRDefault="00000000">
      <w:pPr>
        <w:ind w:left="19" w:right="15"/>
      </w:pPr>
      <w:r>
        <w:t xml:space="preserve">Ich erfasste alles. </w:t>
      </w:r>
    </w:p>
    <w:p w14:paraId="339A407D" w14:textId="77777777" w:rsidR="002A0287" w:rsidRDefault="00000000">
      <w:pPr>
        <w:ind w:left="19" w:right="15"/>
      </w:pPr>
      <w:r>
        <w:t xml:space="preserve">Reinigungspläne. Temperaturkontrollen. Lieferantenlisten. Allergenkennzeichnung. Schulungsnachweise. Wartungsprotokolle. </w:t>
      </w:r>
    </w:p>
    <w:p w14:paraId="3FA8D58D" w14:textId="77777777" w:rsidR="002A0287" w:rsidRDefault="00000000">
      <w:pPr>
        <w:ind w:left="19" w:right="15"/>
      </w:pPr>
      <w:r>
        <w:t xml:space="preserve">Jedes Blatt ein kleiner Sieg gegen das Chaos. </w:t>
      </w:r>
    </w:p>
    <w:p w14:paraId="4B154967" w14:textId="77777777" w:rsidR="002A0287" w:rsidRDefault="00000000">
      <w:pPr>
        <w:ind w:left="19" w:right="15"/>
      </w:pPr>
      <w:r>
        <w:t xml:space="preserve">Die Küche wurde zertifiziert. Ein Jahr früher als geplant. Die Heimleitung war begeistert. Die Diözese war begeistert. Alle waren begeistert. </w:t>
      </w:r>
    </w:p>
    <w:p w14:paraId="0AADE3B1" w14:textId="77777777" w:rsidR="002A0287" w:rsidRDefault="00000000">
      <w:pPr>
        <w:ind w:left="19" w:right="15"/>
      </w:pPr>
      <w:r>
        <w:t xml:space="preserve">Ich stand da, in meiner zertifizierten Küche, mit meinen perfekten Ordnern, und dachte: </w:t>
      </w:r>
    </w:p>
    <w:p w14:paraId="4C04A6A9" w14:textId="77777777" w:rsidR="002A0287" w:rsidRDefault="00000000">
      <w:pPr>
        <w:ind w:left="19" w:right="15"/>
      </w:pPr>
      <w:r>
        <w:t xml:space="preserve">Hier bleibe ich bis zur Rente. </w:t>
      </w:r>
    </w:p>
    <w:p w14:paraId="697A856C" w14:textId="77777777" w:rsidR="002A0287" w:rsidRDefault="00000000">
      <w:pPr>
        <w:spacing w:after="414"/>
        <w:ind w:left="19" w:right="15"/>
      </w:pPr>
      <w:r>
        <w:t xml:space="preserve">Ein System in der Kirche. Da kann </w:t>
      </w:r>
      <w:proofErr w:type="gramStart"/>
      <w:r>
        <w:t>ja nichts</w:t>
      </w:r>
      <w:proofErr w:type="gramEnd"/>
      <w:r>
        <w:t xml:space="preserve"> schiefgehen. </w:t>
      </w:r>
    </w:p>
    <w:p w14:paraId="1C5D6CE2" w14:textId="77777777" w:rsidR="002A0287" w:rsidRDefault="00000000">
      <w:pPr>
        <w:ind w:left="19" w:right="15"/>
      </w:pPr>
      <w:r>
        <w:lastRenderedPageBreak/>
        <w:t xml:space="preserve">Bukowski schüttelt den Kopf. </w:t>
      </w:r>
    </w:p>
    <w:p w14:paraId="4726DC1D" w14:textId="77777777" w:rsidR="002A0287" w:rsidRDefault="00000000">
      <w:pPr>
        <w:ind w:left="19" w:right="15"/>
      </w:pPr>
      <w:r>
        <w:t xml:space="preserve">„Du glaubst das selbst nicht.“ </w:t>
      </w:r>
    </w:p>
    <w:p w14:paraId="38D71F59" w14:textId="77777777" w:rsidR="002A0287" w:rsidRDefault="00000000">
      <w:pPr>
        <w:spacing w:after="409"/>
        <w:ind w:left="19" w:right="15"/>
      </w:pPr>
      <w:r>
        <w:t xml:space="preserve">Nein. Aber ich wollte es glauben. </w:t>
      </w:r>
    </w:p>
    <w:p w14:paraId="2FDA78DE" w14:textId="77777777" w:rsidR="002A0287" w:rsidRDefault="00000000">
      <w:pPr>
        <w:ind w:left="19" w:right="15"/>
      </w:pPr>
      <w:r>
        <w:t xml:space="preserve">Die Nächte </w:t>
      </w:r>
    </w:p>
    <w:p w14:paraId="6B5BA6D3" w14:textId="77777777" w:rsidR="002A0287" w:rsidRDefault="00000000">
      <w:pPr>
        <w:ind w:left="19" w:right="15"/>
      </w:pPr>
      <w:r>
        <w:t xml:space="preserve">Tagsüber das System. Nachts das Gegenteil. </w:t>
      </w:r>
    </w:p>
    <w:p w14:paraId="361BE61D" w14:textId="77777777" w:rsidR="002A0287" w:rsidRDefault="00000000">
      <w:pPr>
        <w:ind w:left="19" w:right="15"/>
      </w:pPr>
      <w:r>
        <w:t xml:space="preserve">Ich trank. Wie immer. Der Aasee war meine Hood. Die alte Stadtmauer. Der Sonntagsflohmarkt. Drei Stunden Sperrzeit nur, immer was los. </w:t>
      </w:r>
    </w:p>
    <w:p w14:paraId="6757AAF1" w14:textId="77777777" w:rsidR="002A0287" w:rsidRDefault="00000000">
      <w:pPr>
        <w:ind w:left="19" w:right="15"/>
      </w:pPr>
      <w:r>
        <w:t xml:space="preserve">Ich kannte jeden in jeder Kneipe. Nach einem Jahr Münster war ich Teil des Inventars. Der Koch, der Geschichten erzählt. Der Koch, der zuhört. Der Koch, der immer noch ein Bier bestellt, wenn andere längst nach Hause gehen. </w:t>
      </w:r>
    </w:p>
    <w:p w14:paraId="2945D989" w14:textId="77777777" w:rsidR="002A0287" w:rsidRDefault="00000000">
      <w:pPr>
        <w:ind w:left="19" w:right="15"/>
      </w:pPr>
      <w:r>
        <w:t xml:space="preserve">Und ich lernte Programmiersprachen. </w:t>
      </w:r>
    </w:p>
    <w:p w14:paraId="77B72B84" w14:textId="77777777" w:rsidR="002A0287" w:rsidRDefault="00000000">
      <w:pPr>
        <w:ind w:left="19" w:right="15"/>
      </w:pPr>
      <w:r>
        <w:t xml:space="preserve">Nicht wirklich. Ich tat so. Ich las Bücher. Ich machte Tutorials. Ich erzählte jedem, der es hören wollte, dass ich gerade Python lerne. Oder Java. Oder was auch immer gerade angesagt war. </w:t>
      </w:r>
    </w:p>
    <w:p w14:paraId="490D637C" w14:textId="77777777" w:rsidR="002A0287" w:rsidRDefault="00000000">
      <w:pPr>
        <w:ind w:left="19" w:right="15"/>
      </w:pPr>
      <w:r>
        <w:t xml:space="preserve">In meinen Großmaulgeschichten beherrschte ich sie alle perfekt. </w:t>
      </w:r>
    </w:p>
    <w:p w14:paraId="21AE618B" w14:textId="77777777" w:rsidR="002A0287" w:rsidRDefault="00000000">
      <w:pPr>
        <w:spacing w:after="409"/>
        <w:ind w:left="19" w:right="15"/>
      </w:pPr>
      <w:r>
        <w:t xml:space="preserve">In der Realität kam ich nie über „Hello World“ hinaus. </w:t>
      </w:r>
    </w:p>
    <w:p w14:paraId="39E0CEA3" w14:textId="77777777" w:rsidR="002A0287" w:rsidRDefault="00000000">
      <w:pPr>
        <w:ind w:left="19" w:right="15"/>
      </w:pPr>
      <w:r>
        <w:t xml:space="preserve">Die Schwestern </w:t>
      </w:r>
    </w:p>
    <w:p w14:paraId="00642573" w14:textId="77777777" w:rsidR="002A0287" w:rsidRDefault="00000000">
      <w:pPr>
        <w:ind w:left="19" w:right="15"/>
      </w:pPr>
      <w:r>
        <w:t xml:space="preserve">Dann begannen die Dates. </w:t>
      </w:r>
    </w:p>
    <w:p w14:paraId="1CFD6547" w14:textId="77777777" w:rsidR="002A0287" w:rsidRDefault="00000000">
      <w:pPr>
        <w:ind w:left="19" w:right="15"/>
      </w:pPr>
      <w:r>
        <w:t xml:space="preserve">Die Pflegerinnen. Die Schwestern. Die Mädels aus dem Haus und aus anderen Häusern. </w:t>
      </w:r>
    </w:p>
    <w:p w14:paraId="4023069F" w14:textId="77777777" w:rsidR="002A0287" w:rsidRDefault="00000000">
      <w:pPr>
        <w:ind w:left="19" w:right="15"/>
      </w:pPr>
      <w:r>
        <w:t xml:space="preserve">Ich war ein kleiner Wichser. Wenn ich so daran zurückdenke, muss ich das sagen. Ich nutzte sie aus. Nicht für Sex allein. Für etwas Schlimmeres. </w:t>
      </w:r>
    </w:p>
    <w:p w14:paraId="1AC1E1F9" w14:textId="77777777" w:rsidR="002A0287" w:rsidRDefault="00000000">
      <w:pPr>
        <w:ind w:left="19" w:right="15"/>
      </w:pPr>
      <w:r>
        <w:t xml:space="preserve">Ich hörte zu. </w:t>
      </w:r>
    </w:p>
    <w:p w14:paraId="1B06C9A1" w14:textId="77777777" w:rsidR="002A0287" w:rsidRDefault="00000000">
      <w:pPr>
        <w:ind w:left="19" w:right="15"/>
      </w:pPr>
      <w:r>
        <w:t xml:space="preserve">Das klingt harmlos. War es nicht. </w:t>
      </w:r>
    </w:p>
    <w:p w14:paraId="6E71D37E" w14:textId="77777777" w:rsidR="002A0287" w:rsidRDefault="00000000">
      <w:pPr>
        <w:ind w:left="19" w:right="15"/>
      </w:pPr>
      <w:r>
        <w:t xml:space="preserve">Ich hörte zu, weil ich wusste, dass sie danach mit mir schlafen würden. Ich hörte zu, weil einsame Menschen jedem Vertrauen, der ihnen Aufmerksamkeit schenkt. Ich hörte zu, weil ich gut darin war und weil es funktionierte. </w:t>
      </w:r>
    </w:p>
    <w:p w14:paraId="1FCB76D8" w14:textId="77777777" w:rsidR="002A0287" w:rsidRDefault="00000000">
      <w:pPr>
        <w:ind w:left="19" w:right="15"/>
      </w:pPr>
      <w:r>
        <w:t xml:space="preserve">Aber dann passierte etwas. </w:t>
      </w:r>
    </w:p>
    <w:p w14:paraId="5B9B0FDD" w14:textId="77777777" w:rsidR="002A0287" w:rsidRDefault="00000000">
      <w:pPr>
        <w:spacing w:after="409"/>
        <w:ind w:left="19" w:right="15"/>
      </w:pPr>
      <w:r>
        <w:t xml:space="preserve">Ich hörte </w:t>
      </w:r>
      <w:proofErr w:type="gramStart"/>
      <w:r>
        <w:t>wirklich zu</w:t>
      </w:r>
      <w:proofErr w:type="gramEnd"/>
      <w:r>
        <w:t xml:space="preserve">. </w:t>
      </w:r>
    </w:p>
    <w:p w14:paraId="66BC717E" w14:textId="77777777" w:rsidR="002A0287" w:rsidRDefault="00000000">
      <w:pPr>
        <w:ind w:left="19" w:right="15"/>
      </w:pPr>
      <w:r>
        <w:t xml:space="preserve">Das Muster </w:t>
      </w:r>
    </w:p>
    <w:p w14:paraId="665AD14D" w14:textId="77777777" w:rsidR="002A0287" w:rsidRDefault="00000000">
      <w:pPr>
        <w:ind w:left="19" w:right="15"/>
      </w:pPr>
      <w:r>
        <w:lastRenderedPageBreak/>
        <w:t xml:space="preserve">Sie redeten alle über dasselbe. </w:t>
      </w:r>
    </w:p>
    <w:p w14:paraId="451C71B5" w14:textId="77777777" w:rsidR="002A0287" w:rsidRDefault="00000000">
      <w:pPr>
        <w:ind w:left="19" w:right="15"/>
      </w:pPr>
      <w:r>
        <w:t xml:space="preserve">Die Schwester von der AWO. Die Pflegerin aus dem Marienstift. Die Altenpflegerin aus dem Elisabeth-Heim. Verschiedene Häuser. Verschiedene Träger. Dieselben Probleme. </w:t>
      </w:r>
    </w:p>
    <w:p w14:paraId="6F42F475" w14:textId="77777777" w:rsidR="002A0287" w:rsidRDefault="00000000">
      <w:pPr>
        <w:spacing w:after="112"/>
        <w:ind w:left="19" w:right="15"/>
      </w:pPr>
      <w:r>
        <w:t xml:space="preserve">„Der Dienstplan ist Chaos.“ </w:t>
      </w:r>
    </w:p>
    <w:p w14:paraId="76A9262F" w14:textId="77777777" w:rsidR="002A0287" w:rsidRDefault="00000000">
      <w:pPr>
        <w:spacing w:after="112"/>
        <w:ind w:left="19" w:right="15"/>
      </w:pPr>
      <w:r>
        <w:t xml:space="preserve">„Keiner weiß, wer was gemacht hat.“ </w:t>
      </w:r>
    </w:p>
    <w:p w14:paraId="522AD8AD" w14:textId="77777777" w:rsidR="002A0287" w:rsidRDefault="00000000">
      <w:pPr>
        <w:spacing w:after="107"/>
        <w:ind w:left="19" w:right="15"/>
      </w:pPr>
      <w:r>
        <w:t xml:space="preserve">„Die Dokumentation ist ein Witz.“ </w:t>
      </w:r>
    </w:p>
    <w:p w14:paraId="50C74B93" w14:textId="77777777" w:rsidR="002A0287" w:rsidRDefault="00000000">
      <w:pPr>
        <w:ind w:left="19" w:right="15"/>
      </w:pPr>
      <w:r>
        <w:t xml:space="preserve">„Wenn Schwester Maria krank ist, bricht alles zusammen.“ </w:t>
      </w:r>
    </w:p>
    <w:p w14:paraId="08AB215E" w14:textId="77777777" w:rsidR="002A0287" w:rsidRDefault="00000000">
      <w:pPr>
        <w:ind w:left="19" w:right="15"/>
      </w:pPr>
      <w:r>
        <w:t xml:space="preserve">Ich hörte es in den Betten. Ich hörte es in den Kneipen. Ich hörte es bei den Klausurtagungen auf irgendwelchen Inseln, zu denen sie mich manchmal mitnahmen. Meetings, Workshops, Alkohol, manchmal Sex. Und immer dieselben Klagen. </w:t>
      </w:r>
    </w:p>
    <w:p w14:paraId="282BDA42" w14:textId="77777777" w:rsidR="002A0287" w:rsidRDefault="00000000">
      <w:pPr>
        <w:ind w:left="19" w:right="15"/>
      </w:pPr>
      <w:r>
        <w:t xml:space="preserve">Das Muster. </w:t>
      </w:r>
    </w:p>
    <w:p w14:paraId="3560D7EA" w14:textId="77777777" w:rsidR="002A0287" w:rsidRDefault="00000000">
      <w:pPr>
        <w:ind w:left="19" w:right="15"/>
      </w:pPr>
      <w:r>
        <w:t xml:space="preserve">Ich sah es plötzlich überall. In den Gängen des eigenen Hauses. Bei Besuchen in anderen Einrichtungen. In den Gesprächen nach Mitternacht. </w:t>
      </w:r>
    </w:p>
    <w:p w14:paraId="5F47FFDA" w14:textId="77777777" w:rsidR="002A0287" w:rsidRDefault="00000000">
      <w:pPr>
        <w:spacing w:after="412"/>
        <w:ind w:left="19" w:right="15"/>
      </w:pPr>
      <w:r>
        <w:t xml:space="preserve">Überall dasselbe System. Überall dieselben Lücken. Überall Menschen, die mit dem Kopf kompensieren, was das System nicht leistet. </w:t>
      </w:r>
    </w:p>
    <w:p w14:paraId="682F31D9" w14:textId="77777777" w:rsidR="002A0287" w:rsidRDefault="00000000">
      <w:pPr>
        <w:spacing w:after="0" w:line="450" w:lineRule="auto"/>
        <w:ind w:left="19" w:right="5365"/>
      </w:pPr>
      <w:r>
        <w:t xml:space="preserve">Bukowski beugt sich vor. „Und was hast du damit gemacht?“ Nichts. </w:t>
      </w:r>
    </w:p>
    <w:p w14:paraId="759841FF" w14:textId="77777777" w:rsidR="002A0287" w:rsidRDefault="00000000">
      <w:pPr>
        <w:ind w:left="19" w:right="15"/>
      </w:pPr>
      <w:r>
        <w:t xml:space="preserve">Ich wusste, dass es zusammenhängt. Ich spürte, dass da ein Weg ist. Ein Ausweg. Eine Lösung. Aber ich konnte sie nicht greifen. Sie war da, direkt vor mir, und ich konnte sie nicht sehen. </w:t>
      </w:r>
    </w:p>
    <w:p w14:paraId="6D28D09D" w14:textId="77777777" w:rsidR="002A0287" w:rsidRDefault="00000000">
      <w:pPr>
        <w:spacing w:after="409"/>
        <w:ind w:left="19" w:right="15"/>
      </w:pPr>
      <w:r>
        <w:t xml:space="preserve">Wie ein Wort, das dir auf der Zunge liegt und nicht rauskommt. </w:t>
      </w:r>
    </w:p>
    <w:p w14:paraId="51D81656" w14:textId="77777777" w:rsidR="002A0287" w:rsidRDefault="00000000">
      <w:pPr>
        <w:ind w:left="19" w:right="15"/>
      </w:pPr>
      <w:r>
        <w:t xml:space="preserve">Die Schuld </w:t>
      </w:r>
    </w:p>
    <w:p w14:paraId="69DDD275" w14:textId="77777777" w:rsidR="002A0287" w:rsidRDefault="00000000">
      <w:pPr>
        <w:ind w:left="19" w:right="15"/>
      </w:pPr>
      <w:r>
        <w:t xml:space="preserve">Und dann war da noch sie. </w:t>
      </w:r>
    </w:p>
    <w:p w14:paraId="7DDFBDF3" w14:textId="77777777" w:rsidR="002A0287" w:rsidRDefault="00000000">
      <w:pPr>
        <w:ind w:left="19" w:right="15"/>
      </w:pPr>
      <w:r>
        <w:t xml:space="preserve">Die Chefin. Die ich entlassen hatte. </w:t>
      </w:r>
    </w:p>
    <w:p w14:paraId="0B86FF41" w14:textId="77777777" w:rsidR="002A0287" w:rsidRDefault="00000000">
      <w:pPr>
        <w:ind w:left="19" w:right="15"/>
      </w:pPr>
      <w:r>
        <w:t xml:space="preserve">Ich hörte Dinge. Münster ist kleiner, als man denkt. Man hört immer Dinge. </w:t>
      </w:r>
    </w:p>
    <w:p w14:paraId="54FB0A59" w14:textId="77777777" w:rsidR="002A0287" w:rsidRDefault="00000000">
      <w:pPr>
        <w:ind w:left="19" w:right="15"/>
      </w:pPr>
      <w:r>
        <w:t xml:space="preserve">Trennung von ihrem Mann. Geldsorgen. Miese Freunde, die sie ausnutzten, </w:t>
      </w:r>
      <w:proofErr w:type="gramStart"/>
      <w:r>
        <w:t>jetzt</w:t>
      </w:r>
      <w:proofErr w:type="gramEnd"/>
      <w:r>
        <w:t xml:space="preserve"> wo sie verletzlich war. </w:t>
      </w:r>
    </w:p>
    <w:p w14:paraId="3DC8D8D7" w14:textId="77777777" w:rsidR="002A0287" w:rsidRDefault="00000000">
      <w:pPr>
        <w:ind w:left="19" w:right="15"/>
      </w:pPr>
      <w:r>
        <w:t xml:space="preserve">Ich hatte ein Leben zerstört. </w:t>
      </w:r>
    </w:p>
    <w:p w14:paraId="5D338825" w14:textId="77777777" w:rsidR="002A0287" w:rsidRDefault="00000000">
      <w:pPr>
        <w:ind w:left="19" w:right="15"/>
      </w:pPr>
      <w:r>
        <w:t xml:space="preserve">Und es schien mir nach außen egal zu sein. </w:t>
      </w:r>
    </w:p>
    <w:p w14:paraId="1CFADDB1" w14:textId="77777777" w:rsidR="002A0287" w:rsidRDefault="00000000">
      <w:pPr>
        <w:ind w:left="19" w:right="15"/>
      </w:pPr>
      <w:r>
        <w:t xml:space="preserve">Nach außen. </w:t>
      </w:r>
    </w:p>
    <w:p w14:paraId="5F179881" w14:textId="77777777" w:rsidR="002A0287" w:rsidRDefault="00000000">
      <w:pPr>
        <w:spacing w:after="11"/>
        <w:ind w:left="19" w:right="15"/>
      </w:pPr>
      <w:r>
        <w:lastRenderedPageBreak/>
        <w:t xml:space="preserve">Innen fraß es. Jeden Abend ein bisschen mehr. Jedes Bier eine kleine Betäubung. </w:t>
      </w:r>
    </w:p>
    <w:p w14:paraId="27427876" w14:textId="77777777" w:rsidR="002A0287" w:rsidRDefault="00000000">
      <w:pPr>
        <w:ind w:left="19" w:right="15"/>
      </w:pPr>
      <w:r>
        <w:t xml:space="preserve">Jede Nacht mit einer Pflegerin oder Krankenschwester eine Ablenkung von dem Gedanken: Du bist schuld. Du hast das getan. Du hast sie rausgeworfen, und jetzt ist ihr Leben im Arsch. </w:t>
      </w:r>
    </w:p>
    <w:p w14:paraId="3C141A6A" w14:textId="77777777" w:rsidR="002A0287" w:rsidRDefault="00000000">
      <w:pPr>
        <w:ind w:left="19" w:right="15"/>
      </w:pPr>
      <w:r>
        <w:t xml:space="preserve">Aber ich zeigte es nicht. Ich lachte. Ich trank. Ich erzählte Geschichten. Ich funktionierte. </w:t>
      </w:r>
    </w:p>
    <w:p w14:paraId="6A461C49" w14:textId="77777777" w:rsidR="002A0287" w:rsidRDefault="00000000">
      <w:pPr>
        <w:spacing w:after="407"/>
        <w:ind w:left="19" w:right="15"/>
      </w:pPr>
      <w:r>
        <w:t xml:space="preserve">Das ist das Gefährliche an Köchen. Wir funktionieren immer. Bis wir es nicht mehr tun. </w:t>
      </w:r>
    </w:p>
    <w:p w14:paraId="1EB81D2C" w14:textId="77777777" w:rsidR="002A0287" w:rsidRDefault="00000000">
      <w:pPr>
        <w:ind w:left="19" w:right="15"/>
      </w:pPr>
      <w:r>
        <w:t xml:space="preserve">Das Ende </w:t>
      </w:r>
    </w:p>
    <w:p w14:paraId="1843F61B" w14:textId="77777777" w:rsidR="002A0287" w:rsidRDefault="00000000">
      <w:pPr>
        <w:ind w:left="19" w:right="15"/>
      </w:pPr>
      <w:r>
        <w:t xml:space="preserve">Der neue Koch war eingelernt. Die Küche war zertifiziert. Das System lief. </w:t>
      </w:r>
    </w:p>
    <w:p w14:paraId="02452A7A" w14:textId="77777777" w:rsidR="002A0287" w:rsidRDefault="00000000">
      <w:pPr>
        <w:ind w:left="19" w:right="15"/>
      </w:pPr>
      <w:r>
        <w:t xml:space="preserve">Dann kam Sie wieder.  </w:t>
      </w:r>
    </w:p>
    <w:p w14:paraId="327B346E" w14:textId="77777777" w:rsidR="002A0287" w:rsidRDefault="00000000">
      <w:pPr>
        <w:ind w:left="19" w:right="15"/>
      </w:pPr>
      <w:r>
        <w:t xml:space="preserve">Langeweile. </w:t>
      </w:r>
    </w:p>
    <w:p w14:paraId="3B973CF3" w14:textId="77777777" w:rsidR="002A0287" w:rsidRDefault="00000000">
      <w:pPr>
        <w:ind w:left="19" w:right="15"/>
      </w:pPr>
      <w:r>
        <w:t xml:space="preserve">Mir war langweilig. </w:t>
      </w:r>
    </w:p>
    <w:p w14:paraId="340A10B8" w14:textId="77777777" w:rsidR="002A0287" w:rsidRDefault="00000000">
      <w:pPr>
        <w:ind w:left="19" w:right="15"/>
      </w:pPr>
      <w:r>
        <w:t xml:space="preserve">Langweilig und schuldig und betrunken und verloren. </w:t>
      </w:r>
    </w:p>
    <w:p w14:paraId="01301F8A" w14:textId="77777777" w:rsidR="002A0287" w:rsidRDefault="00000000">
      <w:pPr>
        <w:ind w:left="19" w:right="15"/>
      </w:pPr>
      <w:r>
        <w:t xml:space="preserve">Und Münster wurde eng. Münster ist </w:t>
      </w:r>
      <w:proofErr w:type="gramStart"/>
      <w:r>
        <w:t>wirklich kleiner</w:t>
      </w:r>
      <w:proofErr w:type="gramEnd"/>
      <w:r>
        <w:t xml:space="preserve">, als man denkt. Die Exfreundinnen redeten miteinander. Die Brüder und Freunde der Mädels, die ich ausgenutzt hatte, tauchten in den Kneipen auf. Blicke. Andeutungen. Drohungen. </w:t>
      </w:r>
    </w:p>
    <w:p w14:paraId="2E36A98E" w14:textId="77777777" w:rsidR="002A0287" w:rsidRDefault="00000000">
      <w:pPr>
        <w:spacing w:after="409"/>
        <w:ind w:left="19" w:right="15"/>
      </w:pPr>
      <w:r>
        <w:t xml:space="preserve">Münster war vorbei. </w:t>
      </w:r>
    </w:p>
    <w:p w14:paraId="02137DD0" w14:textId="77777777" w:rsidR="002A0287" w:rsidRDefault="00000000">
      <w:pPr>
        <w:spacing w:after="409"/>
        <w:ind w:left="19" w:right="15"/>
      </w:pPr>
      <w:r>
        <w:t xml:space="preserve">Verbrannt. </w:t>
      </w:r>
    </w:p>
    <w:p w14:paraId="40CE4FA5" w14:textId="77777777" w:rsidR="002A0287" w:rsidRDefault="00000000">
      <w:pPr>
        <w:ind w:left="19" w:right="15"/>
      </w:pPr>
      <w:r>
        <w:t xml:space="preserve">Bukowski steht auf. Zum ersten Mal in diesem Gespräch. </w:t>
      </w:r>
    </w:p>
    <w:p w14:paraId="45D23C2E" w14:textId="77777777" w:rsidR="002A0287" w:rsidRDefault="00000000">
      <w:pPr>
        <w:ind w:left="19" w:right="15"/>
      </w:pPr>
      <w:r>
        <w:t xml:space="preserve">„Wohin?“ </w:t>
      </w:r>
    </w:p>
    <w:p w14:paraId="2D5B9198" w14:textId="77777777" w:rsidR="002A0287" w:rsidRDefault="00000000">
      <w:pPr>
        <w:ind w:left="19" w:right="15"/>
      </w:pPr>
      <w:r>
        <w:t xml:space="preserve">Ich weiß es nicht. Ich weiß nur, dass ich weitermachen muss. Dass die Muster, die ich gesehen habe, irgendwo hinführen. Dass die Puzzleteile, die ich gesammelt habe, irgendwann ein Bild ergeben. </w:t>
      </w:r>
    </w:p>
    <w:p w14:paraId="2CED48BD" w14:textId="77777777" w:rsidR="002A0287" w:rsidRDefault="00000000">
      <w:pPr>
        <w:ind w:left="19" w:right="15"/>
      </w:pPr>
      <w:r>
        <w:t xml:space="preserve">Manchmal denke ich, ich werde verrückt. Ich sehe Zusammenhänge, die niemand sonst sieht. Ich spüre Systeme, die ich nicht beschreiben kann. Ich lese Bukowski und koche mir die Seele aus dem Leib und weiß nicht, wofür. </w:t>
      </w:r>
    </w:p>
    <w:p w14:paraId="260C504E" w14:textId="77777777" w:rsidR="002A0287" w:rsidRDefault="00000000">
      <w:pPr>
        <w:ind w:left="19" w:right="15"/>
      </w:pPr>
      <w:r>
        <w:t xml:space="preserve">„Und jetzt?“ </w:t>
      </w:r>
    </w:p>
    <w:p w14:paraId="41718B6A" w14:textId="77777777" w:rsidR="002A0287" w:rsidRDefault="00000000">
      <w:pPr>
        <w:ind w:left="19" w:right="15"/>
      </w:pPr>
      <w:r>
        <w:t xml:space="preserve">Jetzt richte ich mein Krönchen. Packe mein kleines Ego ein. Und ziehe in die nächste Stadt. </w:t>
      </w:r>
    </w:p>
    <w:p w14:paraId="3BFE3B7F" w14:textId="77777777" w:rsidR="002A0287" w:rsidRDefault="00000000">
      <w:pPr>
        <w:spacing w:after="409"/>
        <w:ind w:left="19" w:right="15"/>
      </w:pPr>
      <w:r>
        <w:t xml:space="preserve">Das fehlende Puzzleteil suchen. </w:t>
      </w:r>
    </w:p>
    <w:p w14:paraId="233D56BF" w14:textId="77777777" w:rsidR="002A0287" w:rsidRDefault="00000000">
      <w:pPr>
        <w:spacing w:after="412" w:line="265" w:lineRule="auto"/>
        <w:ind w:left="11" w:right="29"/>
        <w:jc w:val="center"/>
      </w:pPr>
      <w:r>
        <w:lastRenderedPageBreak/>
        <w:t xml:space="preserve">— </w:t>
      </w:r>
    </w:p>
    <w:p w14:paraId="0335AE8A" w14:textId="77777777" w:rsidR="002A0287" w:rsidRDefault="00000000">
      <w:pPr>
        <w:spacing w:after="112"/>
        <w:ind w:left="19" w:right="15"/>
      </w:pPr>
      <w:r>
        <w:t xml:space="preserve">Ich kam nach Münster, nicht um zu fliehen. </w:t>
      </w:r>
    </w:p>
    <w:p w14:paraId="3D758CBF" w14:textId="77777777" w:rsidR="002A0287" w:rsidRDefault="00000000">
      <w:pPr>
        <w:spacing w:after="112"/>
        <w:ind w:left="19" w:right="15"/>
      </w:pPr>
      <w:r>
        <w:t xml:space="preserve">Ich ging, weil ich zu viel gesehen hatte. </w:t>
      </w:r>
    </w:p>
    <w:p w14:paraId="61A54019" w14:textId="77777777" w:rsidR="002A0287" w:rsidRDefault="00000000">
      <w:pPr>
        <w:ind w:left="19" w:right="15"/>
      </w:pPr>
      <w:r>
        <w:t xml:space="preserve">Nicht die Wahrheit. Noch nicht. </w:t>
      </w:r>
    </w:p>
    <w:p w14:paraId="1B98DF38" w14:textId="77777777" w:rsidR="002A0287" w:rsidRDefault="00000000">
      <w:pPr>
        <w:spacing w:after="112"/>
        <w:ind w:left="19" w:right="15"/>
      </w:pPr>
      <w:r>
        <w:t xml:space="preserve">Aber die Umrisse. Die Schatten. Die Ahnung. </w:t>
      </w:r>
    </w:p>
    <w:p w14:paraId="52B81C8B" w14:textId="77777777" w:rsidR="002A0287" w:rsidRDefault="00000000">
      <w:pPr>
        <w:spacing w:after="107"/>
        <w:ind w:left="19" w:right="15"/>
      </w:pPr>
      <w:r>
        <w:t xml:space="preserve">Das System lügt. Überall. </w:t>
      </w:r>
    </w:p>
    <w:p w14:paraId="7C2BD8FC" w14:textId="77777777" w:rsidR="002A0287" w:rsidRDefault="00000000">
      <w:pPr>
        <w:spacing w:after="611"/>
        <w:ind w:left="19" w:right="15"/>
      </w:pPr>
      <w:r>
        <w:t xml:space="preserve">Und ich wusste noch nicht, wie man es zwingt, die Wahrheit zu sagen. </w:t>
      </w:r>
    </w:p>
    <w:p w14:paraId="3930293E" w14:textId="77777777" w:rsidR="002A0287" w:rsidRDefault="00000000">
      <w:pPr>
        <w:ind w:left="2408" w:right="15"/>
      </w:pPr>
      <w:r>
        <w:t xml:space="preserve">[Ende Kapitel: Das </w:t>
      </w:r>
      <w:proofErr w:type="gramStart"/>
      <w:r>
        <w:t>Martin Luther Haus</w:t>
      </w:r>
      <w:proofErr w:type="gramEnd"/>
      <w:r>
        <w:t xml:space="preserve">] </w:t>
      </w:r>
    </w:p>
    <w:p w14:paraId="07AB065E" w14:textId="77777777" w:rsidR="002A0287" w:rsidRDefault="00000000">
      <w:pPr>
        <w:spacing w:after="181" w:line="259" w:lineRule="auto"/>
        <w:ind w:left="2845" w:right="0"/>
      </w:pPr>
      <w:r>
        <w:rPr>
          <w:color w:val="666666"/>
        </w:rPr>
        <w:t>Wörter: ~1.600 | Status: FINAL</w:t>
      </w:r>
      <w:r>
        <w:t xml:space="preserve"> </w:t>
      </w:r>
    </w:p>
    <w:p w14:paraId="47200BA1"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336B0445" w14:textId="77777777" w:rsidR="002A0287" w:rsidRDefault="00000000">
      <w:pPr>
        <w:pStyle w:val="berschrift1"/>
        <w:spacing w:after="96"/>
        <w:ind w:left="19"/>
      </w:pPr>
      <w:bookmarkStart w:id="39" w:name="_Toc169976"/>
      <w:r>
        <w:rPr>
          <w:rFonts w:ascii="Georgia" w:eastAsia="Georgia" w:hAnsi="Georgia" w:cs="Georgia"/>
          <w:b w:val="0"/>
          <w:i w:val="0"/>
          <w:color w:val="0F4761"/>
        </w:rPr>
        <w:lastRenderedPageBreak/>
        <w:t xml:space="preserve">Fragment: Ali und das </w:t>
      </w:r>
      <w:proofErr w:type="spellStart"/>
      <w:r>
        <w:rPr>
          <w:rFonts w:ascii="Georgia" w:eastAsia="Georgia" w:hAnsi="Georgia" w:cs="Georgia"/>
          <w:b w:val="0"/>
          <w:i w:val="0"/>
          <w:color w:val="0F4761"/>
        </w:rPr>
        <w:t>Vasistas</w:t>
      </w:r>
      <w:proofErr w:type="spellEnd"/>
      <w:r>
        <w:rPr>
          <w:rFonts w:ascii="Georgia" w:eastAsia="Georgia" w:hAnsi="Georgia" w:cs="Georgia"/>
          <w:b w:val="0"/>
          <w:i w:val="0"/>
          <w:color w:val="0F4761"/>
        </w:rPr>
        <w:t xml:space="preserve"> </w:t>
      </w:r>
      <w:bookmarkEnd w:id="39"/>
    </w:p>
    <w:p w14:paraId="2B8F8A4F" w14:textId="77777777" w:rsidR="002A0287" w:rsidRDefault="00000000">
      <w:pPr>
        <w:spacing w:after="174"/>
        <w:ind w:left="19" w:right="15"/>
      </w:pPr>
      <w:r>
        <w:t xml:space="preserve">Münster, Ende der 90er </w:t>
      </w:r>
    </w:p>
    <w:p w14:paraId="3CB9B7DD" w14:textId="77777777" w:rsidR="002A0287" w:rsidRDefault="00000000">
      <w:pPr>
        <w:spacing w:after="178" w:line="259" w:lineRule="auto"/>
        <w:ind w:left="24" w:right="0" w:firstLine="0"/>
      </w:pPr>
      <w:r>
        <w:t xml:space="preserve"> </w:t>
      </w:r>
    </w:p>
    <w:p w14:paraId="3BCF77D8" w14:textId="77777777" w:rsidR="002A0287" w:rsidRDefault="00000000">
      <w:pPr>
        <w:spacing w:after="169"/>
        <w:ind w:left="19" w:right="15"/>
      </w:pPr>
      <w:r>
        <w:t xml:space="preserve">Frauenstraße 24. Hab dort nie gearbeitet. Aber Ali. Jeder kennt Ali. </w:t>
      </w:r>
    </w:p>
    <w:p w14:paraId="21357C27" w14:textId="77777777" w:rsidR="002A0287" w:rsidRDefault="00000000">
      <w:pPr>
        <w:spacing w:after="178" w:line="259" w:lineRule="auto"/>
        <w:ind w:left="24" w:right="0" w:firstLine="0"/>
      </w:pPr>
      <w:r>
        <w:t xml:space="preserve"> </w:t>
      </w:r>
    </w:p>
    <w:p w14:paraId="1BE8A01D" w14:textId="77777777" w:rsidR="002A0287" w:rsidRDefault="00000000">
      <w:pPr>
        <w:spacing w:after="172"/>
        <w:ind w:left="19" w:right="15"/>
      </w:pPr>
      <w:r>
        <w:t xml:space="preserve">Einmal wollte er sich selbstständig machen. Glaub mir - es gibt einige </w:t>
      </w:r>
      <w:proofErr w:type="gramStart"/>
      <w:r>
        <w:t>Geschichten</w:t>
      </w:r>
      <w:proofErr w:type="gramEnd"/>
      <w:r>
        <w:t xml:space="preserve"> die so beginnen, und bei einer war ich von Anfang bis Ende dabei. Ali ist einer der Wenigen, die ich bei einer Rundreise, die ich später einmal machen würde, wieder getroffen habe. </w:t>
      </w:r>
    </w:p>
    <w:p w14:paraId="46533800" w14:textId="77777777" w:rsidR="002A0287" w:rsidRDefault="00000000">
      <w:pPr>
        <w:spacing w:after="178" w:line="259" w:lineRule="auto"/>
        <w:ind w:left="24" w:right="0" w:firstLine="0"/>
      </w:pPr>
      <w:r>
        <w:t xml:space="preserve"> </w:t>
      </w:r>
    </w:p>
    <w:p w14:paraId="01982C13" w14:textId="77777777" w:rsidR="002A0287" w:rsidRDefault="00000000">
      <w:pPr>
        <w:spacing w:after="167"/>
        <w:ind w:left="19" w:right="15"/>
      </w:pPr>
      <w:r>
        <w:t xml:space="preserve">Es war Ende der 90er Jahre, kurz vor oder nach dem Punkt als die Computer verrückt spielten und die Welt untergehen würde. Weil ein Programmierer nicht dachte, dass seine Software so lange laufen würde. Manchmal überleben die Systeme wohl ihre Erbauer. </w:t>
      </w:r>
    </w:p>
    <w:p w14:paraId="45DF80BC" w14:textId="77777777" w:rsidR="002A0287" w:rsidRDefault="00000000">
      <w:pPr>
        <w:spacing w:after="178" w:line="259" w:lineRule="auto"/>
        <w:ind w:left="24" w:right="0" w:firstLine="0"/>
      </w:pPr>
      <w:r>
        <w:t xml:space="preserve"> </w:t>
      </w:r>
    </w:p>
    <w:p w14:paraId="2A5A901B" w14:textId="77777777" w:rsidR="002A0287" w:rsidRDefault="00000000">
      <w:pPr>
        <w:spacing w:after="172"/>
        <w:ind w:left="19" w:right="15"/>
      </w:pPr>
      <w:r>
        <w:t xml:space="preserve">Wir liefen die Hammerstraße entlang in ein </w:t>
      </w:r>
      <w:proofErr w:type="spellStart"/>
      <w:r>
        <w:t>Vasistas</w:t>
      </w:r>
      <w:proofErr w:type="spellEnd"/>
      <w:r>
        <w:t xml:space="preserve"> - eine alte Kneipe in einem ehemaligen Puff. Das Wort kommt aus dem Französischen, aber eigentlich ist es Deutsch: Was ist das? fragten die napoleonischen Soldaten, als sie die kleinen Guckfenster über den deutschen Türen sahen. Die Frage wurde zur Antwort. Zurückgekommen nach Münster, in eine Stadt, deren Unterschicht eine Sprache sprach, die keiner verstehen sollte. Masematte. </w:t>
      </w:r>
    </w:p>
    <w:p w14:paraId="6F5718A6" w14:textId="77777777" w:rsidR="002A0287" w:rsidRDefault="00000000">
      <w:pPr>
        <w:spacing w:after="178" w:line="259" w:lineRule="auto"/>
        <w:ind w:left="24" w:right="0" w:firstLine="0"/>
      </w:pPr>
      <w:r>
        <w:t xml:space="preserve"> </w:t>
      </w:r>
    </w:p>
    <w:p w14:paraId="7B598506" w14:textId="77777777" w:rsidR="002A0287" w:rsidRDefault="00000000">
      <w:pPr>
        <w:spacing w:after="167"/>
        <w:ind w:left="19" w:right="15"/>
      </w:pPr>
      <w:r>
        <w:t xml:space="preserve">Dort konnte man gut abhängen und das taten wir auch. Feierabendbier. Gehört zum Feierabend. Gehörte. </w:t>
      </w:r>
    </w:p>
    <w:p w14:paraId="34512699" w14:textId="77777777" w:rsidR="002A0287" w:rsidRDefault="00000000">
      <w:pPr>
        <w:spacing w:after="178" w:line="259" w:lineRule="auto"/>
        <w:ind w:left="24" w:right="0" w:firstLine="0"/>
      </w:pPr>
      <w:r>
        <w:t xml:space="preserve"> </w:t>
      </w:r>
    </w:p>
    <w:p w14:paraId="28429952" w14:textId="77777777" w:rsidR="002A0287" w:rsidRDefault="00000000">
      <w:pPr>
        <w:spacing w:after="167"/>
        <w:ind w:left="19" w:right="15"/>
      </w:pPr>
      <w:r>
        <w:t xml:space="preserve">Wir saßen da, tranken und schwiegen. Er beugt sich rüber. Ich mach mich bald selbstständig. </w:t>
      </w:r>
    </w:p>
    <w:p w14:paraId="1E009B2F" w14:textId="77777777" w:rsidR="002A0287" w:rsidRDefault="00000000">
      <w:pPr>
        <w:spacing w:after="178" w:line="259" w:lineRule="auto"/>
        <w:ind w:left="24" w:right="0" w:firstLine="0"/>
      </w:pPr>
      <w:r>
        <w:t xml:space="preserve"> </w:t>
      </w:r>
    </w:p>
    <w:p w14:paraId="184E1CFD" w14:textId="77777777" w:rsidR="002A0287" w:rsidRDefault="00000000">
      <w:pPr>
        <w:spacing w:after="167"/>
        <w:ind w:left="19" w:right="15"/>
      </w:pPr>
      <w:r>
        <w:t xml:space="preserve">Ich kannte ihn noch nicht so lange und fragte nach. Fehler. Aber auch nicht. Die nächsten Monate war ich mal wieder dabei, wie jemand alles falsch machte. Ich wusste es auch nicht besser und unterstützte ihn bei jedem Hirnfurz, der ihm kam. </w:t>
      </w:r>
    </w:p>
    <w:p w14:paraId="07BAD142" w14:textId="77777777" w:rsidR="002A0287" w:rsidRDefault="00000000">
      <w:pPr>
        <w:spacing w:after="178" w:line="259" w:lineRule="auto"/>
        <w:ind w:left="24" w:right="0" w:firstLine="0"/>
      </w:pPr>
      <w:r>
        <w:t xml:space="preserve"> </w:t>
      </w:r>
    </w:p>
    <w:p w14:paraId="24FA7F0F" w14:textId="77777777" w:rsidR="002A0287" w:rsidRDefault="00000000">
      <w:pPr>
        <w:spacing w:after="167"/>
        <w:ind w:left="19" w:right="15"/>
      </w:pPr>
      <w:r>
        <w:t xml:space="preserve">Wir waren zu dritt. Der Kollege, dessen Freundin mich mal gerettet hat. Andere Geschichte. Nicht geil. Ali und ich. </w:t>
      </w:r>
    </w:p>
    <w:p w14:paraId="38E93120" w14:textId="77777777" w:rsidR="002A0287" w:rsidRDefault="00000000">
      <w:pPr>
        <w:spacing w:after="0" w:line="259" w:lineRule="auto"/>
        <w:ind w:left="24" w:right="0" w:firstLine="0"/>
      </w:pPr>
      <w:r>
        <w:t xml:space="preserve"> </w:t>
      </w:r>
    </w:p>
    <w:p w14:paraId="650E67D3" w14:textId="77777777" w:rsidR="002A0287" w:rsidRDefault="00000000">
      <w:pPr>
        <w:spacing w:after="11"/>
        <w:ind w:left="19" w:right="15"/>
      </w:pPr>
      <w:r>
        <w:t xml:space="preserve">Wir saßen also irgendwann in einer ramponierten Kneipe. Was für ein Drecksloch. </w:t>
      </w:r>
    </w:p>
    <w:p w14:paraId="74B1E344" w14:textId="77777777" w:rsidR="002A0287" w:rsidRDefault="00000000">
      <w:pPr>
        <w:spacing w:after="167"/>
        <w:ind w:left="19" w:right="15"/>
      </w:pPr>
      <w:r>
        <w:lastRenderedPageBreak/>
        <w:t xml:space="preserve">Doch drei Freunde sahen Potenzial und fanden den Namen </w:t>
      </w:r>
      <w:proofErr w:type="spellStart"/>
      <w:r>
        <w:t>Taboo</w:t>
      </w:r>
      <w:proofErr w:type="spellEnd"/>
      <w:r>
        <w:t xml:space="preserve"> - im früheren Rotlichtviertel.  </w:t>
      </w:r>
    </w:p>
    <w:p w14:paraId="67688AD5" w14:textId="77777777" w:rsidR="002A0287" w:rsidRDefault="00000000">
      <w:pPr>
        <w:spacing w:after="169"/>
        <w:ind w:left="19" w:right="15"/>
      </w:pPr>
      <w:r>
        <w:t xml:space="preserve">Kann </w:t>
      </w:r>
      <w:proofErr w:type="gramStart"/>
      <w:r>
        <w:t>ja nix</w:t>
      </w:r>
      <w:proofErr w:type="gramEnd"/>
      <w:r>
        <w:t xml:space="preserve"> schief gehen. </w:t>
      </w:r>
    </w:p>
    <w:p w14:paraId="30A2F335" w14:textId="77777777" w:rsidR="002A0287" w:rsidRDefault="00000000">
      <w:pPr>
        <w:spacing w:after="167"/>
        <w:ind w:left="19" w:right="15"/>
      </w:pPr>
      <w:r>
        <w:t xml:space="preserve">Ich möchte von diesem Scheitern nicht wirklich berichten. Es tut weh, wenn ich daran zurückdenke. Aber den beiden Jungs geht es gut, und ich habe mehr gelernt in kürzerer Zeit als jedes Boot Camp für was auch immer mir hätte beibringen können. </w:t>
      </w:r>
    </w:p>
    <w:p w14:paraId="76590C52" w14:textId="77777777" w:rsidR="002A0287" w:rsidRDefault="00000000">
      <w:pPr>
        <w:spacing w:after="178" w:line="259" w:lineRule="auto"/>
        <w:ind w:left="24" w:right="0" w:firstLine="0"/>
      </w:pPr>
      <w:r>
        <w:t xml:space="preserve"> </w:t>
      </w:r>
    </w:p>
    <w:p w14:paraId="513A9E59" w14:textId="77777777" w:rsidR="002A0287" w:rsidRDefault="00000000">
      <w:pPr>
        <w:spacing w:after="181" w:line="259" w:lineRule="auto"/>
        <w:ind w:left="24" w:right="0" w:firstLine="0"/>
      </w:pPr>
      <w:r>
        <w:t xml:space="preserve"> </w:t>
      </w:r>
    </w:p>
    <w:p w14:paraId="50D9A036"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47E41654" w14:textId="77777777" w:rsidR="002A0287" w:rsidRDefault="00000000">
      <w:pPr>
        <w:pStyle w:val="berschrift1"/>
        <w:spacing w:after="96"/>
        <w:ind w:left="19"/>
      </w:pPr>
      <w:bookmarkStart w:id="40" w:name="_Toc169977"/>
      <w:r>
        <w:rPr>
          <w:rFonts w:ascii="Georgia" w:eastAsia="Georgia" w:hAnsi="Georgia" w:cs="Georgia"/>
          <w:b w:val="0"/>
          <w:i w:val="0"/>
          <w:color w:val="0F4761"/>
        </w:rPr>
        <w:lastRenderedPageBreak/>
        <w:t xml:space="preserve">KAPITEL: Die Schwester, die alles wusste </w:t>
      </w:r>
      <w:bookmarkEnd w:id="40"/>
    </w:p>
    <w:p w14:paraId="14395EC6" w14:textId="77777777" w:rsidR="002A0287" w:rsidRDefault="00000000">
      <w:pPr>
        <w:spacing w:after="174"/>
        <w:ind w:left="19" w:right="15"/>
      </w:pPr>
      <w:r>
        <w:t xml:space="preserve">Eine Beobachtung </w:t>
      </w:r>
    </w:p>
    <w:p w14:paraId="77F585A1" w14:textId="77777777" w:rsidR="002A0287" w:rsidRDefault="00000000">
      <w:pPr>
        <w:spacing w:after="178" w:line="259" w:lineRule="auto"/>
        <w:ind w:left="24" w:right="0" w:firstLine="0"/>
      </w:pPr>
      <w:r>
        <w:t xml:space="preserve"> </w:t>
      </w:r>
    </w:p>
    <w:p w14:paraId="21145811" w14:textId="77777777" w:rsidR="002A0287" w:rsidRDefault="00000000">
      <w:pPr>
        <w:spacing w:after="169"/>
        <w:ind w:left="19" w:right="15"/>
      </w:pPr>
      <w:r>
        <w:t xml:space="preserve">Ich war nie Pfleger. </w:t>
      </w:r>
    </w:p>
    <w:p w14:paraId="24835147" w14:textId="77777777" w:rsidR="002A0287" w:rsidRDefault="00000000">
      <w:pPr>
        <w:spacing w:after="178" w:line="259" w:lineRule="auto"/>
        <w:ind w:left="24" w:right="0" w:firstLine="0"/>
      </w:pPr>
      <w:r>
        <w:t xml:space="preserve"> </w:t>
      </w:r>
    </w:p>
    <w:p w14:paraId="5CD1E71C" w14:textId="77777777" w:rsidR="002A0287" w:rsidRDefault="00000000">
      <w:pPr>
        <w:spacing w:after="169"/>
        <w:ind w:left="19" w:right="15"/>
      </w:pPr>
      <w:r>
        <w:t xml:space="preserve">Ich habe nur </w:t>
      </w:r>
      <w:proofErr w:type="spellStart"/>
      <w:r>
        <w:t>zugehoert</w:t>
      </w:r>
      <w:proofErr w:type="spellEnd"/>
      <w:r>
        <w:t xml:space="preserve">. </w:t>
      </w:r>
    </w:p>
    <w:p w14:paraId="7B9C0099" w14:textId="77777777" w:rsidR="002A0287" w:rsidRDefault="00000000">
      <w:pPr>
        <w:spacing w:after="178" w:line="259" w:lineRule="auto"/>
        <w:ind w:left="24" w:right="0" w:firstLine="0"/>
      </w:pPr>
      <w:r>
        <w:t xml:space="preserve"> </w:t>
      </w:r>
    </w:p>
    <w:p w14:paraId="2ACFEF36" w14:textId="77777777" w:rsidR="002A0287" w:rsidRDefault="00000000">
      <w:pPr>
        <w:spacing w:after="167"/>
        <w:ind w:left="19" w:right="15"/>
      </w:pPr>
      <w:r>
        <w:t xml:space="preserve">Ich las damals viel Hesse. Siddhartha. Der Steppenwolf. Er schrieb </w:t>
      </w:r>
      <w:proofErr w:type="spellStart"/>
      <w:r>
        <w:t>ueber</w:t>
      </w:r>
      <w:proofErr w:type="spellEnd"/>
      <w:r>
        <w:t xml:space="preserve"> Wissen, das sich nicht lehren </w:t>
      </w:r>
      <w:proofErr w:type="spellStart"/>
      <w:r>
        <w:t>laesst</w:t>
      </w:r>
      <w:proofErr w:type="spellEnd"/>
      <w:r>
        <w:t xml:space="preserve">. Das man nur leben kann. Ich verstand es nicht. Ich dachte, alles </w:t>
      </w:r>
      <w:proofErr w:type="spellStart"/>
      <w:r>
        <w:t>laesst</w:t>
      </w:r>
      <w:proofErr w:type="spellEnd"/>
      <w:r>
        <w:t xml:space="preserve"> sich aufschreiben. </w:t>
      </w:r>
    </w:p>
    <w:p w14:paraId="0618A73D" w14:textId="77777777" w:rsidR="002A0287" w:rsidRDefault="00000000">
      <w:pPr>
        <w:spacing w:after="178" w:line="259" w:lineRule="auto"/>
        <w:ind w:left="24" w:right="0" w:firstLine="0"/>
      </w:pPr>
      <w:r>
        <w:t xml:space="preserve"> </w:t>
      </w:r>
    </w:p>
    <w:p w14:paraId="7AD4809C" w14:textId="77777777" w:rsidR="002A0287" w:rsidRDefault="00000000">
      <w:pPr>
        <w:spacing w:after="169"/>
        <w:ind w:left="19" w:right="15"/>
      </w:pPr>
      <w:r>
        <w:t xml:space="preserve">Dann traf ich Schwester Maria. </w:t>
      </w:r>
    </w:p>
    <w:p w14:paraId="4556DC61" w14:textId="77777777" w:rsidR="002A0287" w:rsidRDefault="00000000">
      <w:pPr>
        <w:spacing w:after="178" w:line="259" w:lineRule="auto"/>
        <w:ind w:left="24" w:right="0" w:firstLine="0"/>
      </w:pPr>
      <w:r>
        <w:t xml:space="preserve"> </w:t>
      </w:r>
    </w:p>
    <w:p w14:paraId="30514AE2" w14:textId="77777777" w:rsidR="002A0287" w:rsidRDefault="00000000">
      <w:pPr>
        <w:spacing w:after="174"/>
        <w:ind w:left="19" w:right="15"/>
      </w:pPr>
      <w:r>
        <w:t xml:space="preserve">Dann verstand ich Hesse. </w:t>
      </w:r>
    </w:p>
    <w:p w14:paraId="39B28B2E" w14:textId="77777777" w:rsidR="002A0287" w:rsidRDefault="00000000">
      <w:pPr>
        <w:spacing w:after="178" w:line="259" w:lineRule="auto"/>
        <w:ind w:left="24" w:right="0" w:firstLine="0"/>
      </w:pPr>
      <w:r>
        <w:t xml:space="preserve"> </w:t>
      </w:r>
    </w:p>
    <w:p w14:paraId="11923DB4" w14:textId="77777777" w:rsidR="002A0287" w:rsidRDefault="00000000">
      <w:pPr>
        <w:spacing w:after="172"/>
        <w:ind w:left="19" w:right="15"/>
      </w:pPr>
      <w:r>
        <w:t xml:space="preserve">Das ist meine Krankheit, wenn man so will. Oder meine Gabe. Ich </w:t>
      </w:r>
      <w:proofErr w:type="spellStart"/>
      <w:r>
        <w:t>weiss</w:t>
      </w:r>
      <w:proofErr w:type="spellEnd"/>
      <w:r>
        <w:t xml:space="preserve"> es bis heute nicht. Seit ich </w:t>
      </w:r>
      <w:proofErr w:type="spellStart"/>
      <w:r>
        <w:t>zwoelf</w:t>
      </w:r>
      <w:proofErr w:type="spellEnd"/>
      <w:r>
        <w:t xml:space="preserve"> bin, beobachte ich. Ich sammle Daten. Ich sehe Muster, wo andere nur Alltag sehen. Ich kann nicht anders. </w:t>
      </w:r>
    </w:p>
    <w:p w14:paraId="3255DBA3" w14:textId="77777777" w:rsidR="002A0287" w:rsidRDefault="00000000">
      <w:pPr>
        <w:spacing w:after="178" w:line="259" w:lineRule="auto"/>
        <w:ind w:left="24" w:right="0" w:firstLine="0"/>
      </w:pPr>
      <w:r>
        <w:t xml:space="preserve"> </w:t>
      </w:r>
    </w:p>
    <w:p w14:paraId="22D7CD5D" w14:textId="77777777" w:rsidR="002A0287" w:rsidRDefault="00000000">
      <w:pPr>
        <w:spacing w:after="169"/>
        <w:ind w:left="19" w:right="15"/>
      </w:pPr>
      <w:r>
        <w:t xml:space="preserve">Der </w:t>
      </w:r>
      <w:proofErr w:type="spellStart"/>
      <w:r>
        <w:t>Zwoelfjaehrige</w:t>
      </w:r>
      <w:proofErr w:type="spellEnd"/>
      <w:r>
        <w:t xml:space="preserve"> in mir hat nie </w:t>
      </w:r>
      <w:proofErr w:type="spellStart"/>
      <w:r>
        <w:t>aufgehoert</w:t>
      </w:r>
      <w:proofErr w:type="spellEnd"/>
      <w:r>
        <w:t xml:space="preserve"> zu fragen: Warum machen die das so? </w:t>
      </w:r>
    </w:p>
    <w:p w14:paraId="4BEE37C2" w14:textId="77777777" w:rsidR="002A0287" w:rsidRDefault="00000000">
      <w:pPr>
        <w:spacing w:after="178" w:line="259" w:lineRule="auto"/>
        <w:ind w:left="24" w:right="0" w:firstLine="0"/>
      </w:pPr>
      <w:r>
        <w:t xml:space="preserve"> </w:t>
      </w:r>
    </w:p>
    <w:p w14:paraId="0CDDF88D" w14:textId="77777777" w:rsidR="002A0287" w:rsidRDefault="00000000">
      <w:pPr>
        <w:spacing w:after="169"/>
        <w:ind w:left="19" w:right="15"/>
      </w:pPr>
      <w:r>
        <w:t xml:space="preserve">Nicht: Warum ist das schlimm? </w:t>
      </w:r>
    </w:p>
    <w:p w14:paraId="3A95025A" w14:textId="77777777" w:rsidR="002A0287" w:rsidRDefault="00000000">
      <w:pPr>
        <w:spacing w:after="178" w:line="259" w:lineRule="auto"/>
        <w:ind w:left="24" w:right="0" w:firstLine="0"/>
      </w:pPr>
      <w:r>
        <w:t xml:space="preserve"> </w:t>
      </w:r>
    </w:p>
    <w:p w14:paraId="01881B54" w14:textId="77777777" w:rsidR="002A0287" w:rsidRDefault="00000000">
      <w:pPr>
        <w:spacing w:after="169"/>
        <w:ind w:left="19" w:right="15"/>
      </w:pPr>
      <w:r>
        <w:t xml:space="preserve">Nur: Warum so und nicht anders? </w:t>
      </w:r>
    </w:p>
    <w:p w14:paraId="5D8D16D1" w14:textId="77777777" w:rsidR="002A0287" w:rsidRDefault="00000000">
      <w:pPr>
        <w:spacing w:after="183" w:line="259" w:lineRule="auto"/>
        <w:ind w:left="24" w:right="0" w:firstLine="0"/>
      </w:pPr>
      <w:r>
        <w:t xml:space="preserve"> </w:t>
      </w:r>
    </w:p>
    <w:p w14:paraId="08B13DB3" w14:textId="77777777" w:rsidR="002A0287" w:rsidRDefault="00000000">
      <w:pPr>
        <w:pStyle w:val="berschrift2"/>
        <w:spacing w:after="96"/>
        <w:ind w:left="19"/>
      </w:pPr>
      <w:bookmarkStart w:id="41" w:name="_Toc169978"/>
      <w:r>
        <w:t xml:space="preserve">Die Daten </w:t>
      </w:r>
      <w:bookmarkEnd w:id="41"/>
    </w:p>
    <w:p w14:paraId="1298BEF1" w14:textId="77777777" w:rsidR="002A0287" w:rsidRDefault="00000000">
      <w:pPr>
        <w:spacing w:after="178" w:line="259" w:lineRule="auto"/>
        <w:ind w:left="24" w:right="0" w:firstLine="0"/>
      </w:pPr>
      <w:r>
        <w:t xml:space="preserve"> </w:t>
      </w:r>
    </w:p>
    <w:p w14:paraId="08E1DEE6" w14:textId="77777777" w:rsidR="002A0287" w:rsidRDefault="00000000">
      <w:pPr>
        <w:spacing w:after="169"/>
        <w:ind w:left="19" w:right="15"/>
      </w:pPr>
      <w:r>
        <w:t xml:space="preserve">Muenster. Irgendeine Kneipe. Irgendwann zwischen Mitternacht und drei. </w:t>
      </w:r>
    </w:p>
    <w:p w14:paraId="5C30CBA2" w14:textId="77777777" w:rsidR="002A0287" w:rsidRDefault="00000000">
      <w:pPr>
        <w:spacing w:after="178" w:line="259" w:lineRule="auto"/>
        <w:ind w:left="24" w:right="0" w:firstLine="0"/>
      </w:pPr>
      <w:r>
        <w:t xml:space="preserve"> </w:t>
      </w:r>
    </w:p>
    <w:p w14:paraId="5700FAE3" w14:textId="77777777" w:rsidR="002A0287" w:rsidRDefault="00000000">
      <w:pPr>
        <w:ind w:left="19" w:right="15"/>
      </w:pPr>
      <w:r>
        <w:t xml:space="preserve">Im Hintergrund lief Hannes Wader. Oder Reinhard Mey. Die Liedermacher, die </w:t>
      </w:r>
      <w:proofErr w:type="spellStart"/>
      <w:r>
        <w:t>zuhoeren</w:t>
      </w:r>
      <w:proofErr w:type="spellEnd"/>
      <w:r>
        <w:t xml:space="preserve"> und </w:t>
      </w:r>
      <w:proofErr w:type="spellStart"/>
      <w:r>
        <w:t>erzaehlen</w:t>
      </w:r>
      <w:proofErr w:type="spellEnd"/>
      <w:r>
        <w:t xml:space="preserve">. Genau das, was ich auch tat. Nur ohne Gitarre. </w:t>
      </w:r>
    </w:p>
    <w:p w14:paraId="5BA5CC07" w14:textId="77777777" w:rsidR="002A0287" w:rsidRDefault="00000000">
      <w:pPr>
        <w:spacing w:after="167"/>
        <w:ind w:left="19" w:right="15"/>
      </w:pPr>
      <w:r>
        <w:lastRenderedPageBreak/>
        <w:t xml:space="preserve">In meiner Tasche: ein Python-Buch. Oder war es noch HTML? Ich </w:t>
      </w:r>
      <w:proofErr w:type="spellStart"/>
      <w:r>
        <w:t>weiss</w:t>
      </w:r>
      <w:proofErr w:type="spellEnd"/>
      <w:r>
        <w:t xml:space="preserve"> es nicht mehr. </w:t>
      </w:r>
      <w:proofErr w:type="spellStart"/>
      <w:r>
        <w:t>Ueber</w:t>
      </w:r>
      <w:proofErr w:type="spellEnd"/>
      <w:r>
        <w:t xml:space="preserve"> </w:t>
      </w:r>
      <w:proofErr w:type="spellStart"/>
      <w:r>
        <w:t>dreissig</w:t>
      </w:r>
      <w:proofErr w:type="spellEnd"/>
      <w:r>
        <w:t xml:space="preserve"> Jahre trug ich immer ein Programmierbuch mit mir. Vom Flohmarkt meistens. Nie richtig gelesen. </w:t>
      </w:r>
      <w:proofErr w:type="spellStart"/>
      <w:r>
        <w:t>Geschmoekert</w:t>
      </w:r>
      <w:proofErr w:type="spellEnd"/>
      <w:r>
        <w:t xml:space="preserve">. </w:t>
      </w:r>
      <w:proofErr w:type="spellStart"/>
      <w:r>
        <w:t>Traeumend</w:t>
      </w:r>
      <w:proofErr w:type="spellEnd"/>
      <w:r>
        <w:t xml:space="preserve">. Was </w:t>
      </w:r>
      <w:proofErr w:type="spellStart"/>
      <w:r>
        <w:t>waere</w:t>
      </w:r>
      <w:proofErr w:type="spellEnd"/>
      <w:r>
        <w:t xml:space="preserve">, wenn ich das </w:t>
      </w:r>
      <w:proofErr w:type="spellStart"/>
      <w:r>
        <w:t>koennte</w:t>
      </w:r>
      <w:proofErr w:type="spellEnd"/>
      <w:r>
        <w:t xml:space="preserve">? Was </w:t>
      </w:r>
      <w:proofErr w:type="spellStart"/>
      <w:r>
        <w:t>waere</w:t>
      </w:r>
      <w:proofErr w:type="spellEnd"/>
      <w:r>
        <w:t xml:space="preserve">, wenn ich nicht der doofe </w:t>
      </w:r>
      <w:proofErr w:type="spellStart"/>
      <w:r>
        <w:t>Hauptschueler</w:t>
      </w:r>
      <w:proofErr w:type="spellEnd"/>
      <w:r>
        <w:t xml:space="preserve"> </w:t>
      </w:r>
      <w:proofErr w:type="spellStart"/>
      <w:r>
        <w:t>waere</w:t>
      </w:r>
      <w:proofErr w:type="spellEnd"/>
      <w:r>
        <w:t xml:space="preserve">? </w:t>
      </w:r>
    </w:p>
    <w:p w14:paraId="02910229" w14:textId="77777777" w:rsidR="002A0287" w:rsidRDefault="00000000">
      <w:pPr>
        <w:spacing w:after="178" w:line="259" w:lineRule="auto"/>
        <w:ind w:left="24" w:right="0" w:firstLine="0"/>
      </w:pPr>
      <w:r>
        <w:t xml:space="preserve"> </w:t>
      </w:r>
    </w:p>
    <w:p w14:paraId="100C9BAA" w14:textId="77777777" w:rsidR="002A0287" w:rsidRDefault="00000000">
      <w:pPr>
        <w:spacing w:after="167"/>
        <w:ind w:left="19" w:right="15"/>
      </w:pPr>
      <w:r>
        <w:t xml:space="preserve">Ich </w:t>
      </w:r>
      <w:proofErr w:type="spellStart"/>
      <w:r>
        <w:t>sass</w:t>
      </w:r>
      <w:proofErr w:type="spellEnd"/>
      <w:r>
        <w:t xml:space="preserve"> in Kneipen, </w:t>
      </w:r>
      <w:proofErr w:type="spellStart"/>
      <w:r>
        <w:t>hoerte</w:t>
      </w:r>
      <w:proofErr w:type="spellEnd"/>
      <w:r>
        <w:t xml:space="preserve"> Pflegerinnen zu, und in meiner Tasche lag ein Buch </w:t>
      </w:r>
      <w:proofErr w:type="spellStart"/>
      <w:r>
        <w:t>ueber</w:t>
      </w:r>
      <w:proofErr w:type="spellEnd"/>
      <w:r>
        <w:t xml:space="preserve"> Dinge, die ich nie tun </w:t>
      </w:r>
      <w:proofErr w:type="spellStart"/>
      <w:r>
        <w:t>wuerde</w:t>
      </w:r>
      <w:proofErr w:type="spellEnd"/>
      <w:r>
        <w:t xml:space="preserve">. Dachte ich. </w:t>
      </w:r>
    </w:p>
    <w:p w14:paraId="4EBC8826" w14:textId="77777777" w:rsidR="002A0287" w:rsidRDefault="00000000">
      <w:pPr>
        <w:spacing w:after="178" w:line="259" w:lineRule="auto"/>
        <w:ind w:left="24" w:right="0" w:firstLine="0"/>
      </w:pPr>
      <w:r>
        <w:t xml:space="preserve"> </w:t>
      </w:r>
    </w:p>
    <w:p w14:paraId="31BFFDE9" w14:textId="77777777" w:rsidR="002A0287" w:rsidRDefault="00000000">
      <w:pPr>
        <w:spacing w:after="167"/>
        <w:ind w:left="19" w:right="15"/>
      </w:pPr>
      <w:r>
        <w:t xml:space="preserve">Sie </w:t>
      </w:r>
      <w:proofErr w:type="spellStart"/>
      <w:r>
        <w:t>heisst</w:t>
      </w:r>
      <w:proofErr w:type="spellEnd"/>
      <w:r>
        <w:t xml:space="preserve"> Sandra. Oder Sabine. Oder Sarah. Die Namen verschwimmen nach all den Jahren. Aber die Geschichten nicht. Die Geschichten sind alle gleich. </w:t>
      </w:r>
    </w:p>
    <w:p w14:paraId="2D7CA0E6" w14:textId="77777777" w:rsidR="002A0287" w:rsidRDefault="00000000">
      <w:pPr>
        <w:spacing w:after="178" w:line="259" w:lineRule="auto"/>
        <w:ind w:left="24" w:right="0" w:firstLine="0"/>
      </w:pPr>
      <w:r>
        <w:t xml:space="preserve"> </w:t>
      </w:r>
    </w:p>
    <w:p w14:paraId="21355573" w14:textId="77777777" w:rsidR="002A0287" w:rsidRDefault="00000000">
      <w:pPr>
        <w:spacing w:after="167"/>
        <w:ind w:left="19" w:right="15"/>
      </w:pPr>
      <w:r>
        <w:t xml:space="preserve">Sie arbeitet im Marienstift. Oder im Elisabeth-Heim. Oder im Johannesstift. Spielt keine Rolle. Die </w:t>
      </w:r>
      <w:proofErr w:type="spellStart"/>
      <w:r>
        <w:t>Haeuser</w:t>
      </w:r>
      <w:proofErr w:type="spellEnd"/>
      <w:r>
        <w:t xml:space="preserve"> haben verschiedene Namen, aber dieselben Probleme. </w:t>
      </w:r>
    </w:p>
    <w:p w14:paraId="161BD19B" w14:textId="77777777" w:rsidR="002A0287" w:rsidRDefault="00000000">
      <w:pPr>
        <w:spacing w:after="178" w:line="259" w:lineRule="auto"/>
        <w:ind w:left="24" w:right="0" w:firstLine="0"/>
      </w:pPr>
      <w:r>
        <w:t xml:space="preserve"> </w:t>
      </w:r>
    </w:p>
    <w:p w14:paraId="4444DCF5" w14:textId="77777777" w:rsidR="002A0287" w:rsidRDefault="00000000">
      <w:pPr>
        <w:spacing w:after="169"/>
        <w:ind w:left="19" w:right="15"/>
      </w:pPr>
      <w:r>
        <w:t xml:space="preserve">"Wenn Schwester Maria </w:t>
      </w:r>
      <w:proofErr w:type="spellStart"/>
      <w:r>
        <w:t>ausfaellt</w:t>
      </w:r>
      <w:proofErr w:type="spellEnd"/>
      <w:r>
        <w:t xml:space="preserve">", sagt sie, "bricht alles zusammen." </w:t>
      </w:r>
    </w:p>
    <w:p w14:paraId="20DD7EF1" w14:textId="77777777" w:rsidR="002A0287" w:rsidRDefault="00000000">
      <w:pPr>
        <w:spacing w:after="178" w:line="259" w:lineRule="auto"/>
        <w:ind w:left="24" w:right="0" w:firstLine="0"/>
      </w:pPr>
      <w:r>
        <w:t xml:space="preserve"> </w:t>
      </w:r>
    </w:p>
    <w:p w14:paraId="6C5BB884" w14:textId="77777777" w:rsidR="002A0287" w:rsidRDefault="00000000">
      <w:pPr>
        <w:spacing w:after="174"/>
        <w:ind w:left="19" w:right="15"/>
      </w:pPr>
      <w:r>
        <w:t xml:space="preserve">Ich trinke mein Bier. Der </w:t>
      </w:r>
      <w:proofErr w:type="spellStart"/>
      <w:r>
        <w:t>Zwoelfjaehrige</w:t>
      </w:r>
      <w:proofErr w:type="spellEnd"/>
      <w:r>
        <w:t xml:space="preserve"> in mir </w:t>
      </w:r>
      <w:proofErr w:type="spellStart"/>
      <w:r>
        <w:t>zueckt</w:t>
      </w:r>
      <w:proofErr w:type="spellEnd"/>
      <w:r>
        <w:t xml:space="preserve"> sein unsichtbares Notizbuch. </w:t>
      </w:r>
    </w:p>
    <w:p w14:paraId="15C29F69" w14:textId="77777777" w:rsidR="002A0287" w:rsidRDefault="00000000">
      <w:pPr>
        <w:spacing w:after="178" w:line="259" w:lineRule="auto"/>
        <w:ind w:left="24" w:right="0" w:firstLine="0"/>
      </w:pPr>
      <w:r>
        <w:t xml:space="preserve"> </w:t>
      </w:r>
    </w:p>
    <w:p w14:paraId="666A3192" w14:textId="77777777" w:rsidR="002A0287" w:rsidRDefault="00000000">
      <w:pPr>
        <w:spacing w:after="169"/>
        <w:ind w:left="19" w:right="15"/>
      </w:pPr>
      <w:r>
        <w:t xml:space="preserve">"Wer ist Schwester Maria?" </w:t>
      </w:r>
    </w:p>
    <w:p w14:paraId="12FC913F" w14:textId="77777777" w:rsidR="002A0287" w:rsidRDefault="00000000">
      <w:pPr>
        <w:spacing w:after="178" w:line="259" w:lineRule="auto"/>
        <w:ind w:left="24" w:right="0" w:firstLine="0"/>
      </w:pPr>
      <w:r>
        <w:t xml:space="preserve"> </w:t>
      </w:r>
    </w:p>
    <w:p w14:paraId="7E5CE43E" w14:textId="77777777" w:rsidR="002A0287" w:rsidRDefault="00000000">
      <w:pPr>
        <w:pStyle w:val="berschrift2"/>
        <w:spacing w:after="96"/>
        <w:ind w:left="19"/>
      </w:pPr>
      <w:bookmarkStart w:id="42" w:name="_Toc169979"/>
      <w:r>
        <w:t xml:space="preserve">Schwester Maria </w:t>
      </w:r>
      <w:bookmarkEnd w:id="42"/>
    </w:p>
    <w:p w14:paraId="4CAD0DDE" w14:textId="77777777" w:rsidR="002A0287" w:rsidRDefault="00000000">
      <w:pPr>
        <w:spacing w:after="183" w:line="259" w:lineRule="auto"/>
        <w:ind w:left="24" w:right="0" w:firstLine="0"/>
      </w:pPr>
      <w:r>
        <w:t xml:space="preserve"> </w:t>
      </w:r>
    </w:p>
    <w:p w14:paraId="25F9D458" w14:textId="77777777" w:rsidR="002A0287" w:rsidRDefault="00000000">
      <w:pPr>
        <w:spacing w:after="169"/>
        <w:ind w:left="19" w:right="15"/>
      </w:pPr>
      <w:r>
        <w:t xml:space="preserve">Sie ist keine Person. Sie ist ein Typus. </w:t>
      </w:r>
    </w:p>
    <w:p w14:paraId="7C53ED83" w14:textId="77777777" w:rsidR="002A0287" w:rsidRDefault="00000000">
      <w:pPr>
        <w:spacing w:after="178" w:line="259" w:lineRule="auto"/>
        <w:ind w:left="24" w:right="0" w:firstLine="0"/>
      </w:pPr>
      <w:r>
        <w:t xml:space="preserve"> </w:t>
      </w:r>
    </w:p>
    <w:p w14:paraId="3ACBA79C" w14:textId="77777777" w:rsidR="002A0287" w:rsidRDefault="00000000">
      <w:pPr>
        <w:spacing w:after="167"/>
        <w:ind w:left="19" w:right="15"/>
      </w:pPr>
      <w:r>
        <w:t xml:space="preserve">In jedem Haus gibt es eine Schwester Maria. Manchmal </w:t>
      </w:r>
      <w:proofErr w:type="spellStart"/>
      <w:r>
        <w:t>heisst</w:t>
      </w:r>
      <w:proofErr w:type="spellEnd"/>
      <w:r>
        <w:t xml:space="preserve"> sie Ingrid oder Beate oder </w:t>
      </w:r>
      <w:proofErr w:type="spellStart"/>
      <w:r>
        <w:t>Guelcan</w:t>
      </w:r>
      <w:proofErr w:type="spellEnd"/>
      <w:r>
        <w:t xml:space="preserve">. Der Name ist egal. Die Funktion ist immer dieselbe. </w:t>
      </w:r>
    </w:p>
    <w:p w14:paraId="31E9F09A" w14:textId="77777777" w:rsidR="002A0287" w:rsidRDefault="00000000">
      <w:pPr>
        <w:spacing w:after="178" w:line="259" w:lineRule="auto"/>
        <w:ind w:left="24" w:right="0" w:firstLine="0"/>
      </w:pPr>
      <w:r>
        <w:t xml:space="preserve"> </w:t>
      </w:r>
    </w:p>
    <w:p w14:paraId="76C0111E" w14:textId="77777777" w:rsidR="002A0287" w:rsidRDefault="00000000">
      <w:pPr>
        <w:spacing w:after="167"/>
        <w:ind w:left="19" w:right="15"/>
      </w:pPr>
      <w:r>
        <w:t xml:space="preserve">Schwester Maria ist seit zwanzig Jahren im Haus. Sie kennt jeden Bewohner. Nicht aus der Akte. Aus dem Kopf. </w:t>
      </w:r>
    </w:p>
    <w:p w14:paraId="415DAF8C" w14:textId="77777777" w:rsidR="002A0287" w:rsidRDefault="00000000">
      <w:pPr>
        <w:spacing w:after="0" w:line="259" w:lineRule="auto"/>
        <w:ind w:left="24" w:right="0" w:firstLine="0"/>
      </w:pPr>
      <w:r>
        <w:t xml:space="preserve"> </w:t>
      </w:r>
    </w:p>
    <w:p w14:paraId="42246D3E" w14:textId="77777777" w:rsidR="002A0287" w:rsidRDefault="00000000">
      <w:pPr>
        <w:spacing w:after="167"/>
        <w:ind w:left="19" w:right="15"/>
      </w:pPr>
      <w:r>
        <w:t xml:space="preserve">Sie </w:t>
      </w:r>
      <w:proofErr w:type="spellStart"/>
      <w:r>
        <w:t>weiss</w:t>
      </w:r>
      <w:proofErr w:type="spellEnd"/>
      <w:r>
        <w:t xml:space="preserve">, dass Herr Mueller nachts um zwei zur Toilette muss. Nicht um eins. Nicht um drei. Um zwei. </w:t>
      </w:r>
    </w:p>
    <w:p w14:paraId="0A7FC622" w14:textId="77777777" w:rsidR="002A0287" w:rsidRDefault="00000000">
      <w:pPr>
        <w:spacing w:after="178" w:line="259" w:lineRule="auto"/>
        <w:ind w:left="24" w:right="0" w:firstLine="0"/>
      </w:pPr>
      <w:r>
        <w:t xml:space="preserve"> </w:t>
      </w:r>
    </w:p>
    <w:p w14:paraId="62E0BB53" w14:textId="77777777" w:rsidR="002A0287" w:rsidRDefault="00000000">
      <w:pPr>
        <w:spacing w:after="167"/>
        <w:ind w:left="19" w:right="15"/>
      </w:pPr>
      <w:r>
        <w:lastRenderedPageBreak/>
        <w:t xml:space="preserve">Sie </w:t>
      </w:r>
      <w:proofErr w:type="spellStart"/>
      <w:r>
        <w:t>weiss</w:t>
      </w:r>
      <w:proofErr w:type="spellEnd"/>
      <w:r>
        <w:t xml:space="preserve">, dass Frau Schmidt ihr Insulin zehn Minuten vor dem Essen braucht. Nicht danach. Nicht gleichzeitig. Zehn Minuten vorher. </w:t>
      </w:r>
    </w:p>
    <w:p w14:paraId="627F4919" w14:textId="77777777" w:rsidR="002A0287" w:rsidRDefault="00000000">
      <w:pPr>
        <w:spacing w:after="178" w:line="259" w:lineRule="auto"/>
        <w:ind w:left="24" w:right="0" w:firstLine="0"/>
      </w:pPr>
      <w:r>
        <w:t xml:space="preserve"> </w:t>
      </w:r>
    </w:p>
    <w:p w14:paraId="48243E24" w14:textId="77777777" w:rsidR="002A0287" w:rsidRDefault="00000000">
      <w:pPr>
        <w:spacing w:after="167"/>
        <w:ind w:left="19" w:right="15"/>
      </w:pPr>
      <w:r>
        <w:t xml:space="preserve">Sie </w:t>
      </w:r>
      <w:proofErr w:type="spellStart"/>
      <w:r>
        <w:t>weiss</w:t>
      </w:r>
      <w:proofErr w:type="spellEnd"/>
      <w:r>
        <w:t xml:space="preserve">, dass Herr Brenner aggressiv wird, wenn man ihn von links anspricht. Von rechts ist er sanft wie ein Lamm. </w:t>
      </w:r>
    </w:p>
    <w:p w14:paraId="3170C0CC" w14:textId="77777777" w:rsidR="002A0287" w:rsidRDefault="00000000">
      <w:pPr>
        <w:spacing w:after="178" w:line="259" w:lineRule="auto"/>
        <w:ind w:left="24" w:right="0" w:firstLine="0"/>
      </w:pPr>
      <w:r>
        <w:t xml:space="preserve"> </w:t>
      </w:r>
    </w:p>
    <w:p w14:paraId="4DA12428" w14:textId="77777777" w:rsidR="002A0287" w:rsidRDefault="00000000">
      <w:pPr>
        <w:spacing w:after="167"/>
        <w:ind w:left="19" w:right="15"/>
      </w:pPr>
      <w:r>
        <w:t xml:space="preserve">Sie </w:t>
      </w:r>
      <w:proofErr w:type="spellStart"/>
      <w:r>
        <w:t>weiss</w:t>
      </w:r>
      <w:proofErr w:type="spellEnd"/>
      <w:r>
        <w:t xml:space="preserve">, dass Frau Kaufmann ihren verstorbenen Mann jeden Abend sucht und dass man sie nicht korrigieren darf, sondern ihr sagen muss: "Er kommt gleich, er holt nur die Zeitung." </w:t>
      </w:r>
    </w:p>
    <w:p w14:paraId="39F4E866" w14:textId="77777777" w:rsidR="002A0287" w:rsidRDefault="00000000">
      <w:pPr>
        <w:spacing w:after="178" w:line="259" w:lineRule="auto"/>
        <w:ind w:left="24" w:right="0" w:firstLine="0"/>
      </w:pPr>
      <w:r>
        <w:t xml:space="preserve"> </w:t>
      </w:r>
    </w:p>
    <w:p w14:paraId="0384710B" w14:textId="77777777" w:rsidR="002A0287" w:rsidRDefault="00000000">
      <w:pPr>
        <w:spacing w:after="169"/>
        <w:ind w:left="19" w:right="15"/>
      </w:pPr>
      <w:proofErr w:type="spellStart"/>
      <w:r>
        <w:t>Dreissig</w:t>
      </w:r>
      <w:proofErr w:type="spellEnd"/>
      <w:r>
        <w:t xml:space="preserve"> Bewohner. </w:t>
      </w:r>
      <w:proofErr w:type="spellStart"/>
      <w:r>
        <w:t>Dreissig</w:t>
      </w:r>
      <w:proofErr w:type="spellEnd"/>
      <w:r>
        <w:t xml:space="preserve"> Geschichten. </w:t>
      </w:r>
      <w:proofErr w:type="spellStart"/>
      <w:r>
        <w:t>Dreissig</w:t>
      </w:r>
      <w:proofErr w:type="spellEnd"/>
      <w:r>
        <w:t xml:space="preserve"> Muster. Alles in ihrem Kopf. </w:t>
      </w:r>
    </w:p>
    <w:p w14:paraId="0AF15A43" w14:textId="77777777" w:rsidR="002A0287" w:rsidRDefault="00000000">
      <w:pPr>
        <w:spacing w:after="178" w:line="259" w:lineRule="auto"/>
        <w:ind w:left="24" w:right="0" w:firstLine="0"/>
      </w:pPr>
      <w:r>
        <w:t xml:space="preserve"> </w:t>
      </w:r>
    </w:p>
    <w:p w14:paraId="682076B5" w14:textId="77777777" w:rsidR="002A0287" w:rsidRDefault="00000000">
      <w:pPr>
        <w:spacing w:after="174"/>
        <w:ind w:left="19" w:right="15"/>
      </w:pPr>
      <w:r>
        <w:t xml:space="preserve">Der </w:t>
      </w:r>
      <w:proofErr w:type="spellStart"/>
      <w:r>
        <w:t>Zwoelfjaehrige</w:t>
      </w:r>
      <w:proofErr w:type="spellEnd"/>
      <w:r>
        <w:t xml:space="preserve"> in mir fragt: Steht das irgendwo? </w:t>
      </w:r>
    </w:p>
    <w:p w14:paraId="4076EAB3" w14:textId="77777777" w:rsidR="002A0287" w:rsidRDefault="00000000">
      <w:pPr>
        <w:spacing w:after="178" w:line="259" w:lineRule="auto"/>
        <w:ind w:left="24" w:right="0" w:firstLine="0"/>
      </w:pPr>
      <w:r>
        <w:t xml:space="preserve"> </w:t>
      </w:r>
    </w:p>
    <w:p w14:paraId="2D16B2EA" w14:textId="77777777" w:rsidR="002A0287" w:rsidRDefault="00000000">
      <w:pPr>
        <w:spacing w:after="169"/>
        <w:ind w:left="19" w:right="15"/>
      </w:pPr>
      <w:r>
        <w:t xml:space="preserve">Sandra lacht. Dieses </w:t>
      </w:r>
      <w:proofErr w:type="spellStart"/>
      <w:r>
        <w:t>muede</w:t>
      </w:r>
      <w:proofErr w:type="spellEnd"/>
      <w:r>
        <w:t xml:space="preserve"> Lachen, </w:t>
      </w:r>
      <w:proofErr w:type="gramStart"/>
      <w:r>
        <w:t>das</w:t>
      </w:r>
      <w:proofErr w:type="gramEnd"/>
      <w:r>
        <w:t xml:space="preserve"> ich so oft </w:t>
      </w:r>
      <w:proofErr w:type="spellStart"/>
      <w:r>
        <w:t>gehoert</w:t>
      </w:r>
      <w:proofErr w:type="spellEnd"/>
      <w:r>
        <w:t xml:space="preserve"> habe. </w:t>
      </w:r>
    </w:p>
    <w:p w14:paraId="5ADA8556" w14:textId="77777777" w:rsidR="002A0287" w:rsidRDefault="00000000">
      <w:pPr>
        <w:spacing w:after="178" w:line="259" w:lineRule="auto"/>
        <w:ind w:left="24" w:right="0" w:firstLine="0"/>
      </w:pPr>
      <w:r>
        <w:t xml:space="preserve"> </w:t>
      </w:r>
    </w:p>
    <w:p w14:paraId="0C3A1547" w14:textId="77777777" w:rsidR="002A0287" w:rsidRDefault="00000000">
      <w:pPr>
        <w:spacing w:after="169"/>
        <w:ind w:left="19" w:right="15"/>
      </w:pPr>
      <w:r>
        <w:t xml:space="preserve">"In der Doku? Da steht: 'Bewohner versorgt. Keine </w:t>
      </w:r>
      <w:proofErr w:type="spellStart"/>
      <w:r>
        <w:t>Auffaelligkeiten</w:t>
      </w:r>
      <w:proofErr w:type="spellEnd"/>
      <w:r>
        <w:t xml:space="preserve">.'" </w:t>
      </w:r>
    </w:p>
    <w:p w14:paraId="2B4F00E3" w14:textId="77777777" w:rsidR="002A0287" w:rsidRDefault="00000000">
      <w:pPr>
        <w:spacing w:after="178" w:line="259" w:lineRule="auto"/>
        <w:ind w:left="24" w:right="0" w:firstLine="0"/>
      </w:pPr>
      <w:r>
        <w:t xml:space="preserve"> </w:t>
      </w:r>
    </w:p>
    <w:p w14:paraId="10E1D1DE" w14:textId="77777777" w:rsidR="002A0287" w:rsidRDefault="00000000">
      <w:pPr>
        <w:spacing w:after="169"/>
        <w:ind w:left="19" w:right="15"/>
      </w:pPr>
      <w:r>
        <w:t xml:space="preserve">"Und der Rest?" </w:t>
      </w:r>
    </w:p>
    <w:p w14:paraId="423CFD7A" w14:textId="77777777" w:rsidR="002A0287" w:rsidRDefault="00000000">
      <w:pPr>
        <w:spacing w:after="183" w:line="259" w:lineRule="auto"/>
        <w:ind w:left="24" w:right="0" w:firstLine="0"/>
      </w:pPr>
      <w:r>
        <w:t xml:space="preserve"> </w:t>
      </w:r>
    </w:p>
    <w:p w14:paraId="38D50444" w14:textId="77777777" w:rsidR="002A0287" w:rsidRDefault="00000000">
      <w:pPr>
        <w:spacing w:after="169"/>
        <w:ind w:left="19" w:right="15"/>
      </w:pPr>
      <w:r>
        <w:t xml:space="preserve">"Der Rest ist Schwester Maria." </w:t>
      </w:r>
    </w:p>
    <w:p w14:paraId="5F118176" w14:textId="77777777" w:rsidR="002A0287" w:rsidRDefault="00000000">
      <w:pPr>
        <w:spacing w:after="178" w:line="259" w:lineRule="auto"/>
        <w:ind w:left="24" w:right="0" w:firstLine="0"/>
      </w:pPr>
      <w:r>
        <w:t xml:space="preserve"> </w:t>
      </w:r>
    </w:p>
    <w:p w14:paraId="3DA08720" w14:textId="77777777" w:rsidR="002A0287" w:rsidRDefault="00000000">
      <w:pPr>
        <w:pStyle w:val="berschrift2"/>
        <w:spacing w:after="96"/>
        <w:ind w:left="19"/>
      </w:pPr>
      <w:bookmarkStart w:id="43" w:name="_Toc169980"/>
      <w:r>
        <w:t xml:space="preserve">Die </w:t>
      </w:r>
      <w:proofErr w:type="spellStart"/>
      <w:r>
        <w:t>Uebergabe</w:t>
      </w:r>
      <w:proofErr w:type="spellEnd"/>
      <w:r>
        <w:t xml:space="preserve"> </w:t>
      </w:r>
      <w:bookmarkEnd w:id="43"/>
    </w:p>
    <w:p w14:paraId="526CA8BF" w14:textId="77777777" w:rsidR="002A0287" w:rsidRDefault="00000000">
      <w:pPr>
        <w:spacing w:after="178" w:line="259" w:lineRule="auto"/>
        <w:ind w:left="24" w:right="0" w:firstLine="0"/>
      </w:pPr>
      <w:r>
        <w:t xml:space="preserve"> </w:t>
      </w:r>
    </w:p>
    <w:p w14:paraId="2D928439" w14:textId="77777777" w:rsidR="002A0287" w:rsidRDefault="00000000">
      <w:pPr>
        <w:spacing w:after="167"/>
        <w:ind w:left="19" w:right="15"/>
      </w:pPr>
      <w:r>
        <w:t xml:space="preserve">Schichtwechsel. Sechs Uhr morgens. Oder vierzehn Uhr. Oder zweiundzwanzig Uhr. Dreimal am Tag dieselbe Zeremonie. </w:t>
      </w:r>
    </w:p>
    <w:p w14:paraId="68E75A91" w14:textId="77777777" w:rsidR="002A0287" w:rsidRDefault="00000000">
      <w:pPr>
        <w:spacing w:after="183" w:line="259" w:lineRule="auto"/>
        <w:ind w:left="24" w:right="0" w:firstLine="0"/>
      </w:pPr>
      <w:r>
        <w:t xml:space="preserve"> </w:t>
      </w:r>
    </w:p>
    <w:p w14:paraId="0E8A610B" w14:textId="77777777" w:rsidR="002A0287" w:rsidRDefault="00000000">
      <w:pPr>
        <w:spacing w:after="0"/>
        <w:ind w:left="19" w:right="15"/>
      </w:pPr>
      <w:r>
        <w:t xml:space="preserve">Wenn Schwester Maria </w:t>
      </w:r>
      <w:proofErr w:type="spellStart"/>
      <w:r>
        <w:t>uebergibt</w:t>
      </w:r>
      <w:proofErr w:type="spellEnd"/>
      <w:r>
        <w:t xml:space="preserve">, dauert es </w:t>
      </w:r>
      <w:proofErr w:type="spellStart"/>
      <w:r>
        <w:t>fuenf</w:t>
      </w:r>
      <w:proofErr w:type="spellEnd"/>
      <w:r>
        <w:t xml:space="preserve"> Minuten. </w:t>
      </w:r>
    </w:p>
    <w:p w14:paraId="6DB999D7" w14:textId="77777777" w:rsidR="002A0287" w:rsidRDefault="00000000">
      <w:pPr>
        <w:spacing w:after="167"/>
        <w:ind w:left="19" w:right="15"/>
      </w:pPr>
      <w:r>
        <w:t xml:space="preserve">"Herr Mueller war unruhig, aber nach dem Toilettengang um zwei wars gut. Frau Schmidt hatte </w:t>
      </w:r>
      <w:proofErr w:type="spellStart"/>
      <w:r>
        <w:t>erhoehten</w:t>
      </w:r>
      <w:proofErr w:type="spellEnd"/>
      <w:r>
        <w:t xml:space="preserve"> Zucker, hab das Insulin angepasst. Herr Brenner hat gut geschlafen, aber nur von rechts ansprechen heute, er ist sensibel. Frau Kaufmann hat ihren Mann gesucht, ich </w:t>
      </w:r>
      <w:proofErr w:type="gramStart"/>
      <w:r>
        <w:t>hab</w:t>
      </w:r>
      <w:proofErr w:type="gramEnd"/>
      <w:r>
        <w:t xml:space="preserve"> ihr gesagt, er holt die Zeitung, dann war sie ruhig." </w:t>
      </w:r>
    </w:p>
    <w:p w14:paraId="044FCBD0" w14:textId="77777777" w:rsidR="002A0287" w:rsidRDefault="00000000">
      <w:pPr>
        <w:spacing w:after="178" w:line="259" w:lineRule="auto"/>
        <w:ind w:left="24" w:right="0" w:firstLine="0"/>
      </w:pPr>
      <w:r>
        <w:t xml:space="preserve"> </w:t>
      </w:r>
    </w:p>
    <w:p w14:paraId="044AA409" w14:textId="77777777" w:rsidR="002A0287" w:rsidRDefault="00000000">
      <w:pPr>
        <w:spacing w:after="169"/>
        <w:ind w:left="19" w:right="15"/>
      </w:pPr>
      <w:proofErr w:type="spellStart"/>
      <w:r>
        <w:lastRenderedPageBreak/>
        <w:t>Fuenf</w:t>
      </w:r>
      <w:proofErr w:type="spellEnd"/>
      <w:r>
        <w:t xml:space="preserve"> Minuten. </w:t>
      </w:r>
      <w:proofErr w:type="spellStart"/>
      <w:r>
        <w:t>Dreissig</w:t>
      </w:r>
      <w:proofErr w:type="spellEnd"/>
      <w:r>
        <w:t xml:space="preserve"> Bewohner. Alles drin. </w:t>
      </w:r>
    </w:p>
    <w:p w14:paraId="3E83ACF6" w14:textId="77777777" w:rsidR="002A0287" w:rsidRDefault="00000000">
      <w:pPr>
        <w:spacing w:after="178" w:line="259" w:lineRule="auto"/>
        <w:ind w:left="24" w:right="0" w:firstLine="0"/>
      </w:pPr>
      <w:r>
        <w:t xml:space="preserve"> </w:t>
      </w:r>
    </w:p>
    <w:p w14:paraId="5C8F1BFA" w14:textId="77777777" w:rsidR="002A0287" w:rsidRDefault="00000000">
      <w:pPr>
        <w:spacing w:after="167"/>
        <w:ind w:left="19" w:right="15"/>
      </w:pPr>
      <w:r>
        <w:t xml:space="preserve">Wenn jemand anders </w:t>
      </w:r>
      <w:proofErr w:type="spellStart"/>
      <w:r>
        <w:t>uebergibt</w:t>
      </w:r>
      <w:proofErr w:type="spellEnd"/>
      <w:r>
        <w:t xml:space="preserve">, dauert es </w:t>
      </w:r>
      <w:proofErr w:type="spellStart"/>
      <w:r>
        <w:t>fuenfundvierzig</w:t>
      </w:r>
      <w:proofErr w:type="spellEnd"/>
      <w:r>
        <w:t xml:space="preserve"> Minuten. Und trotzdem fehlt die </w:t>
      </w:r>
      <w:proofErr w:type="spellStart"/>
      <w:r>
        <w:t>Haelfte</w:t>
      </w:r>
      <w:proofErr w:type="spellEnd"/>
      <w:r>
        <w:t xml:space="preserve">. </w:t>
      </w:r>
    </w:p>
    <w:p w14:paraId="79313203" w14:textId="77777777" w:rsidR="002A0287" w:rsidRDefault="00000000">
      <w:pPr>
        <w:spacing w:after="178" w:line="259" w:lineRule="auto"/>
        <w:ind w:left="24" w:right="0" w:firstLine="0"/>
      </w:pPr>
      <w:r>
        <w:t xml:space="preserve"> </w:t>
      </w:r>
    </w:p>
    <w:p w14:paraId="6F58A861" w14:textId="77777777" w:rsidR="002A0287" w:rsidRDefault="00000000">
      <w:pPr>
        <w:spacing w:after="169"/>
        <w:ind w:left="19" w:right="15"/>
      </w:pPr>
      <w:r>
        <w:t xml:space="preserve">"Steht doch in der Doku." </w:t>
      </w:r>
    </w:p>
    <w:p w14:paraId="374084DA" w14:textId="77777777" w:rsidR="002A0287" w:rsidRDefault="00000000">
      <w:pPr>
        <w:spacing w:after="178" w:line="259" w:lineRule="auto"/>
        <w:ind w:left="24" w:right="0" w:firstLine="0"/>
      </w:pPr>
      <w:r>
        <w:t xml:space="preserve"> </w:t>
      </w:r>
    </w:p>
    <w:p w14:paraId="41358386" w14:textId="77777777" w:rsidR="002A0287" w:rsidRDefault="00000000">
      <w:pPr>
        <w:spacing w:after="174"/>
        <w:ind w:left="19" w:right="15"/>
      </w:pPr>
      <w:r>
        <w:t xml:space="preserve">"Da steht 'Bewohner versorgt.'" </w:t>
      </w:r>
    </w:p>
    <w:p w14:paraId="3D038DD6" w14:textId="77777777" w:rsidR="002A0287" w:rsidRDefault="00000000">
      <w:pPr>
        <w:spacing w:after="178" w:line="259" w:lineRule="auto"/>
        <w:ind w:left="24" w:right="0" w:firstLine="0"/>
      </w:pPr>
      <w:r>
        <w:t xml:space="preserve"> </w:t>
      </w:r>
    </w:p>
    <w:p w14:paraId="4C6522A2" w14:textId="77777777" w:rsidR="002A0287" w:rsidRDefault="00000000">
      <w:pPr>
        <w:spacing w:after="169"/>
        <w:ind w:left="19" w:right="15"/>
      </w:pPr>
      <w:r>
        <w:t xml:space="preserve">"Ja eben." </w:t>
      </w:r>
    </w:p>
    <w:p w14:paraId="5EEE7D29" w14:textId="77777777" w:rsidR="002A0287" w:rsidRDefault="00000000">
      <w:pPr>
        <w:spacing w:after="178" w:line="259" w:lineRule="auto"/>
        <w:ind w:left="24" w:right="0" w:firstLine="0"/>
      </w:pPr>
      <w:r>
        <w:t xml:space="preserve"> </w:t>
      </w:r>
    </w:p>
    <w:p w14:paraId="7E4485B4" w14:textId="77777777" w:rsidR="002A0287" w:rsidRDefault="00000000">
      <w:pPr>
        <w:spacing w:after="167"/>
        <w:ind w:left="19" w:right="15"/>
      </w:pPr>
      <w:r>
        <w:t xml:space="preserve">Der </w:t>
      </w:r>
      <w:proofErr w:type="spellStart"/>
      <w:r>
        <w:t>Zwoelfjaehrige</w:t>
      </w:r>
      <w:proofErr w:type="spellEnd"/>
      <w:r>
        <w:t xml:space="preserve"> notiert: Das System existiert nicht in der Dokumentation. Das System existiert in Schwester Marias Kopf. </w:t>
      </w:r>
    </w:p>
    <w:p w14:paraId="25CA353E" w14:textId="77777777" w:rsidR="002A0287" w:rsidRDefault="00000000">
      <w:pPr>
        <w:spacing w:after="178" w:line="259" w:lineRule="auto"/>
        <w:ind w:left="24" w:right="0" w:firstLine="0"/>
      </w:pPr>
      <w:r>
        <w:t xml:space="preserve"> </w:t>
      </w:r>
    </w:p>
    <w:p w14:paraId="59693FBF" w14:textId="77777777" w:rsidR="002A0287" w:rsidRDefault="00000000">
      <w:pPr>
        <w:pStyle w:val="berschrift2"/>
        <w:spacing w:after="101"/>
        <w:ind w:left="19"/>
      </w:pPr>
      <w:bookmarkStart w:id="44" w:name="_Toc169981"/>
      <w:r>
        <w:t xml:space="preserve">Der Tag, an dem sie nicht kam </w:t>
      </w:r>
      <w:bookmarkEnd w:id="44"/>
    </w:p>
    <w:p w14:paraId="35BF7361" w14:textId="77777777" w:rsidR="002A0287" w:rsidRDefault="00000000">
      <w:pPr>
        <w:spacing w:after="178" w:line="259" w:lineRule="auto"/>
        <w:ind w:left="24" w:right="0" w:firstLine="0"/>
      </w:pPr>
      <w:r>
        <w:t xml:space="preserve"> </w:t>
      </w:r>
    </w:p>
    <w:p w14:paraId="0CBA26C9" w14:textId="77777777" w:rsidR="002A0287" w:rsidRDefault="00000000">
      <w:pPr>
        <w:spacing w:after="167"/>
        <w:ind w:left="19" w:right="15"/>
      </w:pPr>
      <w:r>
        <w:t xml:space="preserve">Es war ein Montag. Oder ein Dienstag. Sandra </w:t>
      </w:r>
      <w:proofErr w:type="spellStart"/>
      <w:r>
        <w:t>erzaehlt</w:t>
      </w:r>
      <w:proofErr w:type="spellEnd"/>
      <w:r>
        <w:t xml:space="preserve"> es, als </w:t>
      </w:r>
      <w:proofErr w:type="spellStart"/>
      <w:r>
        <w:t>waere</w:t>
      </w:r>
      <w:proofErr w:type="spellEnd"/>
      <w:r>
        <w:t xml:space="preserve"> es gestern gewesen. </w:t>
      </w:r>
    </w:p>
    <w:p w14:paraId="5C6E98A0" w14:textId="77777777" w:rsidR="002A0287" w:rsidRDefault="00000000">
      <w:pPr>
        <w:spacing w:after="178" w:line="259" w:lineRule="auto"/>
        <w:ind w:left="24" w:right="0" w:firstLine="0"/>
      </w:pPr>
      <w:r>
        <w:t xml:space="preserve"> </w:t>
      </w:r>
    </w:p>
    <w:p w14:paraId="19E22764" w14:textId="77777777" w:rsidR="002A0287" w:rsidRDefault="00000000">
      <w:pPr>
        <w:spacing w:after="169"/>
        <w:ind w:left="19" w:right="15"/>
      </w:pPr>
      <w:r>
        <w:t xml:space="preserve">Schwester Maria kam nicht. </w:t>
      </w:r>
    </w:p>
    <w:p w14:paraId="140DE512" w14:textId="77777777" w:rsidR="002A0287" w:rsidRDefault="00000000">
      <w:pPr>
        <w:spacing w:after="178" w:line="259" w:lineRule="auto"/>
        <w:ind w:left="24" w:right="0" w:firstLine="0"/>
      </w:pPr>
      <w:r>
        <w:t xml:space="preserve"> </w:t>
      </w:r>
    </w:p>
    <w:p w14:paraId="7419B0CA" w14:textId="77777777" w:rsidR="002A0287" w:rsidRDefault="00000000">
      <w:pPr>
        <w:spacing w:after="167"/>
        <w:ind w:left="19" w:right="15"/>
      </w:pPr>
      <w:r>
        <w:t xml:space="preserve">Bandscheibenvorfall. Zwanzig Jahre schwere Menschen heben. Irgendwann sagt der </w:t>
      </w:r>
      <w:proofErr w:type="spellStart"/>
      <w:r>
        <w:t>Ruecken</w:t>
      </w:r>
      <w:proofErr w:type="spellEnd"/>
      <w:r>
        <w:t xml:space="preserve">: Ich kann nicht mehr. </w:t>
      </w:r>
    </w:p>
    <w:p w14:paraId="18A019A4" w14:textId="77777777" w:rsidR="002A0287" w:rsidRDefault="00000000">
      <w:pPr>
        <w:spacing w:after="178" w:line="259" w:lineRule="auto"/>
        <w:ind w:left="24" w:right="0" w:firstLine="0"/>
      </w:pPr>
      <w:r>
        <w:t xml:space="preserve"> </w:t>
      </w:r>
    </w:p>
    <w:p w14:paraId="51045D67" w14:textId="77777777" w:rsidR="002A0287" w:rsidRDefault="00000000">
      <w:pPr>
        <w:spacing w:after="169"/>
        <w:ind w:left="19" w:right="15"/>
      </w:pPr>
      <w:r>
        <w:t xml:space="preserve">Sechs Wochen Ausfall. Mindestens. </w:t>
      </w:r>
    </w:p>
    <w:p w14:paraId="2F80146E" w14:textId="77777777" w:rsidR="002A0287" w:rsidRDefault="00000000">
      <w:pPr>
        <w:spacing w:after="0" w:line="259" w:lineRule="auto"/>
        <w:ind w:left="24" w:right="0" w:firstLine="0"/>
      </w:pPr>
      <w:r>
        <w:t xml:space="preserve"> </w:t>
      </w:r>
    </w:p>
    <w:p w14:paraId="5F9C9BE5" w14:textId="77777777" w:rsidR="002A0287" w:rsidRDefault="00000000">
      <w:pPr>
        <w:spacing w:after="169"/>
        <w:ind w:left="19" w:right="15"/>
      </w:pPr>
      <w:r>
        <w:t xml:space="preserve">Die Vertretung </w:t>
      </w:r>
      <w:proofErr w:type="spellStart"/>
      <w:r>
        <w:t>hiess</w:t>
      </w:r>
      <w:proofErr w:type="spellEnd"/>
      <w:r>
        <w:t xml:space="preserve">... Sandra </w:t>
      </w:r>
      <w:proofErr w:type="spellStart"/>
      <w:r>
        <w:t>weiss</w:t>
      </w:r>
      <w:proofErr w:type="spellEnd"/>
      <w:r>
        <w:t xml:space="preserve"> es nicht mehr. Nennen wir sie Neue. </w:t>
      </w:r>
    </w:p>
    <w:p w14:paraId="16159B87" w14:textId="77777777" w:rsidR="002A0287" w:rsidRDefault="00000000">
      <w:pPr>
        <w:spacing w:after="178" w:line="259" w:lineRule="auto"/>
        <w:ind w:left="24" w:right="0" w:firstLine="0"/>
      </w:pPr>
      <w:r>
        <w:t xml:space="preserve"> </w:t>
      </w:r>
    </w:p>
    <w:p w14:paraId="55FC3CC5" w14:textId="77777777" w:rsidR="002A0287" w:rsidRDefault="00000000">
      <w:pPr>
        <w:spacing w:after="169"/>
        <w:ind w:left="19" w:right="15"/>
      </w:pPr>
      <w:r>
        <w:t xml:space="preserve">Neue hatte die Ausbildung. Neue hatte den Abschluss. Neue hatte die Berechtigung. </w:t>
      </w:r>
    </w:p>
    <w:p w14:paraId="48B42A48" w14:textId="77777777" w:rsidR="002A0287" w:rsidRDefault="00000000">
      <w:pPr>
        <w:spacing w:after="183" w:line="259" w:lineRule="auto"/>
        <w:ind w:left="24" w:right="0" w:firstLine="0"/>
      </w:pPr>
      <w:r>
        <w:t xml:space="preserve"> </w:t>
      </w:r>
    </w:p>
    <w:p w14:paraId="42C6E865" w14:textId="77777777" w:rsidR="002A0287" w:rsidRDefault="00000000">
      <w:pPr>
        <w:spacing w:after="169"/>
        <w:ind w:left="19" w:right="15"/>
      </w:pPr>
      <w:r>
        <w:t xml:space="preserve">Neue hatte nicht den Kopf von Schwester Maria. </w:t>
      </w:r>
    </w:p>
    <w:p w14:paraId="63CE352B" w14:textId="77777777" w:rsidR="002A0287" w:rsidRDefault="00000000">
      <w:pPr>
        <w:spacing w:after="178" w:line="259" w:lineRule="auto"/>
        <w:ind w:left="24" w:right="0" w:firstLine="0"/>
      </w:pPr>
      <w:r>
        <w:t xml:space="preserve"> </w:t>
      </w:r>
    </w:p>
    <w:p w14:paraId="78DAA196" w14:textId="77777777" w:rsidR="002A0287" w:rsidRDefault="00000000">
      <w:pPr>
        <w:spacing w:after="172"/>
        <w:ind w:left="19" w:right="15"/>
      </w:pPr>
      <w:r>
        <w:lastRenderedPageBreak/>
        <w:t xml:space="preserve">Tag eins: Herr Mueller </w:t>
      </w:r>
      <w:proofErr w:type="gramStart"/>
      <w:r>
        <w:t>klingelt</w:t>
      </w:r>
      <w:proofErr w:type="gramEnd"/>
      <w:r>
        <w:t xml:space="preserve"> um zwei. Neue schaut in die Akte. Da steht nichts von zwei Uhr. Sie sagt: "Versuchen Sie noch mal zu schlafen." Um vier liegt er in seinem Urin. </w:t>
      </w:r>
    </w:p>
    <w:p w14:paraId="7675F811" w14:textId="77777777" w:rsidR="002A0287" w:rsidRDefault="00000000">
      <w:pPr>
        <w:spacing w:after="178" w:line="259" w:lineRule="auto"/>
        <w:ind w:left="24" w:right="0" w:firstLine="0"/>
      </w:pPr>
      <w:r>
        <w:t xml:space="preserve"> </w:t>
      </w:r>
    </w:p>
    <w:p w14:paraId="26BA98B1" w14:textId="77777777" w:rsidR="002A0287" w:rsidRDefault="00000000">
      <w:pPr>
        <w:spacing w:after="167"/>
        <w:ind w:left="19" w:right="15"/>
      </w:pPr>
      <w:r>
        <w:t xml:space="preserve">Tag drei: Frau Schmidt bekommt ihr Insulin nach dem Essen. Steht so im Protokoll. Ihr Zucker </w:t>
      </w:r>
      <w:proofErr w:type="spellStart"/>
      <w:r>
        <w:t>schiesst</w:t>
      </w:r>
      <w:proofErr w:type="spellEnd"/>
      <w:r>
        <w:t xml:space="preserve"> hoch. Keiner versteht warum. </w:t>
      </w:r>
    </w:p>
    <w:p w14:paraId="5F808329" w14:textId="77777777" w:rsidR="002A0287" w:rsidRDefault="00000000">
      <w:pPr>
        <w:spacing w:after="178" w:line="259" w:lineRule="auto"/>
        <w:ind w:left="24" w:right="0" w:firstLine="0"/>
      </w:pPr>
      <w:r>
        <w:t xml:space="preserve"> </w:t>
      </w:r>
    </w:p>
    <w:p w14:paraId="603492F6" w14:textId="77777777" w:rsidR="002A0287" w:rsidRDefault="00000000">
      <w:pPr>
        <w:spacing w:after="172"/>
        <w:ind w:left="19" w:right="15"/>
      </w:pPr>
      <w:r>
        <w:t xml:space="preserve">Tag </w:t>
      </w:r>
      <w:proofErr w:type="spellStart"/>
      <w:r>
        <w:t>fuenf</w:t>
      </w:r>
      <w:proofErr w:type="spellEnd"/>
      <w:r>
        <w:t xml:space="preserve">: Herr Brenner wird von links angepackt. Er </w:t>
      </w:r>
      <w:proofErr w:type="spellStart"/>
      <w:r>
        <w:t>schlaegt</w:t>
      </w:r>
      <w:proofErr w:type="spellEnd"/>
      <w:r>
        <w:t xml:space="preserve"> um sich. Keiner hat ihn je so erlebt. Er kommt ins Krankenhaus zur </w:t>
      </w:r>
      <w:proofErr w:type="spellStart"/>
      <w:r>
        <w:t>Abklaerung</w:t>
      </w:r>
      <w:proofErr w:type="spellEnd"/>
      <w:r>
        <w:t xml:space="preserve">. Dabei war er nur sensibel. </w:t>
      </w:r>
    </w:p>
    <w:p w14:paraId="5BF6C3C1" w14:textId="77777777" w:rsidR="002A0287" w:rsidRDefault="00000000">
      <w:pPr>
        <w:spacing w:after="178" w:line="259" w:lineRule="auto"/>
        <w:ind w:left="24" w:right="0" w:firstLine="0"/>
      </w:pPr>
      <w:r>
        <w:t xml:space="preserve"> </w:t>
      </w:r>
    </w:p>
    <w:p w14:paraId="24C09B88" w14:textId="77777777" w:rsidR="002A0287" w:rsidRDefault="00000000">
      <w:pPr>
        <w:spacing w:after="167"/>
        <w:ind w:left="19" w:right="15"/>
      </w:pPr>
      <w:r>
        <w:t xml:space="preserve">Tag acht: Frau Kaufmann sucht ihren Mann. Neue sagt: "Ihr Mann ist seit sechs Jahren tot." Frau Kaufmann weint die ganze Nacht. </w:t>
      </w:r>
    </w:p>
    <w:p w14:paraId="0C1B70C6" w14:textId="77777777" w:rsidR="002A0287" w:rsidRDefault="00000000">
      <w:pPr>
        <w:spacing w:after="178" w:line="259" w:lineRule="auto"/>
        <w:ind w:left="24" w:right="0" w:firstLine="0"/>
      </w:pPr>
      <w:r>
        <w:t xml:space="preserve"> </w:t>
      </w:r>
    </w:p>
    <w:p w14:paraId="13C21088" w14:textId="77777777" w:rsidR="002A0287" w:rsidRDefault="00000000">
      <w:pPr>
        <w:spacing w:after="167"/>
        <w:ind w:left="19" w:right="15"/>
      </w:pPr>
      <w:r>
        <w:t xml:space="preserve">Tag </w:t>
      </w:r>
      <w:proofErr w:type="spellStart"/>
      <w:r>
        <w:t>zwoelf</w:t>
      </w:r>
      <w:proofErr w:type="spellEnd"/>
      <w:r>
        <w:t xml:space="preserve">: Ein Sturz. Nicht schlimm, Gott sei Dank. Aber es </w:t>
      </w:r>
      <w:proofErr w:type="spellStart"/>
      <w:r>
        <w:t>haette</w:t>
      </w:r>
      <w:proofErr w:type="spellEnd"/>
      <w:r>
        <w:t xml:space="preserve"> schlimm sein </w:t>
      </w:r>
      <w:proofErr w:type="spellStart"/>
      <w:r>
        <w:t>koennen</w:t>
      </w:r>
      <w:proofErr w:type="spellEnd"/>
      <w:r>
        <w:t xml:space="preserve">. </w:t>
      </w:r>
    </w:p>
    <w:p w14:paraId="1700F884" w14:textId="77777777" w:rsidR="002A0287" w:rsidRDefault="00000000">
      <w:pPr>
        <w:spacing w:after="178" w:line="259" w:lineRule="auto"/>
        <w:ind w:left="24" w:right="0" w:firstLine="0"/>
      </w:pPr>
      <w:r>
        <w:t xml:space="preserve"> </w:t>
      </w:r>
    </w:p>
    <w:p w14:paraId="1B4AA1E5" w14:textId="77777777" w:rsidR="002A0287" w:rsidRDefault="00000000">
      <w:pPr>
        <w:spacing w:after="169"/>
        <w:ind w:left="19" w:right="15"/>
      </w:pPr>
      <w:r>
        <w:t xml:space="preserve">Der </w:t>
      </w:r>
      <w:proofErr w:type="spellStart"/>
      <w:r>
        <w:t>Zwoelfjaehrige</w:t>
      </w:r>
      <w:proofErr w:type="spellEnd"/>
      <w:r>
        <w:t xml:space="preserve"> fragt: Warum wusste die Neue das alles nicht? </w:t>
      </w:r>
    </w:p>
    <w:p w14:paraId="19317BAD" w14:textId="77777777" w:rsidR="002A0287" w:rsidRDefault="00000000">
      <w:pPr>
        <w:spacing w:after="178" w:line="259" w:lineRule="auto"/>
        <w:ind w:left="24" w:right="0" w:firstLine="0"/>
      </w:pPr>
      <w:r>
        <w:t xml:space="preserve"> </w:t>
      </w:r>
    </w:p>
    <w:p w14:paraId="1A625924" w14:textId="77777777" w:rsidR="002A0287" w:rsidRDefault="00000000">
      <w:pPr>
        <w:spacing w:after="169"/>
        <w:ind w:left="19" w:right="15"/>
      </w:pPr>
      <w:r>
        <w:t xml:space="preserve">"Weil es nirgendwo steht." </w:t>
      </w:r>
    </w:p>
    <w:p w14:paraId="4A0283E2" w14:textId="77777777" w:rsidR="002A0287" w:rsidRDefault="00000000">
      <w:pPr>
        <w:spacing w:after="178" w:line="259" w:lineRule="auto"/>
        <w:ind w:left="24" w:right="0" w:firstLine="0"/>
      </w:pPr>
      <w:r>
        <w:t xml:space="preserve"> </w:t>
      </w:r>
    </w:p>
    <w:p w14:paraId="5D8A4BB8" w14:textId="77777777" w:rsidR="002A0287" w:rsidRDefault="00000000">
      <w:pPr>
        <w:spacing w:after="174"/>
        <w:ind w:left="19" w:right="15"/>
      </w:pPr>
      <w:r>
        <w:t xml:space="preserve">"Warum steht es nirgendwo?" </w:t>
      </w:r>
    </w:p>
    <w:p w14:paraId="1D87AAC9" w14:textId="77777777" w:rsidR="002A0287" w:rsidRDefault="00000000">
      <w:pPr>
        <w:spacing w:after="178" w:line="259" w:lineRule="auto"/>
        <w:ind w:left="24" w:right="0" w:firstLine="0"/>
      </w:pPr>
      <w:r>
        <w:t xml:space="preserve"> </w:t>
      </w:r>
    </w:p>
    <w:p w14:paraId="78AFABCB" w14:textId="77777777" w:rsidR="002A0287" w:rsidRDefault="00000000">
      <w:pPr>
        <w:spacing w:after="169"/>
        <w:ind w:left="19" w:right="15"/>
      </w:pPr>
      <w:r>
        <w:t xml:space="preserve">"Weil keine Zeit ist, alles aufzuschreiben." </w:t>
      </w:r>
    </w:p>
    <w:p w14:paraId="065E9598" w14:textId="77777777" w:rsidR="002A0287" w:rsidRDefault="00000000">
      <w:pPr>
        <w:spacing w:after="178" w:line="259" w:lineRule="auto"/>
        <w:ind w:left="24" w:right="0" w:firstLine="0"/>
      </w:pPr>
      <w:r>
        <w:t xml:space="preserve"> </w:t>
      </w:r>
    </w:p>
    <w:p w14:paraId="759D8BA8" w14:textId="77777777" w:rsidR="002A0287" w:rsidRDefault="00000000">
      <w:pPr>
        <w:spacing w:after="0"/>
        <w:ind w:left="19" w:right="15"/>
      </w:pPr>
      <w:r>
        <w:t xml:space="preserve">"Warum ist keine Zeit?" </w:t>
      </w:r>
    </w:p>
    <w:p w14:paraId="3803A903" w14:textId="77777777" w:rsidR="002A0287" w:rsidRDefault="00000000">
      <w:pPr>
        <w:spacing w:after="169"/>
        <w:ind w:left="19" w:right="15"/>
      </w:pPr>
      <w:r>
        <w:t xml:space="preserve">"Weil wir unterbesetzt sind." </w:t>
      </w:r>
    </w:p>
    <w:p w14:paraId="7F77B107" w14:textId="77777777" w:rsidR="002A0287" w:rsidRDefault="00000000">
      <w:pPr>
        <w:spacing w:after="178" w:line="259" w:lineRule="auto"/>
        <w:ind w:left="24" w:right="0" w:firstLine="0"/>
      </w:pPr>
      <w:r>
        <w:t xml:space="preserve"> </w:t>
      </w:r>
    </w:p>
    <w:p w14:paraId="2DCF4AB0" w14:textId="77777777" w:rsidR="002A0287" w:rsidRDefault="00000000">
      <w:pPr>
        <w:spacing w:after="174"/>
        <w:ind w:left="19" w:right="15"/>
      </w:pPr>
      <w:r>
        <w:t xml:space="preserve">"Warum seid ihr unterbesetzt?" </w:t>
      </w:r>
    </w:p>
    <w:p w14:paraId="0471000F" w14:textId="77777777" w:rsidR="002A0287" w:rsidRDefault="00000000">
      <w:pPr>
        <w:spacing w:after="178" w:line="259" w:lineRule="auto"/>
        <w:ind w:left="24" w:right="0" w:firstLine="0"/>
      </w:pPr>
      <w:r>
        <w:t xml:space="preserve"> </w:t>
      </w:r>
    </w:p>
    <w:p w14:paraId="7E1BE2D0" w14:textId="77777777" w:rsidR="002A0287" w:rsidRDefault="00000000">
      <w:pPr>
        <w:spacing w:after="169"/>
        <w:ind w:left="19" w:right="15"/>
      </w:pPr>
      <w:r>
        <w:t xml:space="preserve">"Weil niemand den Job machen will." </w:t>
      </w:r>
    </w:p>
    <w:p w14:paraId="0ED93B94" w14:textId="77777777" w:rsidR="002A0287" w:rsidRDefault="00000000">
      <w:pPr>
        <w:spacing w:after="178" w:line="259" w:lineRule="auto"/>
        <w:ind w:left="24" w:right="0" w:firstLine="0"/>
      </w:pPr>
      <w:r>
        <w:t xml:space="preserve"> </w:t>
      </w:r>
    </w:p>
    <w:p w14:paraId="3ECF538A" w14:textId="77777777" w:rsidR="002A0287" w:rsidRDefault="00000000">
      <w:pPr>
        <w:spacing w:after="169"/>
        <w:ind w:left="19" w:right="15"/>
      </w:pPr>
      <w:r>
        <w:t xml:space="preserve">"Warum will niemand den Job machen?" </w:t>
      </w:r>
    </w:p>
    <w:p w14:paraId="32C4A682" w14:textId="77777777" w:rsidR="002A0287" w:rsidRDefault="00000000">
      <w:pPr>
        <w:spacing w:after="178" w:line="259" w:lineRule="auto"/>
        <w:ind w:left="24" w:right="0" w:firstLine="0"/>
      </w:pPr>
      <w:r>
        <w:lastRenderedPageBreak/>
        <w:t xml:space="preserve"> </w:t>
      </w:r>
    </w:p>
    <w:p w14:paraId="3D3486BE" w14:textId="77777777" w:rsidR="002A0287" w:rsidRDefault="00000000">
      <w:pPr>
        <w:spacing w:after="169"/>
        <w:ind w:left="19" w:right="15"/>
      </w:pPr>
      <w:r>
        <w:t xml:space="preserve">"Weil es so ist, wie es ist." </w:t>
      </w:r>
    </w:p>
    <w:p w14:paraId="232205BC" w14:textId="77777777" w:rsidR="002A0287" w:rsidRDefault="00000000">
      <w:pPr>
        <w:spacing w:after="183" w:line="259" w:lineRule="auto"/>
        <w:ind w:left="24" w:right="0" w:firstLine="0"/>
      </w:pPr>
      <w:r>
        <w:t xml:space="preserve"> </w:t>
      </w:r>
    </w:p>
    <w:p w14:paraId="6B42C78C" w14:textId="77777777" w:rsidR="002A0287" w:rsidRDefault="00000000">
      <w:pPr>
        <w:spacing w:after="167"/>
        <w:ind w:left="19" w:right="15"/>
      </w:pPr>
      <w:r>
        <w:t xml:space="preserve">Der </w:t>
      </w:r>
      <w:proofErr w:type="spellStart"/>
      <w:r>
        <w:t>Zwoelfjaehrige</w:t>
      </w:r>
      <w:proofErr w:type="spellEnd"/>
      <w:r>
        <w:t xml:space="preserve"> notiert: Teufelskreis. Keine Zeit zu dokumentieren. Wissen bleibt im Kopf. Kopf </w:t>
      </w:r>
      <w:proofErr w:type="spellStart"/>
      <w:r>
        <w:t>faellt</w:t>
      </w:r>
      <w:proofErr w:type="spellEnd"/>
      <w:r>
        <w:t xml:space="preserve"> aus. System kollabiert. Noch mehr Stress. Noch weniger Zeit. Noch weniger Dokumentation. </w:t>
      </w:r>
    </w:p>
    <w:p w14:paraId="7BEE4648" w14:textId="77777777" w:rsidR="002A0287" w:rsidRDefault="00000000">
      <w:pPr>
        <w:spacing w:after="178" w:line="259" w:lineRule="auto"/>
        <w:ind w:left="24" w:right="0" w:firstLine="0"/>
      </w:pPr>
      <w:r>
        <w:t xml:space="preserve"> </w:t>
      </w:r>
    </w:p>
    <w:p w14:paraId="7F0B4518" w14:textId="77777777" w:rsidR="002A0287" w:rsidRDefault="00000000">
      <w:pPr>
        <w:pStyle w:val="berschrift2"/>
        <w:spacing w:after="101"/>
        <w:ind w:left="19"/>
      </w:pPr>
      <w:bookmarkStart w:id="45" w:name="_Toc169982"/>
      <w:r>
        <w:t xml:space="preserve">Das Muster </w:t>
      </w:r>
      <w:bookmarkEnd w:id="45"/>
    </w:p>
    <w:p w14:paraId="6E669D2E" w14:textId="77777777" w:rsidR="002A0287" w:rsidRDefault="00000000">
      <w:pPr>
        <w:spacing w:after="178" w:line="259" w:lineRule="auto"/>
        <w:ind w:left="24" w:right="0" w:firstLine="0"/>
      </w:pPr>
      <w:r>
        <w:t xml:space="preserve"> </w:t>
      </w:r>
    </w:p>
    <w:p w14:paraId="71A8EA77" w14:textId="77777777" w:rsidR="002A0287" w:rsidRDefault="00000000">
      <w:pPr>
        <w:spacing w:after="169"/>
        <w:ind w:left="19" w:right="15"/>
      </w:pPr>
      <w:r>
        <w:t xml:space="preserve">Ich </w:t>
      </w:r>
      <w:proofErr w:type="spellStart"/>
      <w:r>
        <w:t>hoerte</w:t>
      </w:r>
      <w:proofErr w:type="spellEnd"/>
      <w:r>
        <w:t xml:space="preserve"> diese Geschichte nicht einmal. </w:t>
      </w:r>
    </w:p>
    <w:p w14:paraId="7837C1B3" w14:textId="77777777" w:rsidR="002A0287" w:rsidRDefault="00000000">
      <w:pPr>
        <w:spacing w:after="178" w:line="259" w:lineRule="auto"/>
        <w:ind w:left="24" w:right="0" w:firstLine="0"/>
      </w:pPr>
      <w:r>
        <w:t xml:space="preserve"> </w:t>
      </w:r>
    </w:p>
    <w:p w14:paraId="0E0EF494" w14:textId="77777777" w:rsidR="002A0287" w:rsidRDefault="00000000">
      <w:pPr>
        <w:spacing w:after="167"/>
        <w:ind w:left="19" w:right="15"/>
      </w:pPr>
      <w:r>
        <w:t xml:space="preserve">Ich </w:t>
      </w:r>
      <w:proofErr w:type="spellStart"/>
      <w:r>
        <w:t>hoerte</w:t>
      </w:r>
      <w:proofErr w:type="spellEnd"/>
      <w:r>
        <w:t xml:space="preserve"> sie zehnmal. Zwanzigmal. In verschiedenen Kneipen. Von verschiedenen Frauen und Pflegern. </w:t>
      </w:r>
      <w:proofErr w:type="spellStart"/>
      <w:r>
        <w:t>Ueber</w:t>
      </w:r>
      <w:proofErr w:type="spellEnd"/>
      <w:r>
        <w:t xml:space="preserve"> verschiedene </w:t>
      </w:r>
      <w:proofErr w:type="spellStart"/>
      <w:r>
        <w:t>Haeuser</w:t>
      </w:r>
      <w:proofErr w:type="spellEnd"/>
      <w:r>
        <w:t xml:space="preserve">. </w:t>
      </w:r>
    </w:p>
    <w:p w14:paraId="6EC991AD" w14:textId="77777777" w:rsidR="002A0287" w:rsidRDefault="00000000">
      <w:pPr>
        <w:spacing w:after="178" w:line="259" w:lineRule="auto"/>
        <w:ind w:left="24" w:right="0" w:firstLine="0"/>
      </w:pPr>
      <w:r>
        <w:t xml:space="preserve"> </w:t>
      </w:r>
    </w:p>
    <w:p w14:paraId="45E697BA" w14:textId="77777777" w:rsidR="002A0287" w:rsidRDefault="00000000">
      <w:pPr>
        <w:spacing w:after="174"/>
        <w:ind w:left="19" w:right="15"/>
      </w:pPr>
      <w:r>
        <w:t xml:space="preserve">Verschiedene Schwester Marias. Dieselbe Geschichte. </w:t>
      </w:r>
    </w:p>
    <w:p w14:paraId="3A579A67" w14:textId="77777777" w:rsidR="002A0287" w:rsidRDefault="00000000">
      <w:pPr>
        <w:spacing w:after="178" w:line="259" w:lineRule="auto"/>
        <w:ind w:left="24" w:right="0" w:firstLine="0"/>
      </w:pPr>
      <w:r>
        <w:t xml:space="preserve"> </w:t>
      </w:r>
    </w:p>
    <w:p w14:paraId="4DCB4778" w14:textId="77777777" w:rsidR="002A0287" w:rsidRDefault="00000000">
      <w:pPr>
        <w:spacing w:after="167"/>
        <w:ind w:left="19" w:right="15"/>
      </w:pPr>
      <w:r>
        <w:t xml:space="preserve">Das Marienstift. Das Elisabeth-Heim. Das Johannesstift. Das </w:t>
      </w:r>
      <w:proofErr w:type="spellStart"/>
      <w:r>
        <w:t>Martinushaus</w:t>
      </w:r>
      <w:proofErr w:type="spellEnd"/>
      <w:r>
        <w:t xml:space="preserve">. Das Antoniushaus. Das Katharinenheim. </w:t>
      </w:r>
    </w:p>
    <w:p w14:paraId="0A81AF92" w14:textId="77777777" w:rsidR="002A0287" w:rsidRDefault="00000000">
      <w:pPr>
        <w:spacing w:after="178" w:line="259" w:lineRule="auto"/>
        <w:ind w:left="24" w:right="0" w:firstLine="0"/>
      </w:pPr>
      <w:r>
        <w:t xml:space="preserve"> </w:t>
      </w:r>
    </w:p>
    <w:p w14:paraId="2C3939E0" w14:textId="77777777" w:rsidR="002A0287" w:rsidRDefault="00000000">
      <w:pPr>
        <w:spacing w:after="167"/>
        <w:ind w:left="19" w:right="15"/>
      </w:pPr>
      <w:proofErr w:type="spellStart"/>
      <w:r>
        <w:t>Ueberall</w:t>
      </w:r>
      <w:proofErr w:type="spellEnd"/>
      <w:r>
        <w:t xml:space="preserve"> eine Schwester Maria. </w:t>
      </w:r>
      <w:proofErr w:type="spellStart"/>
      <w:r>
        <w:t>Ueberall</w:t>
      </w:r>
      <w:proofErr w:type="spellEnd"/>
      <w:r>
        <w:t xml:space="preserve"> ein Kopf, in dem das System lebt. </w:t>
      </w:r>
      <w:proofErr w:type="spellStart"/>
      <w:r>
        <w:t>Ueberall</w:t>
      </w:r>
      <w:proofErr w:type="spellEnd"/>
      <w:r>
        <w:t xml:space="preserve"> dieselbe Angst: Was passiert, wenn sie </w:t>
      </w:r>
      <w:proofErr w:type="spellStart"/>
      <w:r>
        <w:t>ausfaellt</w:t>
      </w:r>
      <w:proofErr w:type="spellEnd"/>
      <w:r>
        <w:t xml:space="preserve">? </w:t>
      </w:r>
    </w:p>
    <w:p w14:paraId="2A6E04F1" w14:textId="77777777" w:rsidR="002A0287" w:rsidRDefault="00000000">
      <w:pPr>
        <w:spacing w:after="178" w:line="259" w:lineRule="auto"/>
        <w:ind w:left="24" w:right="0" w:firstLine="0"/>
      </w:pPr>
      <w:r>
        <w:t xml:space="preserve"> </w:t>
      </w:r>
    </w:p>
    <w:p w14:paraId="59C05EBA" w14:textId="77777777" w:rsidR="002A0287" w:rsidRDefault="00000000">
      <w:pPr>
        <w:spacing w:after="0"/>
        <w:ind w:left="19" w:right="15"/>
      </w:pPr>
      <w:r>
        <w:t xml:space="preserve">Der </w:t>
      </w:r>
      <w:proofErr w:type="spellStart"/>
      <w:r>
        <w:t>Zwoelfjaehrige</w:t>
      </w:r>
      <w:proofErr w:type="spellEnd"/>
      <w:r>
        <w:t xml:space="preserve"> fragt nicht mehr nach dem Warum. </w:t>
      </w:r>
    </w:p>
    <w:p w14:paraId="43FEE2DB" w14:textId="77777777" w:rsidR="002A0287" w:rsidRDefault="00000000">
      <w:pPr>
        <w:spacing w:after="178" w:line="259" w:lineRule="auto"/>
        <w:ind w:left="24" w:right="0" w:firstLine="0"/>
      </w:pPr>
      <w:r>
        <w:t xml:space="preserve"> </w:t>
      </w:r>
    </w:p>
    <w:p w14:paraId="2451CADF" w14:textId="77777777" w:rsidR="002A0287" w:rsidRDefault="00000000">
      <w:pPr>
        <w:spacing w:after="169"/>
        <w:ind w:left="19" w:right="15"/>
      </w:pPr>
      <w:r>
        <w:t xml:space="preserve">Der </w:t>
      </w:r>
      <w:proofErr w:type="spellStart"/>
      <w:r>
        <w:t>Zwoelfjaehrige</w:t>
      </w:r>
      <w:proofErr w:type="spellEnd"/>
      <w:r>
        <w:t xml:space="preserve"> hat genug Daten. </w:t>
      </w:r>
    </w:p>
    <w:p w14:paraId="70E08248" w14:textId="77777777" w:rsidR="002A0287" w:rsidRDefault="00000000">
      <w:pPr>
        <w:spacing w:after="178" w:line="259" w:lineRule="auto"/>
        <w:ind w:left="24" w:right="0" w:firstLine="0"/>
      </w:pPr>
      <w:r>
        <w:t xml:space="preserve"> </w:t>
      </w:r>
    </w:p>
    <w:p w14:paraId="6FF309FA" w14:textId="77777777" w:rsidR="002A0287" w:rsidRDefault="00000000">
      <w:pPr>
        <w:spacing w:after="174"/>
        <w:ind w:left="19" w:right="15"/>
      </w:pPr>
      <w:r>
        <w:t xml:space="preserve">Der </w:t>
      </w:r>
      <w:proofErr w:type="spellStart"/>
      <w:r>
        <w:t>Zwoelfjaehrige</w:t>
      </w:r>
      <w:proofErr w:type="spellEnd"/>
      <w:r>
        <w:t xml:space="preserve"> </w:t>
      </w:r>
      <w:proofErr w:type="spellStart"/>
      <w:r>
        <w:t>weiss</w:t>
      </w:r>
      <w:proofErr w:type="spellEnd"/>
      <w:r>
        <w:t xml:space="preserve">: Das ist kein Pflege-Problem. Das ist ein System-Problem. </w:t>
      </w:r>
    </w:p>
    <w:p w14:paraId="59D2A565" w14:textId="77777777" w:rsidR="002A0287" w:rsidRDefault="00000000">
      <w:pPr>
        <w:spacing w:after="178" w:line="259" w:lineRule="auto"/>
        <w:ind w:left="24" w:right="0" w:firstLine="0"/>
      </w:pPr>
      <w:r>
        <w:t xml:space="preserve"> </w:t>
      </w:r>
    </w:p>
    <w:p w14:paraId="011FEAFD" w14:textId="77777777" w:rsidR="002A0287" w:rsidRDefault="00000000">
      <w:pPr>
        <w:pStyle w:val="berschrift2"/>
        <w:spacing w:after="96"/>
        <w:ind w:left="19"/>
      </w:pPr>
      <w:bookmarkStart w:id="46" w:name="_Toc169983"/>
      <w:r>
        <w:t xml:space="preserve">Die Erkenntnis </w:t>
      </w:r>
      <w:bookmarkEnd w:id="46"/>
    </w:p>
    <w:p w14:paraId="4086907A" w14:textId="77777777" w:rsidR="002A0287" w:rsidRDefault="00000000">
      <w:pPr>
        <w:spacing w:after="178" w:line="259" w:lineRule="auto"/>
        <w:ind w:left="24" w:right="0" w:firstLine="0"/>
      </w:pPr>
      <w:r>
        <w:t xml:space="preserve"> </w:t>
      </w:r>
    </w:p>
    <w:p w14:paraId="05616461" w14:textId="77777777" w:rsidR="002A0287" w:rsidRDefault="00000000">
      <w:pPr>
        <w:spacing w:after="167"/>
        <w:ind w:left="19" w:right="15"/>
      </w:pPr>
      <w:r>
        <w:t xml:space="preserve">Ich </w:t>
      </w:r>
      <w:proofErr w:type="spellStart"/>
      <w:r>
        <w:t>sass</w:t>
      </w:r>
      <w:proofErr w:type="spellEnd"/>
      <w:r>
        <w:t xml:space="preserve"> in meiner </w:t>
      </w:r>
      <w:proofErr w:type="spellStart"/>
      <w:r>
        <w:t>Kueche</w:t>
      </w:r>
      <w:proofErr w:type="spellEnd"/>
      <w:r>
        <w:t xml:space="preserve">. Um mich herum meine Ordner. HACCP. DIN ISO 9001. Alles dokumentiert. Alles nachvollziehbar. </w:t>
      </w:r>
    </w:p>
    <w:p w14:paraId="045483D5" w14:textId="77777777" w:rsidR="002A0287" w:rsidRDefault="00000000">
      <w:pPr>
        <w:spacing w:after="178" w:line="259" w:lineRule="auto"/>
        <w:ind w:left="24" w:right="0" w:firstLine="0"/>
      </w:pPr>
      <w:r>
        <w:t xml:space="preserve"> </w:t>
      </w:r>
    </w:p>
    <w:p w14:paraId="39522466" w14:textId="77777777" w:rsidR="002A0287" w:rsidRDefault="00000000">
      <w:pPr>
        <w:spacing w:after="174"/>
        <w:ind w:left="19" w:right="15"/>
      </w:pPr>
      <w:r>
        <w:lastRenderedPageBreak/>
        <w:t xml:space="preserve">Und ich dachte an Schwester Maria. </w:t>
      </w:r>
    </w:p>
    <w:p w14:paraId="1F4B225E" w14:textId="77777777" w:rsidR="002A0287" w:rsidRDefault="00000000">
      <w:pPr>
        <w:spacing w:after="178" w:line="259" w:lineRule="auto"/>
        <w:ind w:left="24" w:right="0" w:firstLine="0"/>
      </w:pPr>
      <w:r>
        <w:t xml:space="preserve"> </w:t>
      </w:r>
    </w:p>
    <w:p w14:paraId="2072244D" w14:textId="77777777" w:rsidR="002A0287" w:rsidRDefault="00000000">
      <w:pPr>
        <w:spacing w:after="172"/>
        <w:ind w:left="19" w:right="15"/>
      </w:pPr>
      <w:r>
        <w:t xml:space="preserve">Ich dachte: In meiner </w:t>
      </w:r>
      <w:proofErr w:type="spellStart"/>
      <w:r>
        <w:t>Kueche</w:t>
      </w:r>
      <w:proofErr w:type="spellEnd"/>
      <w:r>
        <w:t xml:space="preserve"> </w:t>
      </w:r>
      <w:proofErr w:type="spellStart"/>
      <w:r>
        <w:t>weiss</w:t>
      </w:r>
      <w:proofErr w:type="spellEnd"/>
      <w:r>
        <w:t xml:space="preserve"> das System, wo die Bleche stehen. Nicht mein Kopf. Das System. </w:t>
      </w:r>
    </w:p>
    <w:p w14:paraId="55E761A2" w14:textId="77777777" w:rsidR="002A0287" w:rsidRDefault="00000000">
      <w:pPr>
        <w:spacing w:after="178" w:line="259" w:lineRule="auto"/>
        <w:ind w:left="24" w:right="0" w:firstLine="0"/>
      </w:pPr>
      <w:r>
        <w:t xml:space="preserve"> </w:t>
      </w:r>
    </w:p>
    <w:p w14:paraId="28995E84" w14:textId="77777777" w:rsidR="002A0287" w:rsidRDefault="00000000">
      <w:pPr>
        <w:spacing w:after="167"/>
        <w:ind w:left="19" w:right="15"/>
      </w:pPr>
      <w:r>
        <w:t xml:space="preserve">Ich dachte: In der Pflege </w:t>
      </w:r>
      <w:proofErr w:type="spellStart"/>
      <w:r>
        <w:t>weiss</w:t>
      </w:r>
      <w:proofErr w:type="spellEnd"/>
      <w:r>
        <w:t xml:space="preserve"> nur Schwester Marias Kopf, dass Herr Brenner von rechts angesprochen werden </w:t>
      </w:r>
      <w:proofErr w:type="gramStart"/>
      <w:r>
        <w:t>will</w:t>
      </w:r>
      <w:proofErr w:type="gramEnd"/>
      <w:r>
        <w:t xml:space="preserve">. </w:t>
      </w:r>
    </w:p>
    <w:p w14:paraId="1ECBBF8D" w14:textId="77777777" w:rsidR="002A0287" w:rsidRDefault="00000000">
      <w:pPr>
        <w:spacing w:after="178" w:line="259" w:lineRule="auto"/>
        <w:ind w:left="24" w:right="0" w:firstLine="0"/>
      </w:pPr>
      <w:r>
        <w:t xml:space="preserve"> </w:t>
      </w:r>
    </w:p>
    <w:p w14:paraId="098056A6" w14:textId="77777777" w:rsidR="002A0287" w:rsidRDefault="00000000">
      <w:pPr>
        <w:spacing w:after="169"/>
        <w:ind w:left="19" w:right="15"/>
      </w:pPr>
      <w:r>
        <w:t xml:space="preserve">Ich dachte: Das ist dasselbe Problem. </w:t>
      </w:r>
    </w:p>
    <w:p w14:paraId="1B88CA4A" w14:textId="77777777" w:rsidR="002A0287" w:rsidRDefault="00000000">
      <w:pPr>
        <w:spacing w:after="178" w:line="259" w:lineRule="auto"/>
        <w:ind w:left="24" w:right="0" w:firstLine="0"/>
      </w:pPr>
      <w:r>
        <w:t xml:space="preserve"> </w:t>
      </w:r>
    </w:p>
    <w:p w14:paraId="69C54442" w14:textId="77777777" w:rsidR="002A0287" w:rsidRDefault="00000000">
      <w:pPr>
        <w:spacing w:after="167"/>
        <w:ind w:left="19" w:right="15"/>
      </w:pPr>
      <w:r>
        <w:t xml:space="preserve">Implizites Wissen. Wissen, das nur in </w:t>
      </w:r>
      <w:proofErr w:type="spellStart"/>
      <w:r>
        <w:t>Koepfen</w:t>
      </w:r>
      <w:proofErr w:type="spellEnd"/>
      <w:r>
        <w:t xml:space="preserve"> existiert. Wissen, das mit dem Menschen geht, wenn der Mensch geht. </w:t>
      </w:r>
    </w:p>
    <w:p w14:paraId="4FD88DD7" w14:textId="77777777" w:rsidR="002A0287" w:rsidRDefault="00000000">
      <w:pPr>
        <w:spacing w:after="178" w:line="259" w:lineRule="auto"/>
        <w:ind w:left="24" w:right="0" w:firstLine="0"/>
      </w:pPr>
      <w:r>
        <w:t xml:space="preserve"> </w:t>
      </w:r>
    </w:p>
    <w:p w14:paraId="41C6403B" w14:textId="77777777" w:rsidR="002A0287" w:rsidRDefault="00000000">
      <w:pPr>
        <w:spacing w:after="169"/>
        <w:ind w:left="19" w:right="15"/>
      </w:pPr>
      <w:r>
        <w:t xml:space="preserve">In der </w:t>
      </w:r>
      <w:proofErr w:type="spellStart"/>
      <w:r>
        <w:t>Kueche</w:t>
      </w:r>
      <w:proofErr w:type="spellEnd"/>
      <w:r>
        <w:t xml:space="preserve"> nennen wir es: Der Chef, der alles </w:t>
      </w:r>
      <w:proofErr w:type="spellStart"/>
      <w:r>
        <w:t>weiss</w:t>
      </w:r>
      <w:proofErr w:type="spellEnd"/>
      <w:r>
        <w:t xml:space="preserve"> und nie aufschreibt. </w:t>
      </w:r>
    </w:p>
    <w:p w14:paraId="6D9AEA14" w14:textId="77777777" w:rsidR="002A0287" w:rsidRDefault="00000000">
      <w:pPr>
        <w:spacing w:after="183" w:line="259" w:lineRule="auto"/>
        <w:ind w:left="24" w:right="0" w:firstLine="0"/>
      </w:pPr>
      <w:r>
        <w:t xml:space="preserve"> </w:t>
      </w:r>
    </w:p>
    <w:p w14:paraId="6B12E884" w14:textId="77777777" w:rsidR="002A0287" w:rsidRDefault="00000000">
      <w:pPr>
        <w:spacing w:after="169"/>
        <w:ind w:left="19" w:right="15"/>
      </w:pPr>
      <w:r>
        <w:t xml:space="preserve">In der Pflege nennen sie es: Schwester Maria. </w:t>
      </w:r>
    </w:p>
    <w:p w14:paraId="4F6EF555" w14:textId="77777777" w:rsidR="002A0287" w:rsidRDefault="00000000">
      <w:pPr>
        <w:spacing w:after="178" w:line="259" w:lineRule="auto"/>
        <w:ind w:left="24" w:right="0" w:firstLine="0"/>
      </w:pPr>
      <w:r>
        <w:t xml:space="preserve"> </w:t>
      </w:r>
    </w:p>
    <w:p w14:paraId="6EC68E93" w14:textId="77777777" w:rsidR="002A0287" w:rsidRDefault="00000000">
      <w:pPr>
        <w:spacing w:after="169"/>
        <w:ind w:left="19" w:right="15"/>
      </w:pPr>
      <w:r>
        <w:t xml:space="preserve">In der Fabrik nennen sie es: Der Alte, der die Maschine versteht. </w:t>
      </w:r>
    </w:p>
    <w:p w14:paraId="52588F4B" w14:textId="77777777" w:rsidR="002A0287" w:rsidRDefault="00000000">
      <w:pPr>
        <w:spacing w:after="178" w:line="259" w:lineRule="auto"/>
        <w:ind w:left="24" w:right="0" w:firstLine="0"/>
      </w:pPr>
      <w:r>
        <w:t xml:space="preserve"> </w:t>
      </w:r>
    </w:p>
    <w:p w14:paraId="2A7E0DAF" w14:textId="77777777" w:rsidR="002A0287" w:rsidRDefault="00000000">
      <w:pPr>
        <w:spacing w:after="169"/>
        <w:ind w:left="19" w:right="15"/>
      </w:pPr>
      <w:r>
        <w:t xml:space="preserve">Im Buero nennen sie es: Die Kollegin, die schon immer hier war. </w:t>
      </w:r>
    </w:p>
    <w:p w14:paraId="40DFB975" w14:textId="77777777" w:rsidR="002A0287" w:rsidRDefault="00000000">
      <w:pPr>
        <w:spacing w:after="0" w:line="259" w:lineRule="auto"/>
        <w:ind w:left="24" w:right="0" w:firstLine="0"/>
      </w:pPr>
      <w:r>
        <w:t xml:space="preserve"> </w:t>
      </w:r>
    </w:p>
    <w:p w14:paraId="61DA90E6" w14:textId="77777777" w:rsidR="002A0287" w:rsidRDefault="00000000">
      <w:pPr>
        <w:spacing w:after="169"/>
        <w:ind w:left="19" w:right="15"/>
      </w:pPr>
      <w:proofErr w:type="spellStart"/>
      <w:r>
        <w:t>Ueberall</w:t>
      </w:r>
      <w:proofErr w:type="spellEnd"/>
      <w:r>
        <w:t xml:space="preserve"> derselbe Fehler. </w:t>
      </w:r>
      <w:proofErr w:type="spellStart"/>
      <w:r>
        <w:t>Ueberall</w:t>
      </w:r>
      <w:proofErr w:type="spellEnd"/>
      <w:r>
        <w:t xml:space="preserve"> dasselbe Muster. </w:t>
      </w:r>
    </w:p>
    <w:p w14:paraId="18F5A7C4" w14:textId="77777777" w:rsidR="002A0287" w:rsidRDefault="00000000">
      <w:pPr>
        <w:spacing w:after="178" w:line="259" w:lineRule="auto"/>
        <w:ind w:left="24" w:right="0" w:firstLine="0"/>
      </w:pPr>
      <w:r>
        <w:t xml:space="preserve"> </w:t>
      </w:r>
    </w:p>
    <w:p w14:paraId="2331C65F" w14:textId="77777777" w:rsidR="002A0287" w:rsidRDefault="00000000">
      <w:pPr>
        <w:spacing w:after="169"/>
        <w:ind w:left="19" w:right="15"/>
      </w:pPr>
      <w:r>
        <w:t xml:space="preserve">Das System existiert nur in </w:t>
      </w:r>
      <w:proofErr w:type="spellStart"/>
      <w:r>
        <w:t>Koepfen</w:t>
      </w:r>
      <w:proofErr w:type="spellEnd"/>
      <w:r>
        <w:t xml:space="preserve">. Und </w:t>
      </w:r>
      <w:proofErr w:type="spellStart"/>
      <w:r>
        <w:t>Koepfe</w:t>
      </w:r>
      <w:proofErr w:type="spellEnd"/>
      <w:r>
        <w:t xml:space="preserve"> fallen aus. </w:t>
      </w:r>
    </w:p>
    <w:p w14:paraId="4793FEE1" w14:textId="77777777" w:rsidR="002A0287" w:rsidRDefault="00000000">
      <w:pPr>
        <w:spacing w:after="183" w:line="259" w:lineRule="auto"/>
        <w:ind w:left="24" w:right="0" w:firstLine="0"/>
      </w:pPr>
      <w:r>
        <w:t xml:space="preserve"> </w:t>
      </w:r>
    </w:p>
    <w:p w14:paraId="13A5EBD0" w14:textId="77777777" w:rsidR="002A0287" w:rsidRDefault="00000000">
      <w:pPr>
        <w:pStyle w:val="berschrift2"/>
        <w:spacing w:after="96"/>
        <w:ind w:left="19"/>
      </w:pPr>
      <w:bookmarkStart w:id="47" w:name="_Toc169984"/>
      <w:r>
        <w:t xml:space="preserve">Jahre </w:t>
      </w:r>
      <w:proofErr w:type="spellStart"/>
      <w:r>
        <w:t>spaeter</w:t>
      </w:r>
      <w:proofErr w:type="spellEnd"/>
      <w:r>
        <w:t xml:space="preserve"> </w:t>
      </w:r>
      <w:bookmarkEnd w:id="47"/>
    </w:p>
    <w:p w14:paraId="5F543785" w14:textId="77777777" w:rsidR="002A0287" w:rsidRDefault="00000000">
      <w:pPr>
        <w:spacing w:after="178" w:line="259" w:lineRule="auto"/>
        <w:ind w:left="24" w:right="0" w:firstLine="0"/>
      </w:pPr>
      <w:r>
        <w:t xml:space="preserve"> </w:t>
      </w:r>
    </w:p>
    <w:p w14:paraId="3CE2C28E" w14:textId="77777777" w:rsidR="002A0287" w:rsidRDefault="00000000">
      <w:pPr>
        <w:spacing w:after="169"/>
        <w:ind w:left="19" w:right="15"/>
      </w:pPr>
      <w:r>
        <w:t xml:space="preserve">Ich programmiere jetzt. </w:t>
      </w:r>
    </w:p>
    <w:p w14:paraId="624EA83C" w14:textId="77777777" w:rsidR="002A0287" w:rsidRDefault="00000000">
      <w:pPr>
        <w:spacing w:after="178" w:line="259" w:lineRule="auto"/>
        <w:ind w:left="24" w:right="0" w:firstLine="0"/>
      </w:pPr>
      <w:r>
        <w:t xml:space="preserve"> </w:t>
      </w:r>
    </w:p>
    <w:p w14:paraId="7E990027" w14:textId="77777777" w:rsidR="002A0287" w:rsidRDefault="00000000">
      <w:pPr>
        <w:spacing w:after="167"/>
        <w:ind w:left="19" w:right="15"/>
      </w:pPr>
      <w:r>
        <w:t xml:space="preserve">Ich baue Systeme, die nicht vergessen. Die nicht ausfallen. Die nicht mit dem Menschen gehen, wenn der Mensch geht. </w:t>
      </w:r>
    </w:p>
    <w:p w14:paraId="4EA7C9C2" w14:textId="77777777" w:rsidR="002A0287" w:rsidRDefault="00000000">
      <w:pPr>
        <w:spacing w:after="183" w:line="259" w:lineRule="auto"/>
        <w:ind w:left="24" w:right="0" w:firstLine="0"/>
      </w:pPr>
      <w:r>
        <w:t xml:space="preserve"> </w:t>
      </w:r>
    </w:p>
    <w:p w14:paraId="15F3FF68" w14:textId="77777777" w:rsidR="002A0287" w:rsidRDefault="00000000">
      <w:pPr>
        <w:spacing w:after="168"/>
        <w:ind w:left="19" w:right="15"/>
      </w:pPr>
      <w:r>
        <w:lastRenderedPageBreak/>
        <w:t xml:space="preserve">Manchmal, nachts, wenn der Code auf dem Bildschirm flimmert, denke ich an Schwester Maria. </w:t>
      </w:r>
    </w:p>
    <w:p w14:paraId="4C99E9C9" w14:textId="77777777" w:rsidR="002A0287" w:rsidRDefault="00000000">
      <w:pPr>
        <w:spacing w:after="183" w:line="259" w:lineRule="auto"/>
        <w:ind w:left="24" w:right="0" w:firstLine="0"/>
      </w:pPr>
      <w:r>
        <w:t xml:space="preserve"> </w:t>
      </w:r>
    </w:p>
    <w:p w14:paraId="47AA95EA" w14:textId="77777777" w:rsidR="002A0287" w:rsidRDefault="00000000">
      <w:pPr>
        <w:spacing w:after="167"/>
        <w:ind w:left="19" w:right="15"/>
      </w:pPr>
      <w:r>
        <w:t xml:space="preserve">Ich denke: </w:t>
      </w:r>
      <w:proofErr w:type="spellStart"/>
      <w:r>
        <w:t>Haette</w:t>
      </w:r>
      <w:proofErr w:type="spellEnd"/>
      <w:r>
        <w:t xml:space="preserve"> sie ein System gehabt, das </w:t>
      </w:r>
      <w:proofErr w:type="spellStart"/>
      <w:r>
        <w:t>weiss</w:t>
      </w:r>
      <w:proofErr w:type="spellEnd"/>
      <w:r>
        <w:t xml:space="preserve">, was sie </w:t>
      </w:r>
      <w:proofErr w:type="spellStart"/>
      <w:r>
        <w:t>weiss</w:t>
      </w:r>
      <w:proofErr w:type="spellEnd"/>
      <w:r>
        <w:t xml:space="preserve"> - nicht in ihrem Kopf, sondern irgendwo anders - dann wäre Herr Mueller nicht in seinem Urin gelegen. </w:t>
      </w:r>
    </w:p>
    <w:p w14:paraId="7646204D" w14:textId="77777777" w:rsidR="002A0287" w:rsidRDefault="00000000">
      <w:pPr>
        <w:spacing w:after="183" w:line="259" w:lineRule="auto"/>
        <w:ind w:left="24" w:right="0" w:firstLine="0"/>
      </w:pPr>
      <w:r>
        <w:t xml:space="preserve"> </w:t>
      </w:r>
    </w:p>
    <w:p w14:paraId="7B521232" w14:textId="77777777" w:rsidR="002A0287" w:rsidRDefault="00000000">
      <w:pPr>
        <w:spacing w:after="169"/>
        <w:ind w:left="19" w:right="15"/>
      </w:pPr>
      <w:r>
        <w:t xml:space="preserve">Dann </w:t>
      </w:r>
      <w:proofErr w:type="spellStart"/>
      <w:r>
        <w:t>haette</w:t>
      </w:r>
      <w:proofErr w:type="spellEnd"/>
      <w:r>
        <w:t xml:space="preserve"> Frau Schmidt ihr Insulin rechtzeitig bekommen. </w:t>
      </w:r>
    </w:p>
    <w:p w14:paraId="1690FB7B" w14:textId="77777777" w:rsidR="002A0287" w:rsidRDefault="00000000">
      <w:pPr>
        <w:spacing w:after="178" w:line="259" w:lineRule="auto"/>
        <w:ind w:left="24" w:right="0" w:firstLine="0"/>
      </w:pPr>
      <w:r>
        <w:t xml:space="preserve"> </w:t>
      </w:r>
    </w:p>
    <w:p w14:paraId="530C6623" w14:textId="77777777" w:rsidR="002A0287" w:rsidRDefault="00000000">
      <w:pPr>
        <w:spacing w:after="169"/>
        <w:ind w:left="19" w:right="15"/>
      </w:pPr>
      <w:r>
        <w:t xml:space="preserve">Dann </w:t>
      </w:r>
      <w:proofErr w:type="spellStart"/>
      <w:r>
        <w:t>waere</w:t>
      </w:r>
      <w:proofErr w:type="spellEnd"/>
      <w:r>
        <w:t xml:space="preserve"> Herr Brenner nicht ins Krankenhaus gekommen. </w:t>
      </w:r>
    </w:p>
    <w:p w14:paraId="1DB73F5C" w14:textId="77777777" w:rsidR="002A0287" w:rsidRDefault="00000000">
      <w:pPr>
        <w:spacing w:after="178" w:line="259" w:lineRule="auto"/>
        <w:ind w:left="24" w:right="0" w:firstLine="0"/>
      </w:pPr>
      <w:r>
        <w:t xml:space="preserve"> </w:t>
      </w:r>
    </w:p>
    <w:p w14:paraId="1A065C74" w14:textId="77777777" w:rsidR="002A0287" w:rsidRDefault="00000000">
      <w:pPr>
        <w:spacing w:after="169"/>
        <w:ind w:left="19" w:right="15"/>
      </w:pPr>
      <w:r>
        <w:t xml:space="preserve">Dann </w:t>
      </w:r>
      <w:proofErr w:type="spellStart"/>
      <w:r>
        <w:t>haette</w:t>
      </w:r>
      <w:proofErr w:type="spellEnd"/>
      <w:r>
        <w:t xml:space="preserve"> Frau Kaufmann nicht die ganze Nacht geweint. </w:t>
      </w:r>
    </w:p>
    <w:p w14:paraId="0115922E" w14:textId="77777777" w:rsidR="002A0287" w:rsidRDefault="00000000">
      <w:pPr>
        <w:spacing w:after="178" w:line="259" w:lineRule="auto"/>
        <w:ind w:left="24" w:right="0" w:firstLine="0"/>
      </w:pPr>
      <w:r>
        <w:t xml:space="preserve"> </w:t>
      </w:r>
    </w:p>
    <w:p w14:paraId="33959F7E" w14:textId="77777777" w:rsidR="002A0287" w:rsidRDefault="00000000">
      <w:pPr>
        <w:spacing w:after="167"/>
        <w:ind w:left="19" w:right="15"/>
      </w:pPr>
      <w:r>
        <w:t xml:space="preserve">Siddhartha konnte sein Wissen nicht an </w:t>
      </w:r>
      <w:proofErr w:type="spellStart"/>
      <w:r>
        <w:t>Govinda</w:t>
      </w:r>
      <w:proofErr w:type="spellEnd"/>
      <w:r>
        <w:t xml:space="preserve"> weitergeben. Nicht mit Worten. Manche Dinge muss man selbst erfahren, schrieb Hesse. </w:t>
      </w:r>
    </w:p>
    <w:p w14:paraId="0E1461C5" w14:textId="77777777" w:rsidR="002A0287" w:rsidRDefault="00000000">
      <w:pPr>
        <w:spacing w:after="178" w:line="259" w:lineRule="auto"/>
        <w:ind w:left="24" w:right="0" w:firstLine="0"/>
      </w:pPr>
      <w:r>
        <w:t xml:space="preserve"> </w:t>
      </w:r>
    </w:p>
    <w:p w14:paraId="3EF77C00" w14:textId="77777777" w:rsidR="002A0287" w:rsidRDefault="00000000">
      <w:pPr>
        <w:spacing w:after="167"/>
        <w:ind w:left="19" w:right="15"/>
      </w:pPr>
      <w:r>
        <w:t xml:space="preserve">Aber Herr Brenners </w:t>
      </w:r>
      <w:proofErr w:type="spellStart"/>
      <w:r>
        <w:t>Praeferenz</w:t>
      </w:r>
      <w:proofErr w:type="spellEnd"/>
      <w:r>
        <w:t xml:space="preserve">, von rechts angesprochen zu werden - das ist keine Erleuchtung. Das ist ein Datenpunkt. Das kann man aufschreiben. Das muss man aufschreiben. </w:t>
      </w:r>
    </w:p>
    <w:p w14:paraId="375CDB63" w14:textId="77777777" w:rsidR="002A0287" w:rsidRDefault="00000000">
      <w:pPr>
        <w:spacing w:after="0" w:line="259" w:lineRule="auto"/>
        <w:ind w:left="24" w:right="0" w:firstLine="0"/>
      </w:pPr>
      <w:r>
        <w:t xml:space="preserve"> </w:t>
      </w:r>
    </w:p>
    <w:p w14:paraId="00593CDC" w14:textId="77777777" w:rsidR="002A0287" w:rsidRDefault="00000000">
      <w:pPr>
        <w:spacing w:after="167"/>
        <w:ind w:left="19" w:right="15"/>
      </w:pPr>
      <w:r>
        <w:t xml:space="preserve">Nicht alles Wissen ist heilig. Manches ist </w:t>
      </w:r>
      <w:proofErr w:type="gramStart"/>
      <w:r>
        <w:t>einfach nur</w:t>
      </w:r>
      <w:proofErr w:type="gramEnd"/>
      <w:r>
        <w:t xml:space="preserve"> Information, die irgendwo stehen </w:t>
      </w:r>
      <w:proofErr w:type="gramStart"/>
      <w:r>
        <w:t>sollte</w:t>
      </w:r>
      <w:proofErr w:type="gramEnd"/>
      <w:r>
        <w:t xml:space="preserve"> </w:t>
      </w:r>
      <w:proofErr w:type="spellStart"/>
      <w:r>
        <w:t>ausser</w:t>
      </w:r>
      <w:proofErr w:type="spellEnd"/>
      <w:r>
        <w:t xml:space="preserve"> in einem Kopf, der morgen ausfallen kann. </w:t>
      </w:r>
    </w:p>
    <w:p w14:paraId="7A8079DE" w14:textId="77777777" w:rsidR="002A0287" w:rsidRDefault="00000000">
      <w:pPr>
        <w:spacing w:after="178" w:line="259" w:lineRule="auto"/>
        <w:ind w:left="24" w:right="0" w:firstLine="0"/>
      </w:pPr>
      <w:r>
        <w:t xml:space="preserve"> </w:t>
      </w:r>
    </w:p>
    <w:p w14:paraId="2DD03176" w14:textId="77777777" w:rsidR="002A0287" w:rsidRDefault="00000000">
      <w:pPr>
        <w:spacing w:after="169"/>
        <w:ind w:left="19" w:right="15"/>
      </w:pPr>
      <w:r>
        <w:t xml:space="preserve">Der </w:t>
      </w:r>
      <w:proofErr w:type="spellStart"/>
      <w:r>
        <w:t>Zwoelfjaehrige</w:t>
      </w:r>
      <w:proofErr w:type="spellEnd"/>
      <w:r>
        <w:t xml:space="preserve"> in mir hat </w:t>
      </w:r>
      <w:proofErr w:type="spellStart"/>
      <w:r>
        <w:t>aufgehoert</w:t>
      </w:r>
      <w:proofErr w:type="spellEnd"/>
      <w:r>
        <w:t xml:space="preserve"> zu fragen. </w:t>
      </w:r>
    </w:p>
    <w:p w14:paraId="27064EAA" w14:textId="77777777" w:rsidR="002A0287" w:rsidRDefault="00000000">
      <w:pPr>
        <w:spacing w:after="178" w:line="259" w:lineRule="auto"/>
        <w:ind w:left="24" w:right="0" w:firstLine="0"/>
      </w:pPr>
      <w:r>
        <w:t xml:space="preserve"> </w:t>
      </w:r>
    </w:p>
    <w:p w14:paraId="38049E95" w14:textId="49888629" w:rsidR="002A0287" w:rsidRDefault="00000000">
      <w:pPr>
        <w:spacing w:after="174"/>
        <w:ind w:left="19" w:right="15"/>
      </w:pPr>
      <w:r>
        <w:t xml:space="preserve">Der </w:t>
      </w:r>
      <w:del w:id="48" w:author="Andreas Pelczer" w:date="2026-02-03T13:48:00Z" w16du:dateUtc="2026-02-03T12:48:00Z">
        <w:r w:rsidDel="00E368F0">
          <w:delText>Zwoelfjaehrige</w:delText>
        </w:r>
      </w:del>
      <w:ins w:id="49" w:author="Andreas Pelczer" w:date="2026-02-03T13:48:00Z" w16du:dateUtc="2026-02-03T12:48:00Z">
        <w:r w:rsidR="00E368F0">
          <w:t>Zwölfjährige</w:t>
        </w:r>
      </w:ins>
      <w:r>
        <w:t xml:space="preserve"> baut jetzt. </w:t>
      </w:r>
    </w:p>
    <w:p w14:paraId="24449744" w14:textId="77777777" w:rsidR="002A0287" w:rsidRDefault="00000000">
      <w:pPr>
        <w:spacing w:after="178" w:line="259" w:lineRule="auto"/>
        <w:ind w:left="24" w:right="0" w:firstLine="0"/>
      </w:pPr>
      <w:r>
        <w:t xml:space="preserve"> </w:t>
      </w:r>
    </w:p>
    <w:p w14:paraId="766BDD12" w14:textId="77777777" w:rsidR="002A0287" w:rsidRDefault="00000000">
      <w:pPr>
        <w:spacing w:after="169"/>
        <w:ind w:left="19" w:right="15"/>
      </w:pPr>
      <w:r>
        <w:t xml:space="preserve">Ich war nie Pfleger. </w:t>
      </w:r>
    </w:p>
    <w:p w14:paraId="230D05C9" w14:textId="77777777" w:rsidR="002A0287" w:rsidRDefault="00000000">
      <w:pPr>
        <w:spacing w:after="178" w:line="259" w:lineRule="auto"/>
        <w:ind w:left="24" w:right="0" w:firstLine="0"/>
      </w:pPr>
      <w:r>
        <w:t xml:space="preserve"> </w:t>
      </w:r>
    </w:p>
    <w:p w14:paraId="45A3A871" w14:textId="70C79E3B" w:rsidR="002A0287" w:rsidRDefault="00000000">
      <w:pPr>
        <w:spacing w:after="169"/>
        <w:ind w:left="19" w:right="15"/>
      </w:pPr>
      <w:r>
        <w:t xml:space="preserve">Ich habe nur </w:t>
      </w:r>
      <w:del w:id="50" w:author="Andreas Pelczer" w:date="2026-02-03T13:48:00Z" w16du:dateUtc="2026-02-03T12:48:00Z">
        <w:r w:rsidDel="00E368F0">
          <w:delText>zugehoert</w:delText>
        </w:r>
      </w:del>
      <w:ins w:id="51" w:author="Andreas Pelczer" w:date="2026-02-03T13:48:00Z" w16du:dateUtc="2026-02-03T12:48:00Z">
        <w:r w:rsidR="00E368F0">
          <w:t>zugehört</w:t>
        </w:r>
      </w:ins>
      <w:r>
        <w:t xml:space="preserve">. </w:t>
      </w:r>
    </w:p>
    <w:p w14:paraId="3281C846" w14:textId="77777777" w:rsidR="002A0287" w:rsidRDefault="00000000">
      <w:pPr>
        <w:spacing w:after="178" w:line="259" w:lineRule="auto"/>
        <w:ind w:left="24" w:right="0" w:firstLine="0"/>
      </w:pPr>
      <w:r>
        <w:t xml:space="preserve"> </w:t>
      </w:r>
    </w:p>
    <w:p w14:paraId="37ECFB60" w14:textId="77777777" w:rsidR="002A0287" w:rsidRDefault="00000000">
      <w:pPr>
        <w:spacing w:after="169"/>
        <w:ind w:left="19" w:right="15"/>
      </w:pPr>
      <w:r>
        <w:t xml:space="preserve">Und irgendwann habe ich verstanden: </w:t>
      </w:r>
      <w:proofErr w:type="spellStart"/>
      <w:r>
        <w:t>Zuhoeren</w:t>
      </w:r>
      <w:proofErr w:type="spellEnd"/>
      <w:r>
        <w:t xml:space="preserve"> reicht nicht. </w:t>
      </w:r>
    </w:p>
    <w:p w14:paraId="19745277" w14:textId="77777777" w:rsidR="002A0287" w:rsidRDefault="00000000">
      <w:pPr>
        <w:spacing w:after="178" w:line="259" w:lineRule="auto"/>
        <w:ind w:left="24" w:right="0" w:firstLine="0"/>
      </w:pPr>
      <w:r>
        <w:t xml:space="preserve"> </w:t>
      </w:r>
    </w:p>
    <w:p w14:paraId="1E8C68BD" w14:textId="77777777" w:rsidR="002A0287" w:rsidRDefault="00000000">
      <w:pPr>
        <w:spacing w:after="174"/>
        <w:ind w:left="19" w:right="15"/>
      </w:pPr>
      <w:r>
        <w:lastRenderedPageBreak/>
        <w:t xml:space="preserve">Man muss aufschreiben, was man </w:t>
      </w:r>
      <w:proofErr w:type="spellStart"/>
      <w:r>
        <w:t>gehoert</w:t>
      </w:r>
      <w:proofErr w:type="spellEnd"/>
      <w:r>
        <w:t xml:space="preserve"> hat. </w:t>
      </w:r>
    </w:p>
    <w:p w14:paraId="0B9AD568" w14:textId="77777777" w:rsidR="002A0287" w:rsidRDefault="00000000">
      <w:pPr>
        <w:spacing w:after="178" w:line="259" w:lineRule="auto"/>
        <w:ind w:left="24" w:right="0" w:firstLine="0"/>
      </w:pPr>
      <w:r>
        <w:t xml:space="preserve"> </w:t>
      </w:r>
    </w:p>
    <w:p w14:paraId="4DF9B9D7" w14:textId="77777777" w:rsidR="002A0287" w:rsidRDefault="00000000">
      <w:pPr>
        <w:spacing w:after="169"/>
        <w:ind w:left="19" w:right="15"/>
      </w:pPr>
      <w:r>
        <w:t xml:space="preserve">Damit es nicht verloren geht, wenn der Kopf geht. </w:t>
      </w:r>
    </w:p>
    <w:p w14:paraId="005B5CC1" w14:textId="77777777" w:rsidR="002A0287" w:rsidRDefault="00000000">
      <w:pPr>
        <w:spacing w:after="178" w:line="259" w:lineRule="auto"/>
        <w:ind w:left="24" w:right="0" w:firstLine="0"/>
      </w:pPr>
      <w:r>
        <w:t xml:space="preserve"> </w:t>
      </w:r>
    </w:p>
    <w:p w14:paraId="4C01FDF4" w14:textId="77777777" w:rsidR="002A0287" w:rsidRDefault="00000000">
      <w:pPr>
        <w:spacing w:after="169"/>
        <w:ind w:left="19" w:right="15"/>
      </w:pPr>
      <w:r>
        <w:t xml:space="preserve">Damit Schwester Maria endlich Urlaub machen kann. </w:t>
      </w:r>
    </w:p>
    <w:p w14:paraId="03784912" w14:textId="77777777" w:rsidR="002A0287" w:rsidRDefault="00000000">
      <w:pPr>
        <w:spacing w:after="178" w:line="259" w:lineRule="auto"/>
        <w:ind w:left="24" w:right="0" w:firstLine="0"/>
      </w:pPr>
      <w:r>
        <w:t xml:space="preserve"> </w:t>
      </w:r>
    </w:p>
    <w:p w14:paraId="3897E7B8" w14:textId="77777777" w:rsidR="002A0287" w:rsidRDefault="00000000">
      <w:pPr>
        <w:spacing w:after="169"/>
        <w:ind w:left="19" w:right="15"/>
      </w:pPr>
      <w:r>
        <w:t xml:space="preserve">Damit das System nicht </w:t>
      </w:r>
      <w:proofErr w:type="spellStart"/>
      <w:r>
        <w:t>luegen</w:t>
      </w:r>
      <w:proofErr w:type="spellEnd"/>
      <w:r>
        <w:t xml:space="preserve"> muss, weil es gar nicht existiert. </w:t>
      </w:r>
    </w:p>
    <w:p w14:paraId="36A14FD1" w14:textId="77777777" w:rsidR="002A0287" w:rsidRDefault="00000000">
      <w:pPr>
        <w:spacing w:after="183" w:line="259" w:lineRule="auto"/>
        <w:ind w:left="24" w:right="0" w:firstLine="0"/>
      </w:pPr>
      <w:r>
        <w:t xml:space="preserve"> </w:t>
      </w:r>
    </w:p>
    <w:p w14:paraId="657FD3D3" w14:textId="77777777" w:rsidR="002A0287" w:rsidRDefault="00000000">
      <w:pPr>
        <w:spacing w:after="178" w:line="259" w:lineRule="auto"/>
        <w:ind w:left="24" w:right="0" w:firstLine="0"/>
      </w:pPr>
      <w:r>
        <w:t xml:space="preserve"> </w:t>
      </w:r>
    </w:p>
    <w:p w14:paraId="73EE29C1" w14:textId="77777777" w:rsidR="002A0287" w:rsidRDefault="00000000">
      <w:pPr>
        <w:spacing w:after="169"/>
        <w:ind w:left="19" w:right="15"/>
      </w:pPr>
      <w:r>
        <w:t xml:space="preserve">[Ende Kapitel: Die Schwester, die alles wusste] </w:t>
      </w:r>
    </w:p>
    <w:p w14:paraId="12C4C4BB" w14:textId="77777777" w:rsidR="002A0287" w:rsidRDefault="00000000">
      <w:pPr>
        <w:spacing w:after="178" w:line="259" w:lineRule="auto"/>
        <w:ind w:left="24" w:right="0" w:firstLine="0"/>
      </w:pPr>
      <w:r>
        <w:t xml:space="preserve"> </w:t>
      </w:r>
    </w:p>
    <w:p w14:paraId="21BBF7E7" w14:textId="77777777" w:rsidR="002A0287" w:rsidRDefault="00000000">
      <w:pPr>
        <w:spacing w:after="167"/>
        <w:ind w:left="19" w:right="15"/>
      </w:pPr>
      <w:r>
        <w:t xml:space="preserve">Muenster, 1999-2001 | </w:t>
      </w:r>
      <w:proofErr w:type="gramStart"/>
      <w:r>
        <w:t>Beobachtet</w:t>
      </w:r>
      <w:proofErr w:type="gramEnd"/>
      <w:r>
        <w:t xml:space="preserve"> in Kneipen, nach Mitternacht | </w:t>
      </w:r>
      <w:proofErr w:type="gramStart"/>
      <w:r>
        <w:t>Verstanden</w:t>
      </w:r>
      <w:proofErr w:type="gramEnd"/>
      <w:r>
        <w:t xml:space="preserve"> erst viele Jahre </w:t>
      </w:r>
      <w:proofErr w:type="spellStart"/>
      <w:r>
        <w:t>spaeter</w:t>
      </w:r>
      <w:proofErr w:type="spellEnd"/>
      <w:r>
        <w:t xml:space="preserve"> </w:t>
      </w:r>
    </w:p>
    <w:p w14:paraId="432214B6" w14:textId="77777777" w:rsidR="002A0287" w:rsidRDefault="00000000">
      <w:pPr>
        <w:spacing w:after="178" w:line="259" w:lineRule="auto"/>
        <w:ind w:left="24" w:right="0" w:firstLine="0"/>
      </w:pPr>
      <w:r>
        <w:t xml:space="preserve"> </w:t>
      </w:r>
    </w:p>
    <w:p w14:paraId="0D816203" w14:textId="77777777" w:rsidR="002A0287" w:rsidRDefault="00000000">
      <w:pPr>
        <w:spacing w:after="178" w:line="259" w:lineRule="auto"/>
        <w:ind w:left="24" w:right="0" w:firstLine="0"/>
      </w:pPr>
      <w:r>
        <w:t xml:space="preserve"> </w:t>
      </w:r>
    </w:p>
    <w:p w14:paraId="3799C30A" w14:textId="77777777" w:rsidR="002A0287" w:rsidRDefault="00000000">
      <w:pPr>
        <w:spacing w:after="178" w:line="259" w:lineRule="auto"/>
        <w:ind w:left="24" w:right="0" w:firstLine="0"/>
      </w:pPr>
      <w:r>
        <w:t xml:space="preserve"> </w:t>
      </w:r>
    </w:p>
    <w:p w14:paraId="20DC2815" w14:textId="77777777" w:rsidR="002A0287" w:rsidRDefault="00000000">
      <w:pPr>
        <w:spacing w:after="0" w:line="259" w:lineRule="auto"/>
        <w:ind w:left="24" w:right="0" w:firstLine="0"/>
      </w:pPr>
      <w:r>
        <w:t xml:space="preserve"> </w:t>
      </w:r>
    </w:p>
    <w:p w14:paraId="38FA721D" w14:textId="77777777" w:rsidR="002A0287" w:rsidRDefault="00000000">
      <w:pPr>
        <w:spacing w:after="260" w:line="259" w:lineRule="auto"/>
        <w:ind w:left="1044" w:right="0" w:firstLine="0"/>
      </w:pPr>
      <w:r>
        <w:t xml:space="preserve"> </w:t>
      </w:r>
    </w:p>
    <w:p w14:paraId="7AF89D1F" w14:textId="77777777" w:rsidR="002A0287" w:rsidRDefault="00000000">
      <w:pPr>
        <w:spacing w:after="178" w:line="259" w:lineRule="auto"/>
        <w:ind w:left="24" w:right="0" w:firstLine="0"/>
      </w:pPr>
      <w:r>
        <w:t xml:space="preserve"> </w:t>
      </w:r>
    </w:p>
    <w:p w14:paraId="2EB09F41" w14:textId="77777777" w:rsidR="002A0287" w:rsidRDefault="00000000">
      <w:pPr>
        <w:spacing w:after="181" w:line="259" w:lineRule="auto"/>
        <w:ind w:left="24" w:right="0" w:firstLine="0"/>
      </w:pPr>
      <w:r>
        <w:t xml:space="preserve"> </w:t>
      </w:r>
    </w:p>
    <w:p w14:paraId="48DA5728" w14:textId="77777777" w:rsidR="002A0287" w:rsidRDefault="00000000">
      <w:pPr>
        <w:spacing w:after="0" w:line="259" w:lineRule="auto"/>
        <w:ind w:left="24"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7B4E6B80" w14:textId="77777777" w:rsidR="002A0287" w:rsidRDefault="00000000">
      <w:pPr>
        <w:spacing w:after="246"/>
        <w:ind w:left="19" w:right="15"/>
      </w:pPr>
      <w:r>
        <w:lastRenderedPageBreak/>
        <w:t xml:space="preserve">TEIL VII: HEIMAT </w:t>
      </w:r>
    </w:p>
    <w:p w14:paraId="0A7F02C4" w14:textId="77777777" w:rsidR="002A0287" w:rsidRDefault="00000000">
      <w:pPr>
        <w:spacing w:after="246"/>
        <w:ind w:left="19" w:right="15"/>
      </w:pPr>
      <w:r>
        <w:t xml:space="preserve">Der Versuch, sesshaft zu werden (2003-2006) </w:t>
      </w:r>
    </w:p>
    <w:p w14:paraId="4599D705" w14:textId="77777777" w:rsidR="002A0287" w:rsidRDefault="00000000">
      <w:pPr>
        <w:pStyle w:val="berschrift1"/>
        <w:spacing w:after="215" w:line="265" w:lineRule="auto"/>
        <w:ind w:left="11" w:right="28"/>
        <w:jc w:val="center"/>
      </w:pPr>
      <w:bookmarkStart w:id="52" w:name="_Toc169985"/>
      <w:r>
        <w:rPr>
          <w:rFonts w:ascii="Georgia" w:eastAsia="Georgia" w:hAnsi="Georgia" w:cs="Georgia"/>
          <w:b w:val="0"/>
          <w:i w:val="0"/>
        </w:rPr>
        <w:t xml:space="preserve">KAPITEL </w:t>
      </w:r>
      <w:bookmarkEnd w:id="52"/>
    </w:p>
    <w:p w14:paraId="39DAAF09" w14:textId="77777777" w:rsidR="002A0287" w:rsidRDefault="00000000">
      <w:pPr>
        <w:spacing w:line="265" w:lineRule="auto"/>
        <w:ind w:left="11" w:right="28"/>
        <w:jc w:val="center"/>
      </w:pPr>
      <w:r>
        <w:t xml:space="preserve">Die Stammkneipen </w:t>
      </w:r>
    </w:p>
    <w:p w14:paraId="1579CC68" w14:textId="77777777" w:rsidR="002A0287" w:rsidRDefault="00000000">
      <w:pPr>
        <w:spacing w:after="614" w:line="265" w:lineRule="auto"/>
        <w:ind w:left="11" w:right="29"/>
        <w:jc w:val="center"/>
      </w:pPr>
      <w:r>
        <w:t xml:space="preserve">Oder: Ich wollte nicht bekannt sein. Ich wollte dazugehören. </w:t>
      </w:r>
    </w:p>
    <w:p w14:paraId="7CA366FA" w14:textId="77777777" w:rsidR="002A0287" w:rsidRDefault="00000000">
      <w:pPr>
        <w:ind w:left="19" w:right="15"/>
      </w:pPr>
      <w:r>
        <w:t xml:space="preserve">Es war </w:t>
      </w:r>
      <w:proofErr w:type="gramStart"/>
      <w:r>
        <w:t>wirklich eine</w:t>
      </w:r>
      <w:proofErr w:type="gramEnd"/>
      <w:r>
        <w:t xml:space="preserve"> wilde Zeit. </w:t>
      </w:r>
    </w:p>
    <w:p w14:paraId="23B283AD" w14:textId="77777777" w:rsidR="002A0287" w:rsidRDefault="00000000">
      <w:pPr>
        <w:spacing w:after="409"/>
        <w:ind w:left="19" w:right="15"/>
      </w:pPr>
      <w:r>
        <w:t xml:space="preserve">Irgendwie war ich oft zuhause in meiner Heimatstadt. </w:t>
      </w:r>
    </w:p>
    <w:p w14:paraId="12724B42" w14:textId="77777777" w:rsidR="002A0287" w:rsidRDefault="00000000">
      <w:pPr>
        <w:ind w:left="19" w:right="15"/>
      </w:pPr>
      <w:r>
        <w:t xml:space="preserve">Ich fahre nicht in Urlaub. War ich zwei Mal im Leben. Ich gehe nicht auf Konzerte oder sowas. Nicht oft zumindest. </w:t>
      </w:r>
    </w:p>
    <w:p w14:paraId="45BDDA6C" w14:textId="77777777" w:rsidR="002A0287" w:rsidRDefault="00000000">
      <w:pPr>
        <w:ind w:left="19" w:right="15"/>
      </w:pPr>
      <w:r>
        <w:t xml:space="preserve">Ich sehe etwas, mache es, und wenn ich fertig bin, bin ich fertig. Selten von Profit getrieben. Hatte </w:t>
      </w:r>
      <w:proofErr w:type="gramStart"/>
      <w:r>
        <w:t>ja immer</w:t>
      </w:r>
      <w:proofErr w:type="gramEnd"/>
      <w:r>
        <w:t xml:space="preserve"> genug zu essen und trinken. </w:t>
      </w:r>
    </w:p>
    <w:p w14:paraId="1F714AF6" w14:textId="77777777" w:rsidR="002A0287" w:rsidRDefault="00000000">
      <w:pPr>
        <w:spacing w:after="407"/>
        <w:ind w:left="19" w:right="15"/>
      </w:pPr>
      <w:r>
        <w:t xml:space="preserve">Wohnte in irgendeiner Stadt. Meist in Personalzimmern und kleinen Wohnungen. Und wenn ich frei hatte oder Urlaub, dann fuhr ich heim. </w:t>
      </w:r>
    </w:p>
    <w:p w14:paraId="58557E28" w14:textId="77777777" w:rsidR="002A0287" w:rsidRDefault="00000000">
      <w:pPr>
        <w:ind w:left="19" w:right="15"/>
      </w:pPr>
      <w:r>
        <w:t xml:space="preserve">So war ich weg, aber auch nicht. </w:t>
      </w:r>
    </w:p>
    <w:p w14:paraId="62D5A69C" w14:textId="77777777" w:rsidR="002A0287" w:rsidRDefault="00000000">
      <w:pPr>
        <w:spacing w:after="412"/>
        <w:ind w:left="19" w:right="15"/>
      </w:pPr>
      <w:r>
        <w:t xml:space="preserve">Manchmal war ich ein halbes oder ein ganzes Jahr nicht dort. Aber dann blieb ich immer ein paar Monate – zwischen zwei Jobs oder zum Urlaub machen. Regelmäßig. </w:t>
      </w:r>
    </w:p>
    <w:p w14:paraId="3965A5F5" w14:textId="77777777" w:rsidR="002A0287" w:rsidRDefault="00000000">
      <w:pPr>
        <w:spacing w:after="409"/>
        <w:ind w:left="19" w:right="15"/>
      </w:pPr>
      <w:r>
        <w:t xml:space="preserve">Und so sah ich die Wirte in unseren Stammkneipen kommen und gehen. </w:t>
      </w:r>
    </w:p>
    <w:p w14:paraId="0B9C8871" w14:textId="77777777" w:rsidR="002A0287" w:rsidRDefault="00000000">
      <w:pPr>
        <w:ind w:left="19" w:right="15"/>
      </w:pPr>
      <w:r>
        <w:t xml:space="preserve">Der neue Wirt </w:t>
      </w:r>
    </w:p>
    <w:p w14:paraId="0F2B01C3" w14:textId="77777777" w:rsidR="002A0287" w:rsidRDefault="00000000">
      <w:pPr>
        <w:ind w:left="19" w:right="15"/>
      </w:pPr>
      <w:r>
        <w:t xml:space="preserve">Manchmal gab’s neue Wirte. </w:t>
      </w:r>
    </w:p>
    <w:p w14:paraId="7FEF5DD8" w14:textId="77777777" w:rsidR="002A0287" w:rsidRDefault="00000000">
      <w:pPr>
        <w:ind w:left="19" w:right="15"/>
      </w:pPr>
      <w:r>
        <w:t xml:space="preserve">Ich setzte mich an die Theke. Schön früh am Abend. Bestellte ein Bier und schwieg. </w:t>
      </w:r>
    </w:p>
    <w:p w14:paraId="1CF016AA" w14:textId="77777777" w:rsidR="002A0287" w:rsidRDefault="00000000">
      <w:pPr>
        <w:ind w:left="19" w:right="15"/>
      </w:pPr>
      <w:r>
        <w:t xml:space="preserve">Irgendwann reden sie alle. Und ich oder der Wirt begannen ein Gespräch. </w:t>
      </w:r>
    </w:p>
    <w:p w14:paraId="41A24083" w14:textId="77777777" w:rsidR="002A0287" w:rsidRDefault="00000000">
      <w:pPr>
        <w:spacing w:after="409"/>
        <w:ind w:left="19" w:right="15"/>
      </w:pPr>
      <w:r>
        <w:t xml:space="preserve">Fremde. </w:t>
      </w:r>
    </w:p>
    <w:p w14:paraId="0891C9BE" w14:textId="77777777" w:rsidR="002A0287" w:rsidRDefault="00000000">
      <w:pPr>
        <w:ind w:left="19" w:right="15"/>
      </w:pPr>
      <w:r>
        <w:t xml:space="preserve">Später kamen dann die ersten Gäste. Und sie sahen mich. </w:t>
      </w:r>
    </w:p>
    <w:p w14:paraId="5BF543EE" w14:textId="77777777" w:rsidR="002A0287" w:rsidRDefault="00000000">
      <w:pPr>
        <w:ind w:left="19" w:right="15"/>
      </w:pPr>
      <w:r>
        <w:t xml:space="preserve">Der Wirt wurde nicht als Erstes begrüßt – sondern ich. </w:t>
      </w:r>
    </w:p>
    <w:p w14:paraId="6B3BED5B" w14:textId="77777777" w:rsidR="002A0287" w:rsidRDefault="00000000">
      <w:pPr>
        <w:ind w:left="19" w:right="15"/>
      </w:pPr>
      <w:r>
        <w:t>„</w:t>
      </w:r>
      <w:proofErr w:type="spellStart"/>
      <w:r>
        <w:t>Ey</w:t>
      </w:r>
      <w:proofErr w:type="spellEnd"/>
      <w:r>
        <w:t xml:space="preserve"> Mann, du bist mal wieder da! </w:t>
      </w:r>
      <w:proofErr w:type="gramStart"/>
      <w:r>
        <w:t>Cool</w:t>
      </w:r>
      <w:proofErr w:type="gramEnd"/>
      <w:r>
        <w:t xml:space="preserve">! Dann wie immer, oder?“ </w:t>
      </w:r>
    </w:p>
    <w:p w14:paraId="750DAB79" w14:textId="77777777" w:rsidR="002A0287" w:rsidRDefault="00000000">
      <w:pPr>
        <w:ind w:left="19" w:right="15"/>
      </w:pPr>
      <w:r>
        <w:t xml:space="preserve">„Na klar.“ </w:t>
      </w:r>
    </w:p>
    <w:p w14:paraId="2878450F" w14:textId="77777777" w:rsidR="002A0287" w:rsidRDefault="00000000">
      <w:pPr>
        <w:ind w:left="19" w:right="15"/>
      </w:pPr>
      <w:r>
        <w:lastRenderedPageBreak/>
        <w:t xml:space="preserve">Die Kneipe füllt sich. Ich </w:t>
      </w:r>
      <w:proofErr w:type="gramStart"/>
      <w:r>
        <w:t>hab</w:t>
      </w:r>
      <w:proofErr w:type="gramEnd"/>
      <w:r>
        <w:t xml:space="preserve"> den Spaß meines Lebens. </w:t>
      </w:r>
    </w:p>
    <w:p w14:paraId="28FE0CEB" w14:textId="77777777" w:rsidR="002A0287" w:rsidRDefault="00000000">
      <w:pPr>
        <w:spacing w:line="452" w:lineRule="auto"/>
        <w:ind w:left="19" w:right="15"/>
      </w:pPr>
      <w:r>
        <w:t xml:space="preserve">Und die ganzen Arschlöcher haben beim neuen Wirt kein Wort über mich verloren. Ich liebe es. </w:t>
      </w:r>
    </w:p>
    <w:p w14:paraId="35425D40" w14:textId="77777777" w:rsidR="002A0287" w:rsidRDefault="00000000">
      <w:pPr>
        <w:spacing w:after="407"/>
        <w:ind w:left="19" w:right="15"/>
      </w:pPr>
      <w:r>
        <w:t xml:space="preserve">Wenn ich dann die nächsten Tage wiederkomme, hat er sich erkundigt. Und ich bin wieder der Koch, der ich damals sein wollte. </w:t>
      </w:r>
    </w:p>
    <w:p w14:paraId="4E003DD6" w14:textId="77777777" w:rsidR="002A0287" w:rsidRDefault="00000000">
      <w:pPr>
        <w:ind w:left="19" w:right="15"/>
      </w:pPr>
      <w:r>
        <w:t xml:space="preserve">Ich wollte nicht bekannt sein. </w:t>
      </w:r>
    </w:p>
    <w:p w14:paraId="7A510F8F" w14:textId="77777777" w:rsidR="002A0287" w:rsidRDefault="00000000">
      <w:pPr>
        <w:ind w:left="19" w:right="15"/>
      </w:pPr>
      <w:r>
        <w:t xml:space="preserve">Ich wollte dazugehören. </w:t>
      </w:r>
    </w:p>
    <w:p w14:paraId="12CED278" w14:textId="77777777" w:rsidR="002A0287" w:rsidRDefault="00000000">
      <w:pPr>
        <w:spacing w:after="409"/>
        <w:ind w:left="19" w:right="15"/>
      </w:pPr>
      <w:r>
        <w:t xml:space="preserve">Und das tat ich. </w:t>
      </w:r>
    </w:p>
    <w:p w14:paraId="236D0044" w14:textId="77777777" w:rsidR="002A0287" w:rsidRDefault="00000000">
      <w:pPr>
        <w:spacing w:after="409"/>
        <w:ind w:left="19" w:right="15"/>
      </w:pPr>
      <w:r>
        <w:t xml:space="preserve">Es war halt eine andere Zeit. </w:t>
      </w:r>
    </w:p>
    <w:p w14:paraId="27AFECCC" w14:textId="77777777" w:rsidR="002A0287" w:rsidRDefault="00000000">
      <w:pPr>
        <w:spacing w:after="412" w:line="265" w:lineRule="auto"/>
        <w:ind w:left="11" w:right="29"/>
        <w:jc w:val="center"/>
      </w:pPr>
      <w:r>
        <w:t xml:space="preserve">— </w:t>
      </w:r>
    </w:p>
    <w:p w14:paraId="231C1B83" w14:textId="77777777" w:rsidR="002A0287" w:rsidRDefault="00000000">
      <w:pPr>
        <w:ind w:left="19" w:right="15"/>
      </w:pPr>
      <w:r>
        <w:t xml:space="preserve">Die Pizzeria </w:t>
      </w:r>
    </w:p>
    <w:p w14:paraId="08583C6C" w14:textId="77777777" w:rsidR="002A0287" w:rsidRDefault="00000000">
      <w:pPr>
        <w:ind w:left="19" w:right="15"/>
      </w:pPr>
      <w:r>
        <w:t xml:space="preserve">Es gab eine kleine Pizzeria. Mitten in der Stadt. </w:t>
      </w:r>
    </w:p>
    <w:p w14:paraId="3C12A7D1" w14:textId="77777777" w:rsidR="002A0287" w:rsidRDefault="00000000">
      <w:pPr>
        <w:spacing w:after="409"/>
        <w:ind w:left="19" w:right="15"/>
      </w:pPr>
      <w:r>
        <w:t xml:space="preserve">Dort gab es die echte erste Pizza Speziale. Mit extra Oregano. </w:t>
      </w:r>
    </w:p>
    <w:p w14:paraId="32BCD9B0" w14:textId="77777777" w:rsidR="002A0287" w:rsidRDefault="00000000">
      <w:pPr>
        <w:ind w:left="19" w:right="15"/>
      </w:pPr>
      <w:r>
        <w:t xml:space="preserve">Zwei Freunde von mir eröffneten eine Kneipe. Pizzeria. In der Stadt, direkt an der Stadtmauer. </w:t>
      </w:r>
    </w:p>
    <w:p w14:paraId="11F809D6" w14:textId="77777777" w:rsidR="002A0287" w:rsidRDefault="00000000">
      <w:pPr>
        <w:spacing w:after="409"/>
        <w:ind w:left="19" w:right="15"/>
      </w:pPr>
      <w:r>
        <w:t xml:space="preserve">Es war damals die coolste Kneipe der Welt. </w:t>
      </w:r>
    </w:p>
    <w:p w14:paraId="739E027F" w14:textId="77777777" w:rsidR="002A0287" w:rsidRDefault="00000000">
      <w:pPr>
        <w:ind w:left="19" w:right="15"/>
      </w:pPr>
      <w:r>
        <w:t xml:space="preserve">Egal wann man hinkam: Es gab ein Bier und eine Pizza. Ein </w:t>
      </w:r>
      <w:proofErr w:type="spellStart"/>
      <w:r>
        <w:t>Rauchpeace</w:t>
      </w:r>
      <w:proofErr w:type="spellEnd"/>
      <w:r>
        <w:t xml:space="preserve"> und ein Gespräch. </w:t>
      </w:r>
    </w:p>
    <w:p w14:paraId="0FD2C557" w14:textId="77777777" w:rsidR="002A0287" w:rsidRDefault="00000000">
      <w:pPr>
        <w:spacing w:after="409"/>
        <w:ind w:left="19" w:right="15"/>
      </w:pPr>
      <w:r>
        <w:t xml:space="preserve">Es war der Place </w:t>
      </w:r>
      <w:proofErr w:type="spellStart"/>
      <w:r>
        <w:t>to</w:t>
      </w:r>
      <w:proofErr w:type="spellEnd"/>
      <w:r>
        <w:t xml:space="preserve"> </w:t>
      </w:r>
      <w:proofErr w:type="spellStart"/>
      <w:r>
        <w:t>be</w:t>
      </w:r>
      <w:proofErr w:type="spellEnd"/>
      <w:r>
        <w:t xml:space="preserve">. </w:t>
      </w:r>
    </w:p>
    <w:p w14:paraId="23E9502E" w14:textId="77777777" w:rsidR="002A0287" w:rsidRDefault="00000000">
      <w:pPr>
        <w:ind w:left="19" w:right="15"/>
      </w:pPr>
      <w:r>
        <w:t xml:space="preserve">Slime. REM. Sex </w:t>
      </w:r>
      <w:proofErr w:type="spellStart"/>
      <w:r>
        <w:t>Pistols</w:t>
      </w:r>
      <w:proofErr w:type="spellEnd"/>
      <w:r>
        <w:t xml:space="preserve">. Doors und Stones. The Clash. </w:t>
      </w:r>
    </w:p>
    <w:p w14:paraId="48B5C9AE" w14:textId="77777777" w:rsidR="002A0287" w:rsidRDefault="00000000">
      <w:pPr>
        <w:ind w:left="19" w:right="15"/>
      </w:pPr>
      <w:r>
        <w:t xml:space="preserve">Und Freunde. Alle kannten sich. </w:t>
      </w:r>
    </w:p>
    <w:p w14:paraId="0106F14E" w14:textId="77777777" w:rsidR="002A0287" w:rsidRDefault="00000000">
      <w:pPr>
        <w:spacing w:after="407"/>
        <w:ind w:left="19" w:right="15"/>
      </w:pPr>
      <w:r>
        <w:t xml:space="preserve">Später in der Disco halfen sich alle gegenseitig, wenn die Amis mal wieder Stress machten. </w:t>
      </w:r>
    </w:p>
    <w:p w14:paraId="0263EFB1" w14:textId="77777777" w:rsidR="002A0287" w:rsidRDefault="00000000">
      <w:pPr>
        <w:ind w:left="19" w:right="15"/>
      </w:pPr>
      <w:r>
        <w:t xml:space="preserve">Als die Pizzeria nicht so gut lief, gab’s die Speziale auch geliefert. </w:t>
      </w:r>
    </w:p>
    <w:p w14:paraId="4EEF0F2D" w14:textId="77777777" w:rsidR="002A0287" w:rsidRDefault="00000000">
      <w:pPr>
        <w:spacing w:after="407"/>
        <w:ind w:left="19" w:right="15"/>
      </w:pPr>
      <w:r>
        <w:t xml:space="preserve">Später gab es das wohl auch so in Würzburg. Denn dort wurde der Film über die Pizzeria gedreht. </w:t>
      </w:r>
    </w:p>
    <w:p w14:paraId="44260753" w14:textId="77777777" w:rsidR="002A0287" w:rsidRDefault="00000000">
      <w:pPr>
        <w:ind w:left="19" w:right="15"/>
      </w:pPr>
      <w:r>
        <w:lastRenderedPageBreak/>
        <w:t xml:space="preserve">Ich fragte mal einen Koch aus Würzburg, welche Pizzeria das gewesen sein soll. </w:t>
      </w:r>
    </w:p>
    <w:p w14:paraId="01F3E1CF" w14:textId="77777777" w:rsidR="002A0287" w:rsidRDefault="00000000">
      <w:pPr>
        <w:ind w:left="19" w:right="15"/>
      </w:pPr>
      <w:r>
        <w:t xml:space="preserve">Er meinte, die Geschichte sei doch frei erfunden. Wir sind hier schließlich in Bayern. Graß in der Pizza geliefert. Träum weiter. </w:t>
      </w:r>
    </w:p>
    <w:p w14:paraId="042A6FD6" w14:textId="77777777" w:rsidR="002A0287" w:rsidRDefault="00000000">
      <w:pPr>
        <w:spacing w:after="409"/>
        <w:ind w:left="19" w:right="15"/>
      </w:pPr>
      <w:r>
        <w:t xml:space="preserve">Ich grinste und schwieg. </w:t>
      </w:r>
    </w:p>
    <w:p w14:paraId="6B11099B" w14:textId="77777777" w:rsidR="002A0287" w:rsidRDefault="00000000">
      <w:pPr>
        <w:spacing w:after="412" w:line="265" w:lineRule="auto"/>
        <w:ind w:left="11" w:right="29"/>
        <w:jc w:val="center"/>
      </w:pPr>
      <w:r>
        <w:t xml:space="preserve">— </w:t>
      </w:r>
    </w:p>
    <w:p w14:paraId="07AA7E3C" w14:textId="77777777" w:rsidR="002A0287" w:rsidRDefault="00000000">
      <w:pPr>
        <w:spacing w:after="409"/>
        <w:ind w:left="19" w:right="15"/>
      </w:pPr>
      <w:r>
        <w:t xml:space="preserve">Die Freunde von früher habe ich leider nicht mehr. </w:t>
      </w:r>
    </w:p>
    <w:p w14:paraId="32B98A75" w14:textId="77777777" w:rsidR="002A0287" w:rsidRDefault="00000000">
      <w:pPr>
        <w:ind w:left="19" w:right="15"/>
      </w:pPr>
      <w:r>
        <w:t xml:space="preserve">Der eine ging zurück nach Sizilien und hatte dort wohl Probleme mit Menschen, mit denen man keine Probleme haben möchte. </w:t>
      </w:r>
    </w:p>
    <w:p w14:paraId="130168FF" w14:textId="77777777" w:rsidR="002A0287" w:rsidRDefault="00000000">
      <w:pPr>
        <w:spacing w:after="414"/>
        <w:ind w:left="19" w:right="15"/>
      </w:pPr>
      <w:r>
        <w:t xml:space="preserve">Ich denke, er schläft bei den Fischen. Würde Luca Brasi sagen. </w:t>
      </w:r>
    </w:p>
    <w:p w14:paraId="3825C4D8" w14:textId="77777777" w:rsidR="002A0287" w:rsidRDefault="00000000">
      <w:pPr>
        <w:ind w:left="19" w:right="15"/>
      </w:pPr>
      <w:r>
        <w:t xml:space="preserve">Der andere – das ist ein eigener Roman. </w:t>
      </w:r>
    </w:p>
    <w:p w14:paraId="1BFD73E1" w14:textId="77777777" w:rsidR="002A0287" w:rsidRDefault="00000000">
      <w:pPr>
        <w:ind w:left="19" w:right="15"/>
      </w:pPr>
      <w:r>
        <w:t xml:space="preserve">Und wenn er ihn mich schreiben lässt, werde ich es tun. </w:t>
      </w:r>
    </w:p>
    <w:p w14:paraId="6553374F" w14:textId="77777777" w:rsidR="002A0287" w:rsidRDefault="00000000">
      <w:pPr>
        <w:spacing w:after="414"/>
        <w:ind w:left="19" w:right="15"/>
      </w:pPr>
      <w:r>
        <w:t xml:space="preserve">Wenn nicht, hat er seinen Traum gelebt. Und ich weiß es. </w:t>
      </w:r>
    </w:p>
    <w:p w14:paraId="447DB0DC" w14:textId="77777777" w:rsidR="002A0287" w:rsidRDefault="00000000">
      <w:pPr>
        <w:spacing w:after="412" w:line="265" w:lineRule="auto"/>
        <w:ind w:left="11" w:right="29"/>
        <w:jc w:val="center"/>
      </w:pPr>
      <w:r>
        <w:t xml:space="preserve">— </w:t>
      </w:r>
    </w:p>
    <w:p w14:paraId="24F6B5A0" w14:textId="77777777" w:rsidR="002A0287" w:rsidRDefault="00000000">
      <w:pPr>
        <w:ind w:left="19" w:right="15"/>
      </w:pPr>
      <w:r>
        <w:t xml:space="preserve">Jetzt </w:t>
      </w:r>
      <w:proofErr w:type="gramStart"/>
      <w:r>
        <w:t>hab</w:t>
      </w:r>
      <w:proofErr w:type="gramEnd"/>
      <w:r>
        <w:t xml:space="preserve"> ich die verrückte Claudia und ihre Familie auch vergessen. </w:t>
      </w:r>
    </w:p>
    <w:p w14:paraId="27A27C77" w14:textId="77777777" w:rsidR="002A0287" w:rsidRDefault="00000000">
      <w:pPr>
        <w:ind w:left="19" w:right="15"/>
      </w:pPr>
      <w:r>
        <w:t xml:space="preserve">Nein. </w:t>
      </w:r>
    </w:p>
    <w:p w14:paraId="1F8DA3B2" w14:textId="77777777" w:rsidR="002A0287" w:rsidRDefault="00000000">
      <w:pPr>
        <w:spacing w:after="611"/>
        <w:ind w:left="19" w:right="15"/>
      </w:pPr>
      <w:r>
        <w:t xml:space="preserve">Manche Sachen sind zu verrückt. </w:t>
      </w:r>
    </w:p>
    <w:p w14:paraId="17CD9B90" w14:textId="77777777" w:rsidR="002A0287" w:rsidRDefault="00000000">
      <w:pPr>
        <w:spacing w:line="265" w:lineRule="auto"/>
        <w:ind w:left="11" w:right="29"/>
        <w:jc w:val="center"/>
      </w:pPr>
      <w:r>
        <w:t xml:space="preserve">[Ende Kapitel: Die Stammkneipen] </w:t>
      </w:r>
    </w:p>
    <w:p w14:paraId="45D5AA1F" w14:textId="77777777" w:rsidR="002A0287" w:rsidRDefault="00000000">
      <w:pPr>
        <w:pStyle w:val="berschrift4"/>
        <w:spacing w:line="259" w:lineRule="auto"/>
        <w:ind w:right="27"/>
        <w:jc w:val="center"/>
      </w:pPr>
      <w:r>
        <w:rPr>
          <w:color w:val="666666"/>
          <w:sz w:val="24"/>
        </w:rPr>
        <w:t>Status: ERSTER ENTWURF</w:t>
      </w:r>
      <w:r>
        <w:rPr>
          <w:sz w:val="24"/>
        </w:rPr>
        <w:t xml:space="preserve"> </w:t>
      </w:r>
    </w:p>
    <w:p w14:paraId="30EC33B1"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087CB44" w14:textId="77777777" w:rsidR="002A0287" w:rsidRDefault="00000000">
      <w:pPr>
        <w:spacing w:after="246"/>
        <w:ind w:left="19" w:right="15"/>
      </w:pPr>
      <w:r>
        <w:t xml:space="preserve">TEIL VIII: DER TRAUM </w:t>
      </w:r>
    </w:p>
    <w:p w14:paraId="248DD1DC" w14:textId="77777777" w:rsidR="002A0287" w:rsidRDefault="00000000">
      <w:pPr>
        <w:spacing w:after="328"/>
        <w:ind w:left="19" w:right="15"/>
      </w:pPr>
      <w:r>
        <w:t xml:space="preserve">Der einzige Ort, der funktionierte (2006-2010) </w:t>
      </w:r>
    </w:p>
    <w:p w14:paraId="6FB8BCCF" w14:textId="77777777" w:rsidR="002A0287" w:rsidRDefault="00000000">
      <w:pPr>
        <w:spacing w:after="200" w:line="259" w:lineRule="auto"/>
        <w:ind w:left="19" w:right="0"/>
      </w:pPr>
      <w:r>
        <w:rPr>
          <w:color w:val="0F4761"/>
        </w:rPr>
        <w:t xml:space="preserve">KAPITEL 7 </w:t>
      </w:r>
    </w:p>
    <w:p w14:paraId="1D3053E0" w14:textId="77777777" w:rsidR="002A0287" w:rsidRDefault="00000000">
      <w:pPr>
        <w:pStyle w:val="berschrift2"/>
        <w:ind w:left="19"/>
      </w:pPr>
      <w:bookmarkStart w:id="53" w:name="_Toc169986"/>
      <w:r>
        <w:t xml:space="preserve">Der Traum </w:t>
      </w:r>
      <w:bookmarkEnd w:id="53"/>
    </w:p>
    <w:p w14:paraId="620E89D2" w14:textId="77777777" w:rsidR="002A0287" w:rsidRDefault="00000000">
      <w:pPr>
        <w:ind w:left="19" w:right="15"/>
      </w:pPr>
      <w:r>
        <w:t xml:space="preserve">Europapark Rust, 2006–2010 </w:t>
      </w:r>
    </w:p>
    <w:p w14:paraId="62CA2823"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23B8D9CE" wp14:editId="0588867C">
                <wp:extent cx="4394200" cy="10160"/>
                <wp:effectExtent l="0" t="0" r="0" b="0"/>
                <wp:docPr id="143748" name="Group 14374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2" name="Picture 164402"/>
                          <pic:cNvPicPr/>
                        </pic:nvPicPr>
                        <pic:blipFill>
                          <a:blip r:embed="rId8"/>
                          <a:stretch>
                            <a:fillRect/>
                          </a:stretch>
                        </pic:blipFill>
                        <pic:spPr>
                          <a:xfrm>
                            <a:off x="-3364" y="-4636"/>
                            <a:ext cx="4398264" cy="15240"/>
                          </a:xfrm>
                          <a:prstGeom prst="rect">
                            <a:avLst/>
                          </a:prstGeom>
                        </pic:spPr>
                      </pic:pic>
                    </wpg:wgp>
                  </a:graphicData>
                </a:graphic>
              </wp:inline>
            </w:drawing>
          </mc:Choice>
          <mc:Fallback xmlns:a="http://schemas.openxmlformats.org/drawingml/2006/main">
            <w:pict>
              <v:group id="Group 143748" style="width:346pt;height:0.799988pt;mso-position-horizontal-relative:char;mso-position-vertical-relative:line" coordsize="43942,101">
                <v:shape id="Picture 164402" style="position:absolute;width:43982;height:152;left:-33;top:-46;" filled="f">
                  <v:imagedata r:id="rId14"/>
                </v:shape>
              </v:group>
            </w:pict>
          </mc:Fallback>
        </mc:AlternateContent>
      </w:r>
      <w:r>
        <w:t xml:space="preserve"> </w:t>
      </w:r>
    </w:p>
    <w:p w14:paraId="0072A14F" w14:textId="77777777" w:rsidR="002A0287" w:rsidRDefault="00000000">
      <w:pPr>
        <w:spacing w:after="145"/>
        <w:ind w:left="19" w:right="15"/>
      </w:pPr>
      <w:r>
        <w:t xml:space="preserve">Ich lebte meinen Traum. </w:t>
      </w:r>
    </w:p>
    <w:p w14:paraId="48A2F7F7" w14:textId="77777777" w:rsidR="002A0287" w:rsidRDefault="00000000">
      <w:pPr>
        <w:spacing w:after="148"/>
        <w:ind w:left="19" w:right="15"/>
      </w:pPr>
      <w:r>
        <w:lastRenderedPageBreak/>
        <w:t xml:space="preserve">Das sagt man so. Meistens ist es gelogen. Meistens meint man: Es war okay. Es hätte schlimmer sein können. </w:t>
      </w:r>
    </w:p>
    <w:p w14:paraId="2F0F9546" w14:textId="77777777" w:rsidR="002A0287" w:rsidRDefault="00000000">
      <w:pPr>
        <w:ind w:left="19" w:right="15"/>
      </w:pPr>
      <w:r>
        <w:t xml:space="preserve">Aber hier war es wahr. </w:t>
      </w:r>
    </w:p>
    <w:p w14:paraId="03DE7BDF"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619C03EF" wp14:editId="394FCD34">
                <wp:extent cx="4394200" cy="10160"/>
                <wp:effectExtent l="0" t="0" r="0" b="0"/>
                <wp:docPr id="143749" name="Group 14374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3" name="Picture 164403"/>
                          <pic:cNvPicPr/>
                        </pic:nvPicPr>
                        <pic:blipFill>
                          <a:blip r:embed="rId19"/>
                          <a:stretch>
                            <a:fillRect/>
                          </a:stretch>
                        </pic:blipFill>
                        <pic:spPr>
                          <a:xfrm>
                            <a:off x="-3364" y="-4469"/>
                            <a:ext cx="4398264" cy="15240"/>
                          </a:xfrm>
                          <a:prstGeom prst="rect">
                            <a:avLst/>
                          </a:prstGeom>
                        </pic:spPr>
                      </pic:pic>
                      <pic:pic xmlns:pic="http://schemas.openxmlformats.org/drawingml/2006/picture">
                        <pic:nvPicPr>
                          <pic:cNvPr id="164404" name="Picture 164404"/>
                          <pic:cNvPicPr/>
                        </pic:nvPicPr>
                        <pic:blipFill>
                          <a:blip r:embed="rId19"/>
                          <a:stretch>
                            <a:fillRect/>
                          </a:stretch>
                        </pic:blipFill>
                        <pic:spPr>
                          <a:xfrm>
                            <a:off x="-3364" y="-4469"/>
                            <a:ext cx="4398264" cy="15240"/>
                          </a:xfrm>
                          <a:prstGeom prst="rect">
                            <a:avLst/>
                          </a:prstGeom>
                        </pic:spPr>
                      </pic:pic>
                    </wpg:wgp>
                  </a:graphicData>
                </a:graphic>
              </wp:inline>
            </w:drawing>
          </mc:Choice>
          <mc:Fallback xmlns:a="http://schemas.openxmlformats.org/drawingml/2006/main">
            <w:pict>
              <v:group id="Group 143749" style="width:346pt;height:0.799988pt;mso-position-horizontal-relative:char;mso-position-vertical-relative:line" coordsize="43942,101">
                <v:shape id="Picture 164403" style="position:absolute;width:43982;height:152;left:-33;top:-44;" filled="f">
                  <v:imagedata r:id="rId20"/>
                </v:shape>
                <v:shape id="Picture 164404" style="position:absolute;width:43982;height:152;left:-33;top:-44;" filled="f">
                  <v:imagedata r:id="rId20"/>
                </v:shape>
              </v:group>
            </w:pict>
          </mc:Fallback>
        </mc:AlternateContent>
      </w:r>
      <w:r>
        <w:t xml:space="preserve"> </w:t>
      </w:r>
    </w:p>
    <w:p w14:paraId="0942BA89" w14:textId="77777777" w:rsidR="002A0287" w:rsidRDefault="00000000">
      <w:pPr>
        <w:pStyle w:val="berschrift2"/>
        <w:ind w:left="19"/>
      </w:pPr>
      <w:bookmarkStart w:id="54" w:name="_Toc169987"/>
      <w:r>
        <w:t xml:space="preserve">Das System, das funktionierte </w:t>
      </w:r>
      <w:bookmarkEnd w:id="54"/>
    </w:p>
    <w:p w14:paraId="5FFAC6CD" w14:textId="77777777" w:rsidR="002A0287" w:rsidRDefault="00000000">
      <w:pPr>
        <w:spacing w:after="148"/>
        <w:ind w:left="19" w:right="15"/>
      </w:pPr>
      <w:r>
        <w:t xml:space="preserve">Der Europapark war eine Maschine. Aber eine gute Maschine. Eine, die Menschen nicht auffraß, sondern wachsen ließ. </w:t>
      </w:r>
    </w:p>
    <w:p w14:paraId="32A986AF" w14:textId="77777777" w:rsidR="002A0287" w:rsidRDefault="00000000">
      <w:pPr>
        <w:ind w:left="19" w:right="15"/>
      </w:pPr>
      <w:r>
        <w:t xml:space="preserve">Alles lief wie ein Uhrwerk. Die Profis. Die Abläufe. Die Standards. Zum ersten Mal in meinem Leben sah ich ein System, das funktionierte – nicht trotz der Menschen, sondern mit ihnen. </w:t>
      </w:r>
    </w:p>
    <w:p w14:paraId="2CA0A3BE"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45801483" wp14:editId="5D9FD083">
                <wp:extent cx="4394200" cy="10160"/>
                <wp:effectExtent l="0" t="0" r="0" b="0"/>
                <wp:docPr id="143750" name="Group 14375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5" name="Picture 164405"/>
                          <pic:cNvPicPr/>
                        </pic:nvPicPr>
                        <pic:blipFill>
                          <a:blip r:embed="rId33"/>
                          <a:stretch>
                            <a:fillRect/>
                          </a:stretch>
                        </pic:blipFill>
                        <pic:spPr>
                          <a:xfrm>
                            <a:off x="-3364" y="-3647"/>
                            <a:ext cx="4398264" cy="15240"/>
                          </a:xfrm>
                          <a:prstGeom prst="rect">
                            <a:avLst/>
                          </a:prstGeom>
                        </pic:spPr>
                      </pic:pic>
                    </wpg:wgp>
                  </a:graphicData>
                </a:graphic>
              </wp:inline>
            </w:drawing>
          </mc:Choice>
          <mc:Fallback xmlns:a="http://schemas.openxmlformats.org/drawingml/2006/main">
            <w:pict>
              <v:group id="Group 143750" style="width:346pt;height:0.800018pt;mso-position-horizontal-relative:char;mso-position-vertical-relative:line" coordsize="43942,101">
                <v:shape id="Picture 164405" style="position:absolute;width:43982;height:152;left:-33;top:-36;" filled="f">
                  <v:imagedata r:id="rId34"/>
                </v:shape>
              </v:group>
            </w:pict>
          </mc:Fallback>
        </mc:AlternateContent>
      </w:r>
      <w:r>
        <w:t xml:space="preserve"> </w:t>
      </w:r>
    </w:p>
    <w:p w14:paraId="29B68465" w14:textId="77777777" w:rsidR="002A0287" w:rsidRDefault="00000000">
      <w:pPr>
        <w:pStyle w:val="berschrift2"/>
        <w:ind w:left="19"/>
      </w:pPr>
      <w:bookmarkStart w:id="55" w:name="_Toc169988"/>
      <w:r>
        <w:t xml:space="preserve">Die Dimension </w:t>
      </w:r>
      <w:bookmarkEnd w:id="55"/>
    </w:p>
    <w:p w14:paraId="5A01DE66" w14:textId="77777777" w:rsidR="002A0287" w:rsidRDefault="00000000">
      <w:pPr>
        <w:spacing w:after="145"/>
        <w:ind w:left="19" w:right="15"/>
      </w:pPr>
      <w:r>
        <w:t xml:space="preserve">Vier Hotels. El Andaluz, Castillo Alcazar, Colosseo, Santa Isabel. 2.100 Betten. </w:t>
      </w:r>
    </w:p>
    <w:p w14:paraId="14BDC261" w14:textId="77777777" w:rsidR="002A0287" w:rsidRDefault="00000000">
      <w:pPr>
        <w:spacing w:after="148"/>
        <w:ind w:left="19" w:right="15"/>
      </w:pPr>
      <w:r>
        <w:t xml:space="preserve">Fünf Restaurants. Don Quichotte, Medici, Cesare, Castillo, </w:t>
      </w:r>
      <w:proofErr w:type="spellStart"/>
      <w:r>
        <w:t>Antika</w:t>
      </w:r>
      <w:proofErr w:type="spellEnd"/>
      <w:r>
        <w:t xml:space="preserve"> Roma. 1.950 Sitzplätze. </w:t>
      </w:r>
    </w:p>
    <w:p w14:paraId="4ED6B61D" w14:textId="77777777" w:rsidR="002A0287" w:rsidRDefault="00000000">
      <w:pPr>
        <w:spacing w:after="148"/>
        <w:ind w:left="19" w:right="15"/>
      </w:pPr>
      <w:r>
        <w:t xml:space="preserve">Ich stand am Pass im Don Quichotte. A la carte. Annonce. Der Mann, der die Küche dirigiert. </w:t>
      </w:r>
    </w:p>
    <w:p w14:paraId="1E155D30" w14:textId="77777777" w:rsidR="002A0287" w:rsidRDefault="00000000">
      <w:pPr>
        <w:spacing w:after="148"/>
        <w:ind w:left="19" w:right="15"/>
      </w:pPr>
      <w:r>
        <w:t xml:space="preserve">Ich leitete die Buffetküche. Die Produktionsküche. Ich koordinierte den Küchenablauf im täglichen Betrieb und bei Sonderveranstaltungen. Ich arbeitete aktiv auf sämtlichen Küchenposten – vom Entremetier bis zur kalten Küche. </w:t>
      </w:r>
    </w:p>
    <w:p w14:paraId="34A4CE6F" w14:textId="77777777" w:rsidR="002A0287" w:rsidRDefault="00000000">
      <w:pPr>
        <w:spacing w:after="148"/>
        <w:ind w:left="19" w:right="15"/>
      </w:pPr>
      <w:r>
        <w:t xml:space="preserve">HACCP war mein zweiter Vorname. Umsetzung und Kontrolle der Hygienerichtlinien. Revisionssicher. Prüfungssicher. Immer. </w:t>
      </w:r>
    </w:p>
    <w:p w14:paraId="3190438E" w14:textId="77777777" w:rsidR="002A0287" w:rsidRDefault="00000000">
      <w:pPr>
        <w:spacing w:after="148"/>
        <w:ind w:left="19" w:right="15"/>
      </w:pPr>
      <w:r>
        <w:t xml:space="preserve">Und dann die Ausbildung. Nicht meine – die der anderen. Unterweisung der Auszubildenden. Einarbeitung neuer Mitarbeiter. Menschen formen, nicht brechen. </w:t>
      </w:r>
    </w:p>
    <w:p w14:paraId="067C6027" w14:textId="77777777" w:rsidR="002A0287" w:rsidRDefault="00000000">
      <w:pPr>
        <w:ind w:left="19" w:right="15"/>
      </w:pPr>
      <w:r>
        <w:t xml:space="preserve">Das war kein Job. Das war eine Universität. </w:t>
      </w:r>
    </w:p>
    <w:p w14:paraId="6C81692B" w14:textId="77777777" w:rsidR="002A0287" w:rsidRDefault="00000000">
      <w:pPr>
        <w:spacing w:after="0" w:line="259" w:lineRule="auto"/>
        <w:ind w:left="0" w:right="2086" w:firstLine="0"/>
        <w:jc w:val="center"/>
      </w:pPr>
      <w:r>
        <w:rPr>
          <w:rFonts w:ascii="Calibri" w:eastAsia="Calibri" w:hAnsi="Calibri" w:cs="Calibri"/>
          <w:noProof/>
          <w:sz w:val="22"/>
        </w:rPr>
        <mc:AlternateContent>
          <mc:Choice Requires="wpg">
            <w:drawing>
              <wp:inline distT="0" distB="0" distL="0" distR="0" wp14:anchorId="570F1325" wp14:editId="785E5F4F">
                <wp:extent cx="4394200" cy="10160"/>
                <wp:effectExtent l="0" t="0" r="0" b="0"/>
                <wp:docPr id="143751" name="Group 14375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6" name="Picture 164406"/>
                          <pic:cNvPicPr/>
                        </pic:nvPicPr>
                        <pic:blipFill>
                          <a:blip r:embed="rId41"/>
                          <a:stretch>
                            <a:fillRect/>
                          </a:stretch>
                        </pic:blipFill>
                        <pic:spPr>
                          <a:xfrm>
                            <a:off x="-3364" y="-3817"/>
                            <a:ext cx="4398264" cy="15240"/>
                          </a:xfrm>
                          <a:prstGeom prst="rect">
                            <a:avLst/>
                          </a:prstGeom>
                        </pic:spPr>
                      </pic:pic>
                      <pic:pic xmlns:pic="http://schemas.openxmlformats.org/drawingml/2006/picture">
                        <pic:nvPicPr>
                          <pic:cNvPr id="164407" name="Picture 164407"/>
                          <pic:cNvPicPr/>
                        </pic:nvPicPr>
                        <pic:blipFill>
                          <a:blip r:embed="rId41"/>
                          <a:stretch>
                            <a:fillRect/>
                          </a:stretch>
                        </pic:blipFill>
                        <pic:spPr>
                          <a:xfrm>
                            <a:off x="-3364" y="-3817"/>
                            <a:ext cx="4398264" cy="15240"/>
                          </a:xfrm>
                          <a:prstGeom prst="rect">
                            <a:avLst/>
                          </a:prstGeom>
                        </pic:spPr>
                      </pic:pic>
                    </wpg:wgp>
                  </a:graphicData>
                </a:graphic>
              </wp:inline>
            </w:drawing>
          </mc:Choice>
          <mc:Fallback xmlns:a="http://schemas.openxmlformats.org/drawingml/2006/main">
            <w:pict>
              <v:group id="Group 143751" style="width:346pt;height:0.799988pt;mso-position-horizontal-relative:char;mso-position-vertical-relative:line" coordsize="43942,101">
                <v:shape id="Picture 164406" style="position:absolute;width:43982;height:152;left:-33;top:-38;" filled="f">
                  <v:imagedata r:id="rId42"/>
                </v:shape>
                <v:shape id="Picture 164407" style="position:absolute;width:43982;height:152;left:-33;top:-38;" filled="f">
                  <v:imagedata r:id="rId42"/>
                </v:shape>
              </v:group>
            </w:pict>
          </mc:Fallback>
        </mc:AlternateContent>
      </w:r>
      <w:r>
        <w:t xml:space="preserve"> </w:t>
      </w:r>
    </w:p>
    <w:p w14:paraId="3BAC8EE2" w14:textId="77777777" w:rsidR="002A0287" w:rsidRDefault="00000000">
      <w:pPr>
        <w:pStyle w:val="berschrift2"/>
        <w:ind w:left="19"/>
      </w:pPr>
      <w:bookmarkStart w:id="56" w:name="_Toc169989"/>
      <w:r>
        <w:t xml:space="preserve">Die Lehrgänge </w:t>
      </w:r>
      <w:bookmarkEnd w:id="56"/>
    </w:p>
    <w:p w14:paraId="65F23C1B" w14:textId="77777777" w:rsidR="002A0287" w:rsidRDefault="00000000">
      <w:pPr>
        <w:spacing w:after="145"/>
        <w:ind w:left="19" w:right="15"/>
      </w:pPr>
      <w:r>
        <w:t xml:space="preserve">Mein Chef sah etwas in mir, das ich selbst nicht sah. </w:t>
      </w:r>
    </w:p>
    <w:p w14:paraId="18F8C701" w14:textId="77777777" w:rsidR="002A0287" w:rsidRDefault="00000000">
      <w:pPr>
        <w:spacing w:after="153"/>
        <w:ind w:left="19" w:right="15"/>
      </w:pPr>
      <w:r>
        <w:t xml:space="preserve">Er schickte mich auf Lehrgänge, von denen ich nicht wusste, dass ich sie brauche. Er bildete mich fort. Er forderte mich. Nicht weil er musste – weil er konnte. </w:t>
      </w:r>
    </w:p>
    <w:p w14:paraId="1AF73A1F" w14:textId="77777777" w:rsidR="002A0287" w:rsidRDefault="00000000">
      <w:pPr>
        <w:spacing w:after="0"/>
        <w:ind w:left="19" w:right="15"/>
      </w:pPr>
      <w:r>
        <w:t xml:space="preserve">Zucker-Dekor-Kurs bei Ewald Notter. Der Mann ist eine Legende. Seine </w:t>
      </w:r>
    </w:p>
    <w:p w14:paraId="197D790D" w14:textId="77777777" w:rsidR="002A0287" w:rsidRDefault="00000000">
      <w:pPr>
        <w:spacing w:after="148"/>
        <w:ind w:left="19" w:right="15"/>
      </w:pPr>
      <w:r>
        <w:t xml:space="preserve">Zuckerskulpturen stehen in Museen. Ich stand in seinem Kurs und lernte, wie man aus geschmolzenem Zucker Kunst macht. </w:t>
      </w:r>
    </w:p>
    <w:p w14:paraId="7D99ADA1" w14:textId="77777777" w:rsidR="002A0287" w:rsidRDefault="00000000">
      <w:pPr>
        <w:spacing w:after="153"/>
        <w:ind w:left="19" w:right="15"/>
      </w:pPr>
      <w:r>
        <w:t xml:space="preserve">Geprüfter Weinberater. Nicht weil ich Sommelier werden wollte. Weil ein Koch wissen muss, was er zu seinem Essen empfiehlt. </w:t>
      </w:r>
    </w:p>
    <w:p w14:paraId="0BA6E563" w14:textId="77777777" w:rsidR="002A0287" w:rsidRDefault="00000000">
      <w:pPr>
        <w:spacing w:after="154"/>
        <w:ind w:left="19" w:right="15"/>
      </w:pPr>
      <w:r>
        <w:lastRenderedPageBreak/>
        <w:t xml:space="preserve">Mitarbeiterführung. Teamzusammenarbeit. Teamkonflikte. Die Soft Skills, die man auf keiner Kochschule lernt. Die Dinge, die den Unterschied machen zwischen einem Koch und einem Küchenchef. </w:t>
      </w:r>
    </w:p>
    <w:p w14:paraId="1CBAD006" w14:textId="77777777" w:rsidR="002A0287" w:rsidRDefault="00000000">
      <w:pPr>
        <w:ind w:left="19" w:right="15"/>
      </w:pPr>
      <w:r>
        <w:t xml:space="preserve">Ich wurde Ausbilder. Ich wurde Zuckerkünstler. Ich wurde Mentor. Ich wurde Freund. </w:t>
      </w:r>
    </w:p>
    <w:p w14:paraId="45CB2D7A"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577B56FA" wp14:editId="31C4A9A2">
                <wp:extent cx="4394200" cy="10160"/>
                <wp:effectExtent l="0" t="0" r="0" b="0"/>
                <wp:docPr id="143862" name="Group 14386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8" name="Picture 164408"/>
                          <pic:cNvPicPr/>
                        </pic:nvPicPr>
                        <pic:blipFill>
                          <a:blip r:embed="rId31"/>
                          <a:stretch>
                            <a:fillRect/>
                          </a:stretch>
                        </pic:blipFill>
                        <pic:spPr>
                          <a:xfrm>
                            <a:off x="-3364" y="-5067"/>
                            <a:ext cx="4398264" cy="15240"/>
                          </a:xfrm>
                          <a:prstGeom prst="rect">
                            <a:avLst/>
                          </a:prstGeom>
                        </pic:spPr>
                      </pic:pic>
                    </wpg:wgp>
                  </a:graphicData>
                </a:graphic>
              </wp:inline>
            </w:drawing>
          </mc:Choice>
          <mc:Fallback xmlns:a="http://schemas.openxmlformats.org/drawingml/2006/main">
            <w:pict>
              <v:group id="Group 143862" style="width:346pt;height:0.799988pt;mso-position-horizontal-relative:char;mso-position-vertical-relative:line" coordsize="43942,101">
                <v:shape id="Picture 164408" style="position:absolute;width:43982;height:152;left:-33;top:-50;" filled="f">
                  <v:imagedata r:id="rId32"/>
                </v:shape>
              </v:group>
            </w:pict>
          </mc:Fallback>
        </mc:AlternateContent>
      </w:r>
      <w:r>
        <w:t xml:space="preserve"> </w:t>
      </w:r>
    </w:p>
    <w:p w14:paraId="1E9C7D1C" w14:textId="77777777" w:rsidR="002A0287" w:rsidRDefault="00000000">
      <w:pPr>
        <w:pStyle w:val="berschrift2"/>
        <w:ind w:left="19"/>
      </w:pPr>
      <w:bookmarkStart w:id="57" w:name="_Toc169990"/>
      <w:r>
        <w:t xml:space="preserve">Der Dicke </w:t>
      </w:r>
      <w:bookmarkEnd w:id="57"/>
    </w:p>
    <w:p w14:paraId="74786233" w14:textId="77777777" w:rsidR="002A0287" w:rsidRDefault="00000000">
      <w:pPr>
        <w:spacing w:after="148"/>
        <w:ind w:left="19" w:right="15"/>
      </w:pPr>
      <w:r>
        <w:t xml:space="preserve">Einmal fragte ich den Dicken – meinen Direktor der Küche, ein </w:t>
      </w:r>
      <w:proofErr w:type="gramStart"/>
      <w:r>
        <w:t>Mann</w:t>
      </w:r>
      <w:proofErr w:type="gramEnd"/>
      <w:r>
        <w:t xml:space="preserve"> der nicht viel redete – warum ich keinen festen Posten oder eine der kleinen </w:t>
      </w:r>
      <w:proofErr w:type="spellStart"/>
      <w:r>
        <w:t>Outletküchen</w:t>
      </w:r>
      <w:proofErr w:type="spellEnd"/>
      <w:r>
        <w:t xml:space="preserve"> bekomme. </w:t>
      </w:r>
    </w:p>
    <w:p w14:paraId="495C4639" w14:textId="77777777" w:rsidR="002A0287" w:rsidRDefault="00000000">
      <w:pPr>
        <w:spacing w:after="148"/>
        <w:ind w:left="19" w:right="15"/>
      </w:pPr>
      <w:r>
        <w:t xml:space="preserve">Er sagte: „Dir wäre in 4 Wochen langweilig und in einem Jahr wärst du weg und ich hätte einen guten verloren.” </w:t>
      </w:r>
    </w:p>
    <w:p w14:paraId="73FED0BF" w14:textId="77777777" w:rsidR="002A0287" w:rsidRDefault="00000000">
      <w:pPr>
        <w:ind w:left="19" w:right="15"/>
      </w:pPr>
      <w:r>
        <w:t xml:space="preserve">Das war mein Ritterschlag </w:t>
      </w:r>
      <w:proofErr w:type="gramStart"/>
      <w:r>
        <w:t>vom Dicken</w:t>
      </w:r>
      <w:proofErr w:type="gramEnd"/>
      <w:r>
        <w:t xml:space="preserve">. </w:t>
      </w:r>
    </w:p>
    <w:p w14:paraId="119B19A3"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60AC8C82" wp14:editId="56973D34">
                <wp:extent cx="4394200" cy="10160"/>
                <wp:effectExtent l="0" t="0" r="0" b="0"/>
                <wp:docPr id="143863" name="Group 14386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09" name="Picture 164409"/>
                          <pic:cNvPicPr/>
                        </pic:nvPicPr>
                        <pic:blipFill>
                          <a:blip r:embed="rId15"/>
                          <a:stretch>
                            <a:fillRect/>
                          </a:stretch>
                        </pic:blipFill>
                        <pic:spPr>
                          <a:xfrm>
                            <a:off x="-3364" y="-3162"/>
                            <a:ext cx="4398264" cy="15240"/>
                          </a:xfrm>
                          <a:prstGeom prst="rect">
                            <a:avLst/>
                          </a:prstGeom>
                        </pic:spPr>
                      </pic:pic>
                    </wpg:wgp>
                  </a:graphicData>
                </a:graphic>
              </wp:inline>
            </w:drawing>
          </mc:Choice>
          <mc:Fallback xmlns:a="http://schemas.openxmlformats.org/drawingml/2006/main">
            <w:pict>
              <v:group id="Group 143863" style="width:346pt;height:0.800018pt;mso-position-horizontal-relative:char;mso-position-vertical-relative:line" coordsize="43942,101">
                <v:shape id="Picture 164409" style="position:absolute;width:43982;height:152;left:-33;top:-31;" filled="f">
                  <v:imagedata r:id="rId16"/>
                </v:shape>
              </v:group>
            </w:pict>
          </mc:Fallback>
        </mc:AlternateContent>
      </w:r>
      <w:r>
        <w:t xml:space="preserve"> </w:t>
      </w:r>
    </w:p>
    <w:p w14:paraId="06334B6C" w14:textId="77777777" w:rsidR="002A0287" w:rsidRDefault="00000000">
      <w:pPr>
        <w:pStyle w:val="berschrift2"/>
        <w:ind w:left="19"/>
      </w:pPr>
      <w:bookmarkStart w:id="58" w:name="_Toc169991"/>
      <w:r>
        <w:t xml:space="preserve">Das Beste </w:t>
      </w:r>
      <w:bookmarkEnd w:id="58"/>
    </w:p>
    <w:p w14:paraId="78E13377" w14:textId="77777777" w:rsidR="002A0287" w:rsidRDefault="00000000">
      <w:pPr>
        <w:spacing w:after="145"/>
        <w:ind w:left="19" w:right="15"/>
      </w:pPr>
      <w:r>
        <w:t xml:space="preserve">Aber das Beste war etwas anderes. </w:t>
      </w:r>
    </w:p>
    <w:p w14:paraId="72805623" w14:textId="77777777" w:rsidR="002A0287" w:rsidRDefault="00000000">
      <w:pPr>
        <w:spacing w:after="0"/>
        <w:ind w:left="19" w:right="15"/>
      </w:pPr>
      <w:r>
        <w:t xml:space="preserve">Jedes Jahr musste das Management einige Tage richtig mitarbeiten. Die </w:t>
      </w:r>
    </w:p>
    <w:p w14:paraId="40756AEF" w14:textId="77777777" w:rsidR="002A0287" w:rsidRDefault="00000000">
      <w:pPr>
        <w:spacing w:after="148"/>
        <w:ind w:left="19" w:right="15"/>
      </w:pPr>
      <w:r>
        <w:t xml:space="preserve">Schlipsträger standen an Herden. Im Frühstücksdienst. Buchhalter als Hilfen an den Zapfhähnen. </w:t>
      </w:r>
    </w:p>
    <w:p w14:paraId="73943427" w14:textId="77777777" w:rsidR="002A0287" w:rsidRDefault="00000000">
      <w:pPr>
        <w:spacing w:after="145"/>
        <w:ind w:left="19" w:right="15"/>
      </w:pPr>
      <w:r>
        <w:t xml:space="preserve">Das war stark. </w:t>
      </w:r>
    </w:p>
    <w:p w14:paraId="17A1BA80" w14:textId="77777777" w:rsidR="002A0287" w:rsidRDefault="00000000">
      <w:pPr>
        <w:spacing w:after="148"/>
        <w:ind w:left="19" w:right="15"/>
      </w:pPr>
      <w:r>
        <w:t xml:space="preserve">Denn dann wussten die Schlipsträger endlich mal, was Arbeit bedeutet. Man begegnete sich ganz anders als in den meisten Betrieben. </w:t>
      </w:r>
    </w:p>
    <w:p w14:paraId="327C7D6B" w14:textId="77777777" w:rsidR="002A0287" w:rsidRDefault="00000000">
      <w:pPr>
        <w:ind w:left="19" w:right="15"/>
      </w:pPr>
      <w:r>
        <w:t xml:space="preserve">Anderswo war der Schlipsträger dein Feind. Hier war er jemand, der wusste, wie sich zwölf Stunden am Herd anfühlen. </w:t>
      </w:r>
    </w:p>
    <w:p w14:paraId="6CE43F32" w14:textId="77777777" w:rsidR="002A0287" w:rsidRDefault="00000000">
      <w:pPr>
        <w:spacing w:after="0" w:line="259" w:lineRule="auto"/>
        <w:ind w:left="0" w:right="2086" w:firstLine="0"/>
        <w:jc w:val="center"/>
      </w:pPr>
      <w:r>
        <w:rPr>
          <w:rFonts w:ascii="Calibri" w:eastAsia="Calibri" w:hAnsi="Calibri" w:cs="Calibri"/>
          <w:noProof/>
          <w:sz w:val="22"/>
        </w:rPr>
        <mc:AlternateContent>
          <mc:Choice Requires="wpg">
            <w:drawing>
              <wp:inline distT="0" distB="0" distL="0" distR="0" wp14:anchorId="0313D5E7" wp14:editId="2B01A283">
                <wp:extent cx="4394200" cy="10160"/>
                <wp:effectExtent l="0" t="0" r="0" b="0"/>
                <wp:docPr id="143864" name="Group 14386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0" name="Picture 164410"/>
                          <pic:cNvPicPr/>
                        </pic:nvPicPr>
                        <pic:blipFill>
                          <a:blip r:embed="rId25"/>
                          <a:stretch>
                            <a:fillRect/>
                          </a:stretch>
                        </pic:blipFill>
                        <pic:spPr>
                          <a:xfrm>
                            <a:off x="-3364" y="-5631"/>
                            <a:ext cx="4398264" cy="18288"/>
                          </a:xfrm>
                          <a:prstGeom prst="rect">
                            <a:avLst/>
                          </a:prstGeom>
                        </pic:spPr>
                      </pic:pic>
                      <pic:pic xmlns:pic="http://schemas.openxmlformats.org/drawingml/2006/picture">
                        <pic:nvPicPr>
                          <pic:cNvPr id="164411" name="Picture 164411"/>
                          <pic:cNvPicPr/>
                        </pic:nvPicPr>
                        <pic:blipFill>
                          <a:blip r:embed="rId25"/>
                          <a:stretch>
                            <a:fillRect/>
                          </a:stretch>
                        </pic:blipFill>
                        <pic:spPr>
                          <a:xfrm>
                            <a:off x="-3364" y="-5631"/>
                            <a:ext cx="4398264" cy="18288"/>
                          </a:xfrm>
                          <a:prstGeom prst="rect">
                            <a:avLst/>
                          </a:prstGeom>
                        </pic:spPr>
                      </pic:pic>
                    </wpg:wgp>
                  </a:graphicData>
                </a:graphic>
              </wp:inline>
            </w:drawing>
          </mc:Choice>
          <mc:Fallback xmlns:a="http://schemas.openxmlformats.org/drawingml/2006/main">
            <w:pict>
              <v:group id="Group 143864" style="width:346pt;height:0.799988pt;mso-position-horizontal-relative:char;mso-position-vertical-relative:line" coordsize="43942,101">
                <v:shape id="Picture 164410" style="position:absolute;width:43982;height:182;left:-33;top:-56;" filled="f">
                  <v:imagedata r:id="rId26"/>
                </v:shape>
                <v:shape id="Picture 164411" style="position:absolute;width:43982;height:182;left:-33;top:-56;" filled="f">
                  <v:imagedata r:id="rId26"/>
                </v:shape>
              </v:group>
            </w:pict>
          </mc:Fallback>
        </mc:AlternateContent>
      </w:r>
      <w:r>
        <w:t xml:space="preserve"> </w:t>
      </w:r>
    </w:p>
    <w:p w14:paraId="0B594C64" w14:textId="77777777" w:rsidR="002A0287" w:rsidRDefault="00000000">
      <w:pPr>
        <w:pStyle w:val="berschrift2"/>
        <w:ind w:left="19"/>
      </w:pPr>
      <w:bookmarkStart w:id="59" w:name="_Toc169992"/>
      <w:r>
        <w:t xml:space="preserve">Die Engel </w:t>
      </w:r>
      <w:bookmarkEnd w:id="59"/>
    </w:p>
    <w:p w14:paraId="7BD4491A" w14:textId="77777777" w:rsidR="002A0287" w:rsidRDefault="00000000">
      <w:pPr>
        <w:spacing w:after="148"/>
        <w:ind w:left="19" w:right="15"/>
      </w:pPr>
      <w:r>
        <w:t xml:space="preserve">Jedes System hat seine unsichtbaren Träger. Die, ohne die alles zusammenbrechen würde, obwohl sie auf keinem Organigramm stehen. </w:t>
      </w:r>
    </w:p>
    <w:p w14:paraId="1A05742B" w14:textId="77777777" w:rsidR="002A0287" w:rsidRDefault="00000000">
      <w:pPr>
        <w:spacing w:after="150"/>
        <w:ind w:left="19" w:right="15"/>
      </w:pPr>
      <w:r>
        <w:t xml:space="preserve">Im Park hießen sie Hanne und Mimi. </w:t>
      </w:r>
    </w:p>
    <w:p w14:paraId="5E46438D" w14:textId="77777777" w:rsidR="002A0287" w:rsidRDefault="00000000">
      <w:pPr>
        <w:spacing w:after="149"/>
        <w:ind w:left="19" w:right="15"/>
      </w:pPr>
      <w:r>
        <w:t xml:space="preserve">Hanne war die Frühstücksdame. 40 Jahre dabei. Die gute Seele. Wenn du traurig warst, sah sie es. Sie ließ dich in Ruhe oder tröstete dich. Sie wusste, was du brauchtest, bevor du es selbst wusstest. </w:t>
      </w:r>
    </w:p>
    <w:p w14:paraId="489A5F53" w14:textId="77777777" w:rsidR="002A0287" w:rsidRDefault="00000000">
      <w:pPr>
        <w:spacing w:after="148"/>
        <w:ind w:left="19" w:right="15"/>
      </w:pPr>
      <w:r>
        <w:t xml:space="preserve">Im größten Stress, weit entfernt von ihrer Station, reichte sie dir im Vorbeigehen einen heißen Kaffee, den du dringend brauchtest. Nicht nur mir. Sie kümmerte sich um alle und alles. </w:t>
      </w:r>
    </w:p>
    <w:p w14:paraId="6547CA97" w14:textId="77777777" w:rsidR="002A0287" w:rsidRDefault="00000000">
      <w:pPr>
        <w:spacing w:after="153"/>
        <w:ind w:left="19" w:right="15"/>
      </w:pPr>
      <w:r>
        <w:lastRenderedPageBreak/>
        <w:t xml:space="preserve">Einmal kam sie mitten in der Saison nach 10 Tagen Arbeit mit einem frischen Apfelkuchen auf Schicht. Apfelkuchen backen nach 12 Stunden Dienst. Nur um. </w:t>
      </w:r>
    </w:p>
    <w:p w14:paraId="0E340216" w14:textId="77777777" w:rsidR="002A0287" w:rsidRDefault="00000000">
      <w:pPr>
        <w:spacing w:after="148"/>
        <w:ind w:left="19" w:right="15"/>
      </w:pPr>
      <w:r>
        <w:t xml:space="preserve">Einmal kam ich zum Frühdienst. Hanne war schon da, arbeitete, das Radio lief. Karel Gott. „Fang das Licht.” </w:t>
      </w:r>
    </w:p>
    <w:p w14:paraId="7C40C9CD" w14:textId="77777777" w:rsidR="002A0287" w:rsidRDefault="00000000">
      <w:pPr>
        <w:spacing w:after="137"/>
        <w:ind w:left="19" w:right="240"/>
      </w:pPr>
      <w:r>
        <w:t xml:space="preserve">Ich beobachtete sie. Sie war schnell. Sie sang mit. Irgendwann schaute sie hoch, sah mich sie beobachten, und sagte: „Ich liebe Karel Gott.” „Ich ab jetzt auch”, sagte ich. </w:t>
      </w:r>
    </w:p>
    <w:p w14:paraId="5C8AA612" w14:textId="77777777" w:rsidR="002A0287" w:rsidRDefault="00000000">
      <w:pPr>
        <w:spacing w:after="145"/>
        <w:ind w:left="19" w:right="15"/>
      </w:pPr>
      <w:r>
        <w:t xml:space="preserve">Und stieg mit ein. </w:t>
      </w:r>
    </w:p>
    <w:p w14:paraId="4E11F042" w14:textId="77777777" w:rsidR="002A0287" w:rsidRDefault="00000000">
      <w:pPr>
        <w:spacing w:after="153"/>
        <w:ind w:left="19" w:right="15"/>
      </w:pPr>
      <w:r>
        <w:t xml:space="preserve">Danach hörten wir oft Karel Gott und Udo Jürgens. Sangen mit beim Arbeiten. Die Kollegen schüttelten den Kopf. „Wie könnt ihr nur Schlager hören?” </w:t>
      </w:r>
    </w:p>
    <w:p w14:paraId="213AE726" w14:textId="77777777" w:rsidR="002A0287" w:rsidRDefault="00000000">
      <w:pPr>
        <w:spacing w:after="148"/>
        <w:ind w:left="19" w:right="15"/>
      </w:pPr>
      <w:r>
        <w:t xml:space="preserve">Schichten, die anderen unendlich lang vorkamen, waren für uns viel zu schnell vorbei. </w:t>
      </w:r>
    </w:p>
    <w:p w14:paraId="6BC2681B" w14:textId="77777777" w:rsidR="002A0287" w:rsidRDefault="00000000">
      <w:pPr>
        <w:spacing w:after="145"/>
        <w:ind w:left="19" w:right="15"/>
      </w:pPr>
      <w:r>
        <w:t xml:space="preserve">Wir hatten Spaß. Profis halt. </w:t>
      </w:r>
    </w:p>
    <w:p w14:paraId="1C20C2B4" w14:textId="77777777" w:rsidR="002A0287" w:rsidRDefault="00000000">
      <w:pPr>
        <w:spacing w:after="148"/>
        <w:ind w:left="19" w:right="15"/>
      </w:pPr>
      <w:r>
        <w:t xml:space="preserve">Frag mal einen Mitarbeiter im Hotelbereich im Park, ob er Hanne kennt. Er wird lächeln und ja sagen. </w:t>
      </w:r>
    </w:p>
    <w:p w14:paraId="2FDA46A3" w14:textId="77777777" w:rsidR="002A0287" w:rsidRDefault="00000000">
      <w:pPr>
        <w:spacing w:after="148"/>
        <w:ind w:left="19" w:right="15"/>
      </w:pPr>
      <w:r>
        <w:t xml:space="preserve">Mimi war die französische Version. Auch 40 Jahre dabei. Karel Gott hat Lieder über Frauen wie sie geschrieben. „Fang das Licht” – das war Hanne. Und „Die </w:t>
      </w:r>
      <w:proofErr w:type="spellStart"/>
      <w:r>
        <w:t>Babicka</w:t>
      </w:r>
      <w:proofErr w:type="spellEnd"/>
      <w:r>
        <w:t xml:space="preserve">, die kann Äpfel schälen, Pferde stehlen und erzählen” – das war Mimi. </w:t>
      </w:r>
    </w:p>
    <w:p w14:paraId="63D4AD7C" w14:textId="77777777" w:rsidR="002A0287" w:rsidRDefault="00000000">
      <w:pPr>
        <w:ind w:left="19" w:right="15"/>
      </w:pPr>
      <w:r>
        <w:t xml:space="preserve">Fachwissen und Liebe zum Job in Mutter Teresa gegossen. Mit einer Freundlichkeit, einer Ruhe beim Erklären, einem Umgang mit Fehlern, der Menschen wachsen </w:t>
      </w:r>
      <w:proofErr w:type="gramStart"/>
      <w:r>
        <w:t>ließ</w:t>
      </w:r>
      <w:proofErr w:type="gramEnd"/>
      <w:r>
        <w:t xml:space="preserve"> statt sie kleinzumachen. </w:t>
      </w:r>
    </w:p>
    <w:p w14:paraId="711058D1" w14:textId="77777777" w:rsidR="002A0287" w:rsidRDefault="00000000">
      <w:pPr>
        <w:spacing w:after="133" w:line="259" w:lineRule="auto"/>
        <w:ind w:left="0" w:right="2086" w:firstLine="0"/>
        <w:jc w:val="center"/>
      </w:pPr>
      <w:r>
        <w:rPr>
          <w:rFonts w:ascii="Calibri" w:eastAsia="Calibri" w:hAnsi="Calibri" w:cs="Calibri"/>
          <w:noProof/>
          <w:sz w:val="22"/>
        </w:rPr>
        <mc:AlternateContent>
          <mc:Choice Requires="wpg">
            <w:drawing>
              <wp:inline distT="0" distB="0" distL="0" distR="0" wp14:anchorId="78C439C8" wp14:editId="1AE9955C">
                <wp:extent cx="4394200" cy="10160"/>
                <wp:effectExtent l="0" t="0" r="0" b="0"/>
                <wp:docPr id="143682" name="Group 14368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2" name="Picture 164412"/>
                          <pic:cNvPicPr/>
                        </pic:nvPicPr>
                        <pic:blipFill>
                          <a:blip r:embed="rId23"/>
                          <a:stretch>
                            <a:fillRect/>
                          </a:stretch>
                        </pic:blipFill>
                        <pic:spPr>
                          <a:xfrm>
                            <a:off x="-3364" y="-2921"/>
                            <a:ext cx="4398264" cy="15240"/>
                          </a:xfrm>
                          <a:prstGeom prst="rect">
                            <a:avLst/>
                          </a:prstGeom>
                        </pic:spPr>
                      </pic:pic>
                    </wpg:wgp>
                  </a:graphicData>
                </a:graphic>
              </wp:inline>
            </w:drawing>
          </mc:Choice>
          <mc:Fallback xmlns:a="http://schemas.openxmlformats.org/drawingml/2006/main">
            <w:pict>
              <v:group id="Group 143682" style="width:346pt;height:0.799988pt;mso-position-horizontal-relative:char;mso-position-vertical-relative:line" coordsize="43942,101">
                <v:shape id="Picture 164412" style="position:absolute;width:43982;height:152;left:-33;top:-29;" filled="f">
                  <v:imagedata r:id="rId24"/>
                </v:shape>
              </v:group>
            </w:pict>
          </mc:Fallback>
        </mc:AlternateContent>
      </w:r>
      <w:r>
        <w:t xml:space="preserve"> </w:t>
      </w:r>
    </w:p>
    <w:p w14:paraId="1B2C43E9"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color w:val="0F4761"/>
        </w:rPr>
        <w:t xml:space="preserve"> </w:t>
      </w:r>
    </w:p>
    <w:p w14:paraId="0C361066" w14:textId="77777777" w:rsidR="002A0287" w:rsidRDefault="00000000">
      <w:pPr>
        <w:pStyle w:val="berschrift2"/>
        <w:ind w:left="19"/>
      </w:pPr>
      <w:bookmarkStart w:id="60" w:name="_Toc169993"/>
      <w:r>
        <w:t xml:space="preserve">Die Ski-WM </w:t>
      </w:r>
      <w:bookmarkEnd w:id="60"/>
    </w:p>
    <w:p w14:paraId="111FC8DD" w14:textId="77777777" w:rsidR="002A0287" w:rsidRDefault="00000000">
      <w:pPr>
        <w:spacing w:after="150"/>
        <w:ind w:left="19" w:right="15"/>
      </w:pPr>
      <w:r>
        <w:t xml:space="preserve">2005, kurz bevor ich fest anfing, riefen sie mich. </w:t>
      </w:r>
    </w:p>
    <w:p w14:paraId="0B69756B" w14:textId="77777777" w:rsidR="002A0287" w:rsidRDefault="00000000">
      <w:pPr>
        <w:spacing w:after="145"/>
        <w:ind w:left="19" w:right="15"/>
      </w:pPr>
      <w:r>
        <w:t xml:space="preserve">Oberdorfer Stuben im Allgäu. Ski-Weltmeisterschaft. Sie brauchten Verstärkung. </w:t>
      </w:r>
    </w:p>
    <w:p w14:paraId="67CA4703" w14:textId="77777777" w:rsidR="002A0287" w:rsidRDefault="00000000">
      <w:pPr>
        <w:spacing w:after="145"/>
        <w:ind w:left="19" w:right="15"/>
      </w:pPr>
      <w:r>
        <w:t xml:space="preserve">Ich kam als VIP-Koch. Und als Zuckerkünstler – der Notter-Kurs zahlte sich aus. </w:t>
      </w:r>
    </w:p>
    <w:p w14:paraId="56132052" w14:textId="77777777" w:rsidR="002A0287" w:rsidRDefault="00000000">
      <w:pPr>
        <w:spacing w:after="148"/>
        <w:ind w:left="19" w:right="15"/>
      </w:pPr>
      <w:r>
        <w:t xml:space="preserve">Die Zacherls waren dort. Ralf und Werner. Referenzgeber bis heute. Telefonnummer steht noch im Lebenslauf. </w:t>
      </w:r>
    </w:p>
    <w:p w14:paraId="36CBC8A6" w14:textId="77777777" w:rsidR="002A0287" w:rsidRDefault="00000000">
      <w:pPr>
        <w:ind w:left="19" w:right="15"/>
      </w:pPr>
      <w:r>
        <w:t xml:space="preserve">Das war die Zeit, als ich merkte: Ich kann auf diesem Level mitspielen. Nicht nur überleben – mitspielen. </w:t>
      </w:r>
    </w:p>
    <w:p w14:paraId="42DD607F" w14:textId="77777777" w:rsidR="002A0287" w:rsidRDefault="00000000">
      <w:pPr>
        <w:spacing w:after="135" w:line="259" w:lineRule="auto"/>
        <w:ind w:left="0" w:right="2086" w:firstLine="0"/>
        <w:jc w:val="center"/>
      </w:pPr>
      <w:r>
        <w:rPr>
          <w:rFonts w:ascii="Calibri" w:eastAsia="Calibri" w:hAnsi="Calibri" w:cs="Calibri"/>
          <w:noProof/>
          <w:sz w:val="22"/>
        </w:rPr>
        <mc:AlternateContent>
          <mc:Choice Requires="wpg">
            <w:drawing>
              <wp:inline distT="0" distB="0" distL="0" distR="0" wp14:anchorId="0E13ACE3" wp14:editId="23DC385D">
                <wp:extent cx="4394200" cy="10160"/>
                <wp:effectExtent l="0" t="0" r="0" b="0"/>
                <wp:docPr id="143933" name="Group 14393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3" name="Picture 164413"/>
                          <pic:cNvPicPr/>
                        </pic:nvPicPr>
                        <pic:blipFill>
                          <a:blip r:embed="rId31"/>
                          <a:stretch>
                            <a:fillRect/>
                          </a:stretch>
                        </pic:blipFill>
                        <pic:spPr>
                          <a:xfrm>
                            <a:off x="-3364" y="-4958"/>
                            <a:ext cx="4398264" cy="15240"/>
                          </a:xfrm>
                          <a:prstGeom prst="rect">
                            <a:avLst/>
                          </a:prstGeom>
                        </pic:spPr>
                      </pic:pic>
                      <pic:pic xmlns:pic="http://schemas.openxmlformats.org/drawingml/2006/picture">
                        <pic:nvPicPr>
                          <pic:cNvPr id="164414" name="Picture 164414"/>
                          <pic:cNvPicPr/>
                        </pic:nvPicPr>
                        <pic:blipFill>
                          <a:blip r:embed="rId31"/>
                          <a:stretch>
                            <a:fillRect/>
                          </a:stretch>
                        </pic:blipFill>
                        <pic:spPr>
                          <a:xfrm>
                            <a:off x="-3364" y="-4958"/>
                            <a:ext cx="4398264" cy="15240"/>
                          </a:xfrm>
                          <a:prstGeom prst="rect">
                            <a:avLst/>
                          </a:prstGeom>
                        </pic:spPr>
                      </pic:pic>
                    </wpg:wgp>
                  </a:graphicData>
                </a:graphic>
              </wp:inline>
            </w:drawing>
          </mc:Choice>
          <mc:Fallback xmlns:a="http://schemas.openxmlformats.org/drawingml/2006/main">
            <w:pict>
              <v:group id="Group 143933" style="width:346pt;height:0.799988pt;mso-position-horizontal-relative:char;mso-position-vertical-relative:line" coordsize="43942,101">
                <v:shape id="Picture 164413" style="position:absolute;width:43982;height:152;left:-33;top:-49;" filled="f">
                  <v:imagedata r:id="rId32"/>
                </v:shape>
                <v:shape id="Picture 164414" style="position:absolute;width:43982;height:152;left:-33;top:-49;" filled="f">
                  <v:imagedata r:id="rId32"/>
                </v:shape>
              </v:group>
            </w:pict>
          </mc:Fallback>
        </mc:AlternateContent>
      </w:r>
      <w:r>
        <w:t xml:space="preserve"> </w:t>
      </w:r>
    </w:p>
    <w:p w14:paraId="41CBB9F5" w14:textId="77777777" w:rsidR="002A0287" w:rsidRDefault="00000000">
      <w:pPr>
        <w:pStyle w:val="berschrift2"/>
        <w:ind w:left="19"/>
      </w:pPr>
      <w:bookmarkStart w:id="61" w:name="_Toc169994"/>
      <w:r>
        <w:t xml:space="preserve">Thomas </w:t>
      </w:r>
      <w:bookmarkEnd w:id="61"/>
    </w:p>
    <w:p w14:paraId="3FA9D355" w14:textId="77777777" w:rsidR="002A0287" w:rsidRDefault="00000000">
      <w:pPr>
        <w:spacing w:after="145"/>
        <w:ind w:left="19" w:right="15"/>
      </w:pPr>
      <w:r>
        <w:t xml:space="preserve">Es gibt einen Moment, den ich nie vergessen werde. </w:t>
      </w:r>
    </w:p>
    <w:p w14:paraId="711D29DC" w14:textId="77777777" w:rsidR="002A0287" w:rsidRDefault="00000000">
      <w:pPr>
        <w:spacing w:after="148"/>
        <w:ind w:left="19" w:right="15"/>
      </w:pPr>
      <w:r>
        <w:lastRenderedPageBreak/>
        <w:t xml:space="preserve">Ich saß in der Dorfkneipe. Ein Mann setzte sich neben mich. Wir kamen ins Gespräch. Ich erzählte ihm von der Firma, in der ich gerade angefangen hatte. Wie geil sie ist. Wie alles läuft. Wie die Chefs ihre Leute fördern. </w:t>
      </w:r>
    </w:p>
    <w:p w14:paraId="06DBCFCA" w14:textId="77777777" w:rsidR="002A0287" w:rsidRDefault="00000000">
      <w:pPr>
        <w:spacing w:after="145"/>
        <w:ind w:left="19" w:right="15"/>
      </w:pPr>
      <w:r>
        <w:t xml:space="preserve">Ich kannte ihn nicht. </w:t>
      </w:r>
    </w:p>
    <w:p w14:paraId="39BF3D64" w14:textId="77777777" w:rsidR="002A0287" w:rsidRDefault="00000000">
      <w:pPr>
        <w:spacing w:after="150"/>
        <w:ind w:left="19" w:right="15"/>
      </w:pPr>
      <w:r>
        <w:t xml:space="preserve">Er mich danach schon. </w:t>
      </w:r>
    </w:p>
    <w:p w14:paraId="78A30A54" w14:textId="77777777" w:rsidR="002A0287" w:rsidRDefault="00000000">
      <w:pPr>
        <w:spacing w:after="145"/>
        <w:ind w:left="19" w:right="15"/>
      </w:pPr>
      <w:r>
        <w:t xml:space="preserve">Es war Thomas. Der </w:t>
      </w:r>
      <w:proofErr w:type="spellStart"/>
      <w:r>
        <w:t>Oberboss</w:t>
      </w:r>
      <w:proofErr w:type="spellEnd"/>
      <w:r>
        <w:t xml:space="preserve">. Der Mann, dem der ganze Laden gehören würde. </w:t>
      </w:r>
    </w:p>
    <w:p w14:paraId="21D03307" w14:textId="77777777" w:rsidR="002A0287" w:rsidRDefault="00000000">
      <w:pPr>
        <w:spacing w:after="145"/>
        <w:ind w:left="19" w:right="15"/>
      </w:pPr>
      <w:r>
        <w:t xml:space="preserve">Ich hatte ihm seine eigene Firma verkauft, ohne zu wissen, wer er war. </w:t>
      </w:r>
    </w:p>
    <w:p w14:paraId="4B42466B" w14:textId="77777777" w:rsidR="002A0287" w:rsidRDefault="00000000">
      <w:pPr>
        <w:ind w:left="19" w:right="15"/>
      </w:pPr>
      <w:r>
        <w:t xml:space="preserve">Er hat es mir nie vergessen. Im guten Sinne. </w:t>
      </w:r>
    </w:p>
    <w:p w14:paraId="48945D86"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526B0E97" wp14:editId="701BA9A5">
                <wp:extent cx="4394200" cy="10160"/>
                <wp:effectExtent l="0" t="0" r="0" b="0"/>
                <wp:docPr id="143934" name="Group 14393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5" name="Picture 164415"/>
                          <pic:cNvPicPr/>
                        </pic:nvPicPr>
                        <pic:blipFill>
                          <a:blip r:embed="rId17"/>
                          <a:stretch>
                            <a:fillRect/>
                          </a:stretch>
                        </pic:blipFill>
                        <pic:spPr>
                          <a:xfrm>
                            <a:off x="-3364" y="-4377"/>
                            <a:ext cx="4398264" cy="15240"/>
                          </a:xfrm>
                          <a:prstGeom prst="rect">
                            <a:avLst/>
                          </a:prstGeom>
                        </pic:spPr>
                      </pic:pic>
                    </wpg:wgp>
                  </a:graphicData>
                </a:graphic>
              </wp:inline>
            </w:drawing>
          </mc:Choice>
          <mc:Fallback xmlns:a="http://schemas.openxmlformats.org/drawingml/2006/main">
            <w:pict>
              <v:group id="Group 143934" style="width:346pt;height:0.800018pt;mso-position-horizontal-relative:char;mso-position-vertical-relative:line" coordsize="43942,101">
                <v:shape id="Picture 164415" style="position:absolute;width:43982;height:152;left:-33;top:-43;" filled="f">
                  <v:imagedata r:id="rId18"/>
                </v:shape>
              </v:group>
            </w:pict>
          </mc:Fallback>
        </mc:AlternateContent>
      </w:r>
      <w:r>
        <w:t xml:space="preserve"> </w:t>
      </w:r>
    </w:p>
    <w:p w14:paraId="7ED4B1AC" w14:textId="77777777" w:rsidR="002A0287" w:rsidRDefault="00000000">
      <w:pPr>
        <w:pStyle w:val="berschrift2"/>
        <w:ind w:left="19"/>
      </w:pPr>
      <w:bookmarkStart w:id="62" w:name="_Toc169995"/>
      <w:r>
        <w:t xml:space="preserve">Der Wichser </w:t>
      </w:r>
      <w:bookmarkEnd w:id="62"/>
    </w:p>
    <w:p w14:paraId="40B10513" w14:textId="77777777" w:rsidR="002A0287" w:rsidRDefault="00000000">
      <w:pPr>
        <w:spacing w:after="145"/>
        <w:ind w:left="19" w:right="15"/>
      </w:pPr>
      <w:r>
        <w:t xml:space="preserve">Ich war immer noch ein Wichser. Das muss ich zugeben. </w:t>
      </w:r>
    </w:p>
    <w:p w14:paraId="621C91D3" w14:textId="77777777" w:rsidR="002A0287" w:rsidRDefault="00000000">
      <w:pPr>
        <w:spacing w:after="148"/>
        <w:ind w:left="19" w:right="15"/>
      </w:pPr>
      <w:r>
        <w:t xml:space="preserve">Die Schimpftiraden. Die Anfälle. Wenn ich schlechte Laune hatte, bekam es jeder ab. Falscher Ort, falsche Zeit, schlechtgelaunter </w:t>
      </w:r>
      <w:proofErr w:type="spellStart"/>
      <w:r>
        <w:t>Souchef</w:t>
      </w:r>
      <w:proofErr w:type="spellEnd"/>
      <w:r>
        <w:t xml:space="preserve">. Das konnte jemandem den Tag versauen. Das wusste ich. Und ich nutzte es. </w:t>
      </w:r>
    </w:p>
    <w:p w14:paraId="7D134961" w14:textId="77777777" w:rsidR="002A0287" w:rsidRDefault="00000000">
      <w:pPr>
        <w:spacing w:after="150"/>
        <w:ind w:left="19" w:right="15"/>
      </w:pPr>
      <w:r>
        <w:t xml:space="preserve">Einmal traf es einen Kellner. Er hatte wahrscheinlich gar nichts getan. </w:t>
      </w:r>
    </w:p>
    <w:p w14:paraId="67F3067F" w14:textId="77777777" w:rsidR="002A0287" w:rsidRDefault="00000000">
      <w:pPr>
        <w:spacing w:after="145"/>
        <w:ind w:left="19" w:right="15"/>
      </w:pPr>
      <w:r>
        <w:t xml:space="preserve">Hanne tröstete ihn. Und dann kam sie zu mir. </w:t>
      </w:r>
    </w:p>
    <w:p w14:paraId="714D2481" w14:textId="77777777" w:rsidR="002A0287" w:rsidRDefault="00000000">
      <w:pPr>
        <w:spacing w:after="148"/>
        <w:ind w:left="19" w:right="15"/>
      </w:pPr>
      <w:r>
        <w:t xml:space="preserve">Sie nahm mich zur Seite. Sie schrie mich nicht an. Sie meldete mich nicht. Sie lud mich zum Grillen ein. </w:t>
      </w:r>
    </w:p>
    <w:p w14:paraId="377E580F" w14:textId="77777777" w:rsidR="002A0287" w:rsidRDefault="00000000">
      <w:pPr>
        <w:spacing w:after="148"/>
        <w:ind w:left="19" w:right="15"/>
      </w:pPr>
      <w:r>
        <w:t xml:space="preserve">Abends sprach mich der Kellner an. „Du warst heute morgen so ein Wichser. Ich bin immer noch sauer auf dich, du Arsch.” </w:t>
      </w:r>
    </w:p>
    <w:p w14:paraId="05050035" w14:textId="77777777" w:rsidR="002A0287" w:rsidRDefault="00000000">
      <w:pPr>
        <w:spacing w:after="145"/>
        <w:ind w:left="19" w:right="15"/>
      </w:pPr>
      <w:r>
        <w:t xml:space="preserve">„Ich weiß, und es tut mir wirklich leid, das passiert mir normal…” </w:t>
      </w:r>
    </w:p>
    <w:p w14:paraId="2BE5B30B" w14:textId="77777777" w:rsidR="002A0287" w:rsidRDefault="00000000">
      <w:pPr>
        <w:ind w:left="19" w:right="15"/>
      </w:pPr>
      <w:r>
        <w:t xml:space="preserve">Er unterbrach mich: „Doch als ich hier anfing, </w:t>
      </w:r>
      <w:proofErr w:type="gramStart"/>
      <w:r>
        <w:t>hab</w:t>
      </w:r>
      <w:proofErr w:type="gramEnd"/>
      <w:r>
        <w:t xml:space="preserve"> ich gesehen, wie du Willi zur Sau gemacht hast. Und der ist zwei Köpfe größer als du.” </w:t>
      </w:r>
    </w:p>
    <w:p w14:paraId="261272E8" w14:textId="77777777" w:rsidR="002A0287" w:rsidRDefault="00000000">
      <w:pPr>
        <w:spacing w:after="145"/>
        <w:ind w:left="19" w:right="15"/>
      </w:pPr>
      <w:r>
        <w:t xml:space="preserve">„Scheiße”, sagte ich. </w:t>
      </w:r>
    </w:p>
    <w:p w14:paraId="2CCEF3D1" w14:textId="77777777" w:rsidR="002A0287" w:rsidRDefault="00000000">
      <w:pPr>
        <w:ind w:left="19" w:right="426"/>
      </w:pPr>
      <w:r>
        <w:t xml:space="preserve">Wir tranken einen Schnaps. </w:t>
      </w:r>
      <w:proofErr w:type="spellStart"/>
      <w:r>
        <w:t>Gschäfft</w:t>
      </w:r>
      <w:proofErr w:type="spellEnd"/>
      <w:r>
        <w:t xml:space="preserve"> </w:t>
      </w:r>
      <w:proofErr w:type="spellStart"/>
      <w:r>
        <w:t>is</w:t>
      </w:r>
      <w:proofErr w:type="spellEnd"/>
      <w:r>
        <w:t xml:space="preserve"> </w:t>
      </w:r>
      <w:proofErr w:type="spellStart"/>
      <w:r>
        <w:t>Gschäfft</w:t>
      </w:r>
      <w:proofErr w:type="spellEnd"/>
      <w:r>
        <w:t xml:space="preserve"> </w:t>
      </w:r>
      <w:proofErr w:type="spellStart"/>
      <w:r>
        <w:t>un</w:t>
      </w:r>
      <w:proofErr w:type="spellEnd"/>
      <w:r>
        <w:t xml:space="preserve"> Schnaps </w:t>
      </w:r>
      <w:proofErr w:type="spellStart"/>
      <w:r>
        <w:t>is</w:t>
      </w:r>
      <w:proofErr w:type="spellEnd"/>
      <w:r>
        <w:t xml:space="preserve"> Schnaps. Nie sauer einschlafen. Aber es nagte. </w:t>
      </w:r>
    </w:p>
    <w:p w14:paraId="1A6C61FC"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70480345" wp14:editId="15B2504D">
                <wp:extent cx="4394200" cy="10160"/>
                <wp:effectExtent l="0" t="0" r="0" b="0"/>
                <wp:docPr id="144375" name="Group 14437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6" name="Picture 164416"/>
                          <pic:cNvPicPr/>
                        </pic:nvPicPr>
                        <pic:blipFill>
                          <a:blip r:embed="rId21"/>
                          <a:stretch>
                            <a:fillRect/>
                          </a:stretch>
                        </pic:blipFill>
                        <pic:spPr>
                          <a:xfrm>
                            <a:off x="-3364" y="-5746"/>
                            <a:ext cx="4398264" cy="18288"/>
                          </a:xfrm>
                          <a:prstGeom prst="rect">
                            <a:avLst/>
                          </a:prstGeom>
                        </pic:spPr>
                      </pic:pic>
                    </wpg:wgp>
                  </a:graphicData>
                </a:graphic>
              </wp:inline>
            </w:drawing>
          </mc:Choice>
          <mc:Fallback xmlns:a="http://schemas.openxmlformats.org/drawingml/2006/main">
            <w:pict>
              <v:group id="Group 144375" style="width:346pt;height:0.799988pt;mso-position-horizontal-relative:char;mso-position-vertical-relative:line" coordsize="43942,101">
                <v:shape id="Picture 164416" style="position:absolute;width:43982;height:182;left:-33;top:-57;" filled="f">
                  <v:imagedata r:id="rId22"/>
                </v:shape>
              </v:group>
            </w:pict>
          </mc:Fallback>
        </mc:AlternateContent>
      </w:r>
      <w:r>
        <w:t xml:space="preserve"> </w:t>
      </w:r>
    </w:p>
    <w:p w14:paraId="4AF7B7D8" w14:textId="77777777" w:rsidR="002A0287" w:rsidRDefault="00000000">
      <w:pPr>
        <w:pStyle w:val="berschrift2"/>
        <w:ind w:left="19"/>
      </w:pPr>
      <w:bookmarkStart w:id="63" w:name="_Toc169996"/>
      <w:r>
        <w:t xml:space="preserve">Die Dorfkneipe </w:t>
      </w:r>
      <w:bookmarkEnd w:id="63"/>
    </w:p>
    <w:p w14:paraId="1C54B542" w14:textId="77777777" w:rsidR="002A0287" w:rsidRDefault="00000000">
      <w:pPr>
        <w:spacing w:after="148"/>
        <w:ind w:left="19" w:right="15"/>
      </w:pPr>
      <w:r>
        <w:t xml:space="preserve">Wir hatten ein ungeschriebenes Gesetz. Wir sprachen nicht über Kollegen, Politik, Religion und Sachen, über die man laut streiten kann. </w:t>
      </w:r>
    </w:p>
    <w:p w14:paraId="78BA6C01" w14:textId="77777777" w:rsidR="002A0287" w:rsidRDefault="00000000">
      <w:pPr>
        <w:spacing w:after="148"/>
        <w:ind w:left="19" w:right="15"/>
      </w:pPr>
      <w:r>
        <w:t xml:space="preserve">Die Köche und Kellner waren alle meist sehr jung. Und wenn man ihnen klar machte, dass zum Beispiel nicht gelästert wird – dann wurde nicht gelästert. Zumindest nicht in unserer Gegenwart. </w:t>
      </w:r>
    </w:p>
    <w:p w14:paraId="22CE6A0F" w14:textId="77777777" w:rsidR="002A0287" w:rsidRDefault="00000000">
      <w:pPr>
        <w:spacing w:after="148"/>
        <w:ind w:left="19" w:right="15"/>
      </w:pPr>
      <w:r>
        <w:t xml:space="preserve">Da saßen manchmal 40 Mann, die Schicht hatten, abends in der Kneipe und hatten den Spaß ihres Lebens. Wir sangen sogar manchmal alle. </w:t>
      </w:r>
    </w:p>
    <w:p w14:paraId="63C7997D" w14:textId="77777777" w:rsidR="002A0287" w:rsidRDefault="00000000">
      <w:pPr>
        <w:spacing w:after="148"/>
        <w:ind w:left="19" w:right="15"/>
      </w:pPr>
      <w:r>
        <w:lastRenderedPageBreak/>
        <w:t xml:space="preserve">Manche blieben länger, die, die frei hatten. Ich ging meistens nach der zweiten Runde nach Hause und ließ die Jungs feiern. </w:t>
      </w:r>
    </w:p>
    <w:p w14:paraId="7B583AA8" w14:textId="77777777" w:rsidR="002A0287" w:rsidRDefault="00000000">
      <w:pPr>
        <w:ind w:left="19" w:right="15"/>
      </w:pPr>
      <w:r>
        <w:t xml:space="preserve">Einer von uns gab immer – wirklich immer – einen aus für alle. Das Feierabendbier. So war das. </w:t>
      </w:r>
    </w:p>
    <w:p w14:paraId="02CF2E9B"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74BF528A" wp14:editId="6ACE7DA7">
                <wp:extent cx="4394200" cy="10160"/>
                <wp:effectExtent l="0" t="0" r="0" b="0"/>
                <wp:docPr id="144376" name="Group 14437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7" name="Picture 164417"/>
                          <pic:cNvPicPr/>
                        </pic:nvPicPr>
                        <pic:blipFill>
                          <a:blip r:embed="rId31"/>
                          <a:stretch>
                            <a:fillRect/>
                          </a:stretch>
                        </pic:blipFill>
                        <pic:spPr>
                          <a:xfrm>
                            <a:off x="-3364" y="-5033"/>
                            <a:ext cx="4398264" cy="15240"/>
                          </a:xfrm>
                          <a:prstGeom prst="rect">
                            <a:avLst/>
                          </a:prstGeom>
                        </pic:spPr>
                      </pic:pic>
                      <pic:pic xmlns:pic="http://schemas.openxmlformats.org/drawingml/2006/picture">
                        <pic:nvPicPr>
                          <pic:cNvPr id="164418" name="Picture 164418"/>
                          <pic:cNvPicPr/>
                        </pic:nvPicPr>
                        <pic:blipFill>
                          <a:blip r:embed="rId31"/>
                          <a:stretch>
                            <a:fillRect/>
                          </a:stretch>
                        </pic:blipFill>
                        <pic:spPr>
                          <a:xfrm>
                            <a:off x="-3364" y="-5033"/>
                            <a:ext cx="4398264" cy="15240"/>
                          </a:xfrm>
                          <a:prstGeom prst="rect">
                            <a:avLst/>
                          </a:prstGeom>
                        </pic:spPr>
                      </pic:pic>
                    </wpg:wgp>
                  </a:graphicData>
                </a:graphic>
              </wp:inline>
            </w:drawing>
          </mc:Choice>
          <mc:Fallback xmlns:a="http://schemas.openxmlformats.org/drawingml/2006/main">
            <w:pict>
              <v:group id="Group 144376" style="width:346pt;height:0.799988pt;mso-position-horizontal-relative:char;mso-position-vertical-relative:line" coordsize="43942,101">
                <v:shape id="Picture 164417" style="position:absolute;width:43982;height:152;left:-33;top:-50;" filled="f">
                  <v:imagedata r:id="rId32"/>
                </v:shape>
                <v:shape id="Picture 164418" style="position:absolute;width:43982;height:152;left:-33;top:-50;" filled="f">
                  <v:imagedata r:id="rId32"/>
                </v:shape>
              </v:group>
            </w:pict>
          </mc:Fallback>
        </mc:AlternateContent>
      </w:r>
      <w:r>
        <w:t xml:space="preserve"> </w:t>
      </w:r>
    </w:p>
    <w:p w14:paraId="613B8F41" w14:textId="77777777" w:rsidR="002A0287" w:rsidRDefault="00000000">
      <w:pPr>
        <w:pStyle w:val="berschrift2"/>
        <w:ind w:left="19"/>
      </w:pPr>
      <w:bookmarkStart w:id="64" w:name="_Toc169997"/>
      <w:r>
        <w:t xml:space="preserve">Der Nachmittag bei Hanne </w:t>
      </w:r>
      <w:bookmarkEnd w:id="64"/>
    </w:p>
    <w:p w14:paraId="44F38B21" w14:textId="77777777" w:rsidR="002A0287" w:rsidRDefault="00000000">
      <w:pPr>
        <w:spacing w:after="148"/>
        <w:ind w:left="19" w:right="15"/>
      </w:pPr>
      <w:r>
        <w:t xml:space="preserve">Nicht lange danach saß ich bei Hanne im Garten. Jemand grillte. Es gab Kuchen. Ein schöner Nachmittag. </w:t>
      </w:r>
    </w:p>
    <w:p w14:paraId="4E2D4BA7" w14:textId="77777777" w:rsidR="002A0287" w:rsidRDefault="00000000">
      <w:pPr>
        <w:spacing w:after="145"/>
        <w:ind w:left="19" w:right="15"/>
      </w:pPr>
      <w:r>
        <w:t xml:space="preserve">Als ich mich verabschiedete, sagte sie: </w:t>
      </w:r>
    </w:p>
    <w:p w14:paraId="3ABC1744" w14:textId="77777777" w:rsidR="002A0287" w:rsidRDefault="00000000">
      <w:pPr>
        <w:spacing w:after="148"/>
        <w:ind w:left="19" w:right="15"/>
      </w:pPr>
      <w:r>
        <w:t xml:space="preserve">„Ich mag dich. Du kannst was. Aber du darfst nicht so ausflippen. Das machen wir Profis nicht.” </w:t>
      </w:r>
    </w:p>
    <w:p w14:paraId="5CD55E1F" w14:textId="77777777" w:rsidR="002A0287" w:rsidRDefault="00000000">
      <w:pPr>
        <w:spacing w:after="150"/>
        <w:ind w:left="19" w:right="15"/>
      </w:pPr>
      <w:r>
        <w:t xml:space="preserve">Ich wollte etwas sagen. </w:t>
      </w:r>
    </w:p>
    <w:p w14:paraId="0088C3FA" w14:textId="77777777" w:rsidR="002A0287" w:rsidRDefault="00000000">
      <w:pPr>
        <w:spacing w:after="0" w:line="394" w:lineRule="auto"/>
        <w:ind w:left="19" w:right="501"/>
      </w:pPr>
      <w:r>
        <w:t xml:space="preserve">„Zuerst wollte ich dich ankacken. Aber ich kenne dich. Das bringt nix bei dir.” Sie machte eine Pause. </w:t>
      </w:r>
    </w:p>
    <w:p w14:paraId="19D2F2D6" w14:textId="77777777" w:rsidR="002A0287" w:rsidRDefault="00000000">
      <w:pPr>
        <w:spacing w:after="150"/>
        <w:ind w:left="19" w:right="15"/>
      </w:pPr>
      <w:r>
        <w:t xml:space="preserve">„Ich war auch mal so.” </w:t>
      </w:r>
    </w:p>
    <w:p w14:paraId="4CBACB3E" w14:textId="77777777" w:rsidR="002A0287" w:rsidRDefault="00000000">
      <w:pPr>
        <w:spacing w:after="145"/>
        <w:ind w:left="19" w:right="15"/>
      </w:pPr>
      <w:r>
        <w:t xml:space="preserve">„Okay”, sagte ich. Mehr brachte ich nicht raus. </w:t>
      </w:r>
    </w:p>
    <w:p w14:paraId="3513E426" w14:textId="77777777" w:rsidR="002A0287" w:rsidRDefault="00000000">
      <w:pPr>
        <w:spacing w:after="137"/>
        <w:ind w:left="19" w:right="300"/>
      </w:pPr>
      <w:r>
        <w:t xml:space="preserve">„Wir brauchen im neuen Hotel keinen Psychopathen als Küchenchef. </w:t>
      </w:r>
      <w:proofErr w:type="gramStart"/>
      <w:r>
        <w:t>Hab</w:t>
      </w:r>
      <w:proofErr w:type="gramEnd"/>
      <w:r>
        <w:t xml:space="preserve"> ich beim Frühstück irgendwo gehört, als ich Inge Kaffee gebracht habe.” Sie lächelte. </w:t>
      </w:r>
    </w:p>
    <w:p w14:paraId="57246723" w14:textId="77777777" w:rsidR="002A0287" w:rsidRDefault="00000000">
      <w:pPr>
        <w:spacing w:after="150"/>
        <w:ind w:left="19" w:right="15"/>
      </w:pPr>
      <w:r>
        <w:t xml:space="preserve">„Das Santa Isabel würde zu dir passen.” </w:t>
      </w:r>
    </w:p>
    <w:p w14:paraId="2A9581AF" w14:textId="77777777" w:rsidR="002A0287" w:rsidRDefault="00000000">
      <w:pPr>
        <w:ind w:left="19" w:right="15"/>
      </w:pPr>
      <w:r>
        <w:t xml:space="preserve">WAS? Neues Hotel und mein Name in einem Satz. </w:t>
      </w:r>
    </w:p>
    <w:p w14:paraId="449CD37E" w14:textId="77777777" w:rsidR="002A0287" w:rsidRDefault="00000000">
      <w:pPr>
        <w:spacing w:after="145"/>
        <w:ind w:left="19" w:right="15"/>
      </w:pPr>
      <w:r>
        <w:t xml:space="preserve">Kein Psychopath mehr sein. </w:t>
      </w:r>
    </w:p>
    <w:p w14:paraId="4F6A5619" w14:textId="77777777" w:rsidR="002A0287" w:rsidRDefault="00000000">
      <w:pPr>
        <w:ind w:left="19" w:right="15"/>
      </w:pPr>
      <w:r>
        <w:t xml:space="preserve">Das kann ich. </w:t>
      </w:r>
    </w:p>
    <w:p w14:paraId="3D75E84E"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0EB763BC" wp14:editId="2C79E4B6">
                <wp:extent cx="4394200" cy="10160"/>
                <wp:effectExtent l="0" t="0" r="0" b="0"/>
                <wp:docPr id="144616" name="Group 14461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19" name="Picture 164419"/>
                          <pic:cNvPicPr/>
                        </pic:nvPicPr>
                        <pic:blipFill>
                          <a:blip r:embed="rId27"/>
                          <a:stretch>
                            <a:fillRect/>
                          </a:stretch>
                        </pic:blipFill>
                        <pic:spPr>
                          <a:xfrm>
                            <a:off x="-3364" y="-5371"/>
                            <a:ext cx="4398264" cy="18288"/>
                          </a:xfrm>
                          <a:prstGeom prst="rect">
                            <a:avLst/>
                          </a:prstGeom>
                        </pic:spPr>
                      </pic:pic>
                    </wpg:wgp>
                  </a:graphicData>
                </a:graphic>
              </wp:inline>
            </w:drawing>
          </mc:Choice>
          <mc:Fallback xmlns:a="http://schemas.openxmlformats.org/drawingml/2006/main">
            <w:pict>
              <v:group id="Group 144616" style="width:346pt;height:0.799988pt;mso-position-horizontal-relative:char;mso-position-vertical-relative:line" coordsize="43942,101">
                <v:shape id="Picture 164419" style="position:absolute;width:43982;height:182;left:-33;top:-53;" filled="f">
                  <v:imagedata r:id="rId28"/>
                </v:shape>
              </v:group>
            </w:pict>
          </mc:Fallback>
        </mc:AlternateContent>
      </w:r>
      <w:r>
        <w:t xml:space="preserve"> </w:t>
      </w:r>
    </w:p>
    <w:p w14:paraId="6F5DCF66" w14:textId="77777777" w:rsidR="002A0287" w:rsidRDefault="00000000">
      <w:pPr>
        <w:pStyle w:val="berschrift2"/>
        <w:ind w:left="19"/>
      </w:pPr>
      <w:bookmarkStart w:id="65" w:name="_Toc169998"/>
      <w:r>
        <w:t xml:space="preserve">Das Wunder </w:t>
      </w:r>
      <w:bookmarkEnd w:id="65"/>
    </w:p>
    <w:p w14:paraId="7CEA7ECD" w14:textId="77777777" w:rsidR="002A0287" w:rsidRDefault="00000000">
      <w:pPr>
        <w:spacing w:after="148"/>
        <w:ind w:left="19" w:right="15"/>
      </w:pPr>
      <w:r>
        <w:t xml:space="preserve">Kurz danach war ich Küchenchef. Ich eröffnete eine millionenteure Küche im Santa Isabel – eines der besten Hotels Deutschlands. </w:t>
      </w:r>
    </w:p>
    <w:p w14:paraId="4B0F7D53" w14:textId="77777777" w:rsidR="002A0287" w:rsidRDefault="00000000">
      <w:pPr>
        <w:spacing w:after="145"/>
        <w:ind w:left="19" w:right="15"/>
      </w:pPr>
      <w:r>
        <w:t xml:space="preserve">Vier Hotels hatte ich durchlaufen. Jetzt leitete ich eines davon. </w:t>
      </w:r>
    </w:p>
    <w:p w14:paraId="2C47C6EC" w14:textId="77777777" w:rsidR="002A0287" w:rsidRDefault="00000000">
      <w:pPr>
        <w:spacing w:after="150"/>
        <w:ind w:left="19" w:right="15"/>
      </w:pPr>
      <w:r>
        <w:t xml:space="preserve">Und dann passierte das eigentliche Wunder. </w:t>
      </w:r>
    </w:p>
    <w:p w14:paraId="58A7298B" w14:textId="77777777" w:rsidR="002A0287" w:rsidRDefault="00000000">
      <w:pPr>
        <w:spacing w:after="145"/>
        <w:ind w:left="19" w:right="15"/>
      </w:pPr>
      <w:r>
        <w:t xml:space="preserve">„Ich glaub, ich bin schwanger.” </w:t>
      </w:r>
    </w:p>
    <w:p w14:paraId="1FF1A339" w14:textId="77777777" w:rsidR="002A0287" w:rsidRDefault="00000000">
      <w:pPr>
        <w:spacing w:after="145"/>
        <w:ind w:left="19" w:right="15"/>
      </w:pPr>
      <w:r>
        <w:t xml:space="preserve">Fünf Worte. Und alles war anders. </w:t>
      </w:r>
    </w:p>
    <w:p w14:paraId="140F8080" w14:textId="77777777" w:rsidR="002A0287" w:rsidRDefault="00000000">
      <w:pPr>
        <w:spacing w:after="145"/>
        <w:ind w:left="19" w:right="15"/>
      </w:pPr>
      <w:r>
        <w:t xml:space="preserve">Der Psychopath starb in dieser Sekunde. Bevor </w:t>
      </w:r>
      <w:proofErr w:type="gramStart"/>
      <w:r>
        <w:t>sie überhaupt</w:t>
      </w:r>
      <w:proofErr w:type="gramEnd"/>
      <w:r>
        <w:t xml:space="preserve"> geboren war. </w:t>
      </w:r>
    </w:p>
    <w:p w14:paraId="31C16A38" w14:textId="77777777" w:rsidR="002A0287" w:rsidRDefault="00000000">
      <w:pPr>
        <w:spacing w:after="153"/>
        <w:ind w:left="19" w:right="15"/>
      </w:pPr>
      <w:r>
        <w:t xml:space="preserve">Als man den Bauch sah, fing ich an, mit ihm zu reden. Dem Baby. Horst. Als wir noch nicht </w:t>
      </w:r>
      <w:proofErr w:type="gramStart"/>
      <w:r>
        <w:t>wussten</w:t>
      </w:r>
      <w:proofErr w:type="gramEnd"/>
      <w:r>
        <w:t xml:space="preserve"> das Horst ein Mädchen ist. Mit meiner Tochter Horst redete ich durch die Bauchdecke. Jeden Tag. Ich hörte nicht mehr auf, bis sie von der Insel ging. </w:t>
      </w:r>
    </w:p>
    <w:p w14:paraId="6414B744" w14:textId="77777777" w:rsidR="002A0287" w:rsidRDefault="00000000">
      <w:pPr>
        <w:spacing w:after="145"/>
        <w:ind w:left="19" w:right="15"/>
      </w:pPr>
      <w:r>
        <w:lastRenderedPageBreak/>
        <w:t xml:space="preserve">Ein Wunschkind. </w:t>
      </w:r>
    </w:p>
    <w:p w14:paraId="09C78C24" w14:textId="77777777" w:rsidR="002A0287" w:rsidRDefault="00000000">
      <w:pPr>
        <w:spacing w:after="148"/>
        <w:ind w:left="19" w:right="15"/>
      </w:pPr>
      <w:r>
        <w:t xml:space="preserve">Ich war sechsunddreißig Jahre alt, und zum ersten Mal in meinem Leben fühlte sich alles richtig an. Der Job. Das Kind, das kommen würde. </w:t>
      </w:r>
    </w:p>
    <w:p w14:paraId="4757EBCA" w14:textId="77777777" w:rsidR="002A0287" w:rsidRDefault="00000000">
      <w:pPr>
        <w:ind w:left="19" w:right="15"/>
      </w:pPr>
      <w:r>
        <w:t xml:space="preserve">Da kann </w:t>
      </w:r>
      <w:proofErr w:type="gramStart"/>
      <w:r>
        <w:t>ja nichts</w:t>
      </w:r>
      <w:proofErr w:type="gramEnd"/>
      <w:r>
        <w:t xml:space="preserve"> schiefgehen. </w:t>
      </w:r>
    </w:p>
    <w:p w14:paraId="12FD6C64"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5B47E38C" wp14:editId="6FF14BFF">
                <wp:extent cx="4394200" cy="10160"/>
                <wp:effectExtent l="0" t="0" r="0" b="0"/>
                <wp:docPr id="144617" name="Group 14461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0" name="Picture 164420"/>
                          <pic:cNvPicPr/>
                        </pic:nvPicPr>
                        <pic:blipFill>
                          <a:blip r:embed="rId29"/>
                          <a:stretch>
                            <a:fillRect/>
                          </a:stretch>
                        </pic:blipFill>
                        <pic:spPr>
                          <a:xfrm>
                            <a:off x="-3364" y="-3441"/>
                            <a:ext cx="4398264" cy="15240"/>
                          </a:xfrm>
                          <a:prstGeom prst="rect">
                            <a:avLst/>
                          </a:prstGeom>
                        </pic:spPr>
                      </pic:pic>
                    </wpg:wgp>
                  </a:graphicData>
                </a:graphic>
              </wp:inline>
            </w:drawing>
          </mc:Choice>
          <mc:Fallback xmlns:a="http://schemas.openxmlformats.org/drawingml/2006/main">
            <w:pict>
              <v:group id="Group 144617" style="width:346pt;height:0.800018pt;mso-position-horizontal-relative:char;mso-position-vertical-relative:line" coordsize="43942,101">
                <v:shape id="Picture 164420" style="position:absolute;width:43982;height:152;left:-33;top:-34;" filled="f">
                  <v:imagedata r:id="rId30"/>
                </v:shape>
              </v:group>
            </w:pict>
          </mc:Fallback>
        </mc:AlternateContent>
      </w:r>
      <w:r>
        <w:t xml:space="preserve"> </w:t>
      </w:r>
    </w:p>
    <w:p w14:paraId="1F340129" w14:textId="77777777" w:rsidR="002A0287" w:rsidRDefault="00000000">
      <w:pPr>
        <w:pStyle w:val="berschrift2"/>
        <w:ind w:left="19"/>
      </w:pPr>
      <w:bookmarkStart w:id="66" w:name="_Toc169999"/>
      <w:r>
        <w:t xml:space="preserve">Der Bruch </w:t>
      </w:r>
      <w:bookmarkEnd w:id="66"/>
    </w:p>
    <w:p w14:paraId="291D4AA7" w14:textId="77777777" w:rsidR="002A0287" w:rsidRDefault="00000000">
      <w:pPr>
        <w:spacing w:after="145"/>
        <w:ind w:left="19" w:right="15"/>
      </w:pPr>
      <w:r>
        <w:t xml:space="preserve">Die Schwangerschaft wurde zu lange verschwiegen. </w:t>
      </w:r>
    </w:p>
    <w:p w14:paraId="63C5AA74" w14:textId="77777777" w:rsidR="002A0287" w:rsidRDefault="00000000">
      <w:pPr>
        <w:spacing w:after="145"/>
        <w:ind w:left="19" w:right="15"/>
      </w:pPr>
      <w:r>
        <w:t xml:space="preserve">Als es rauskam, wurde sie gefeuert. </w:t>
      </w:r>
    </w:p>
    <w:p w14:paraId="3129106A" w14:textId="77777777" w:rsidR="002A0287" w:rsidRDefault="00000000">
      <w:pPr>
        <w:spacing w:after="145"/>
        <w:ind w:left="19" w:right="15"/>
      </w:pPr>
      <w:r>
        <w:t xml:space="preserve">Nicht ich. Sie. Und es tat mir so leid für meine Liebste. </w:t>
      </w:r>
    </w:p>
    <w:p w14:paraId="0F67780B" w14:textId="77777777" w:rsidR="002A0287" w:rsidRDefault="00000000">
      <w:pPr>
        <w:spacing w:after="153"/>
        <w:ind w:left="19" w:right="15"/>
      </w:pPr>
      <w:r>
        <w:t xml:space="preserve">Aber ich konnte nicht bleiben, während sie gehen musste. Das war keine Frage von Karriere. Das war eine Frage von Anstand. </w:t>
      </w:r>
    </w:p>
    <w:p w14:paraId="0F75070E" w14:textId="77777777" w:rsidR="002A0287" w:rsidRDefault="00000000">
      <w:pPr>
        <w:ind w:left="19" w:right="15"/>
      </w:pPr>
      <w:r>
        <w:t xml:space="preserve">Also ging ich auch. </w:t>
      </w:r>
    </w:p>
    <w:p w14:paraId="179C5B63"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16FD632F" wp14:editId="11D2CAFC">
                <wp:extent cx="4394200" cy="10160"/>
                <wp:effectExtent l="0" t="0" r="0" b="0"/>
                <wp:docPr id="144618" name="Group 14461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1" name="Picture 164421"/>
                          <pic:cNvPicPr/>
                        </pic:nvPicPr>
                        <pic:blipFill>
                          <a:blip r:embed="rId8"/>
                          <a:stretch>
                            <a:fillRect/>
                          </a:stretch>
                        </pic:blipFill>
                        <pic:spPr>
                          <a:xfrm>
                            <a:off x="-3364" y="-4586"/>
                            <a:ext cx="4398264" cy="15239"/>
                          </a:xfrm>
                          <a:prstGeom prst="rect">
                            <a:avLst/>
                          </a:prstGeom>
                        </pic:spPr>
                      </pic:pic>
                    </wpg:wgp>
                  </a:graphicData>
                </a:graphic>
              </wp:inline>
            </w:drawing>
          </mc:Choice>
          <mc:Fallback xmlns:a="http://schemas.openxmlformats.org/drawingml/2006/main">
            <w:pict>
              <v:group id="Group 144618" style="width:346pt;height:0.799988pt;mso-position-horizontal-relative:char;mso-position-vertical-relative:line" coordsize="43942,101">
                <v:shape id="Picture 164421" style="position:absolute;width:43982;height:152;left:-33;top:-45;" filled="f">
                  <v:imagedata r:id="rId14"/>
                </v:shape>
              </v:group>
            </w:pict>
          </mc:Fallback>
        </mc:AlternateContent>
      </w:r>
      <w:r>
        <w:t xml:space="preserve"> </w:t>
      </w:r>
    </w:p>
    <w:p w14:paraId="646A9A63" w14:textId="77777777" w:rsidR="002A0287" w:rsidRDefault="00000000">
      <w:pPr>
        <w:pStyle w:val="berschrift2"/>
        <w:ind w:left="19"/>
      </w:pPr>
      <w:bookmarkStart w:id="67" w:name="_Toc170000"/>
      <w:r>
        <w:t xml:space="preserve">Die Entscheidung </w:t>
      </w:r>
      <w:bookmarkEnd w:id="67"/>
    </w:p>
    <w:p w14:paraId="68B1B55C" w14:textId="77777777" w:rsidR="002A0287" w:rsidRDefault="00000000">
      <w:pPr>
        <w:spacing w:after="145"/>
        <w:ind w:left="19" w:right="15"/>
      </w:pPr>
      <w:r>
        <w:t xml:space="preserve">Ich unterstütze meine Familie. Das ist wichtiger als der Job. </w:t>
      </w:r>
    </w:p>
    <w:p w14:paraId="04876BC2" w14:textId="77777777" w:rsidR="002A0287" w:rsidRDefault="00000000">
      <w:pPr>
        <w:spacing w:after="145"/>
        <w:ind w:left="19" w:right="15"/>
      </w:pPr>
      <w:r>
        <w:t xml:space="preserve">Das sagte ich mir. Das glaubte ich. Das glaube ich immer noch. </w:t>
      </w:r>
    </w:p>
    <w:p w14:paraId="5A3DA314" w14:textId="77777777" w:rsidR="002A0287" w:rsidRDefault="00000000">
      <w:pPr>
        <w:spacing w:after="145"/>
        <w:ind w:left="19" w:right="15"/>
      </w:pPr>
      <w:r>
        <w:t xml:space="preserve">Aber manchmal, nachts, wenn ich nicht schlafen kann, frage ich mich: </w:t>
      </w:r>
    </w:p>
    <w:p w14:paraId="09A6198D" w14:textId="77777777" w:rsidR="002A0287" w:rsidRDefault="00000000">
      <w:pPr>
        <w:ind w:left="19" w:right="15"/>
      </w:pPr>
      <w:r>
        <w:t xml:space="preserve">Was wäre gewesen? </w:t>
      </w:r>
    </w:p>
    <w:p w14:paraId="442EDD2F" w14:textId="77777777" w:rsidR="002A0287" w:rsidRDefault="00000000">
      <w:pPr>
        <w:spacing w:after="148"/>
        <w:ind w:left="19" w:right="15"/>
      </w:pPr>
      <w:r>
        <w:t xml:space="preserve">Küchenchef im Park. Management. Thomas, der meinen Namen kannte. Der Dicke, der an mich glaubte. Hanne, die auf mich aufpasste. Mimi, die mich anlächelte. Ein System, das funktionierte. </w:t>
      </w:r>
    </w:p>
    <w:p w14:paraId="54E83F4C" w14:textId="77777777" w:rsidR="002A0287" w:rsidRDefault="00000000">
      <w:pPr>
        <w:spacing w:after="145"/>
        <w:ind w:left="19" w:right="15"/>
      </w:pPr>
      <w:r>
        <w:t xml:space="preserve">Ich wäre wohl heute noch dort. </w:t>
      </w:r>
    </w:p>
    <w:p w14:paraId="6CD11DAC" w14:textId="77777777" w:rsidR="002A0287" w:rsidRDefault="00000000">
      <w:pPr>
        <w:spacing w:after="150"/>
        <w:ind w:left="19" w:right="15"/>
      </w:pPr>
      <w:r>
        <w:t xml:space="preserve">Stattdessen: Ab nach Kölle. </w:t>
      </w:r>
    </w:p>
    <w:p w14:paraId="2D6C523C" w14:textId="77777777" w:rsidR="002A0287" w:rsidRDefault="00000000">
      <w:pPr>
        <w:spacing w:after="145"/>
        <w:ind w:left="19" w:right="15"/>
      </w:pPr>
      <w:r>
        <w:t xml:space="preserve">Mit einem Wunschkind. Mit der Gewissheit, dass jetzt alles gut wird. </w:t>
      </w:r>
    </w:p>
    <w:p w14:paraId="2F9BA04A" w14:textId="77777777" w:rsidR="002A0287" w:rsidRDefault="00000000">
      <w:pPr>
        <w:ind w:left="19" w:right="15"/>
      </w:pPr>
      <w:r>
        <w:t xml:space="preserve">Wie naiv ich doch immer wieder bin. </w:t>
      </w:r>
    </w:p>
    <w:p w14:paraId="0060FE38" w14:textId="77777777" w:rsidR="002A0287" w:rsidRDefault="00000000">
      <w:pPr>
        <w:spacing w:after="130" w:line="259" w:lineRule="auto"/>
        <w:ind w:left="0" w:right="2086" w:firstLine="0"/>
        <w:jc w:val="center"/>
      </w:pPr>
      <w:r>
        <w:rPr>
          <w:rFonts w:ascii="Calibri" w:eastAsia="Calibri" w:hAnsi="Calibri" w:cs="Calibri"/>
          <w:noProof/>
          <w:sz w:val="22"/>
        </w:rPr>
        <mc:AlternateContent>
          <mc:Choice Requires="wpg">
            <w:drawing>
              <wp:inline distT="0" distB="0" distL="0" distR="0" wp14:anchorId="5EC1CEE8" wp14:editId="4C2B7E4F">
                <wp:extent cx="4394200" cy="10160"/>
                <wp:effectExtent l="0" t="0" r="0" b="0"/>
                <wp:docPr id="144290" name="Group 14429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2" name="Picture 164422"/>
                          <pic:cNvPicPr/>
                        </pic:nvPicPr>
                        <pic:blipFill>
                          <a:blip r:embed="rId37"/>
                          <a:stretch>
                            <a:fillRect/>
                          </a:stretch>
                        </pic:blipFill>
                        <pic:spPr>
                          <a:xfrm>
                            <a:off x="-3364" y="-4022"/>
                            <a:ext cx="4398264" cy="15240"/>
                          </a:xfrm>
                          <a:prstGeom prst="rect">
                            <a:avLst/>
                          </a:prstGeom>
                        </pic:spPr>
                      </pic:pic>
                      <pic:pic xmlns:pic="http://schemas.openxmlformats.org/drawingml/2006/picture">
                        <pic:nvPicPr>
                          <pic:cNvPr id="164423" name="Picture 164423"/>
                          <pic:cNvPicPr/>
                        </pic:nvPicPr>
                        <pic:blipFill>
                          <a:blip r:embed="rId37"/>
                          <a:stretch>
                            <a:fillRect/>
                          </a:stretch>
                        </pic:blipFill>
                        <pic:spPr>
                          <a:xfrm>
                            <a:off x="-3364" y="-4022"/>
                            <a:ext cx="4398264" cy="15240"/>
                          </a:xfrm>
                          <a:prstGeom prst="rect">
                            <a:avLst/>
                          </a:prstGeom>
                        </pic:spPr>
                      </pic:pic>
                    </wpg:wgp>
                  </a:graphicData>
                </a:graphic>
              </wp:inline>
            </w:drawing>
          </mc:Choice>
          <mc:Fallback xmlns:a="http://schemas.openxmlformats.org/drawingml/2006/main">
            <w:pict>
              <v:group id="Group 144290" style="width:346pt;height:0.799988pt;mso-position-horizontal-relative:char;mso-position-vertical-relative:line" coordsize="43942,101">
                <v:shape id="Picture 164422" style="position:absolute;width:43982;height:152;left:-33;top:-40;" filled="f">
                  <v:imagedata r:id="rId38"/>
                </v:shape>
                <v:shape id="Picture 164423" style="position:absolute;width:43982;height:152;left:-33;top:-40;" filled="f">
                  <v:imagedata r:id="rId38"/>
                </v:shape>
              </v:group>
            </w:pict>
          </mc:Fallback>
        </mc:AlternateContent>
      </w:r>
      <w:r>
        <w:t xml:space="preserve"> </w:t>
      </w:r>
    </w:p>
    <w:p w14:paraId="24055AD3" w14:textId="77777777" w:rsidR="002A0287" w:rsidRDefault="00000000">
      <w:pPr>
        <w:pStyle w:val="berschrift2"/>
        <w:ind w:left="19"/>
      </w:pPr>
      <w:bookmarkStart w:id="68" w:name="_Toc170001"/>
      <w:r>
        <w:t xml:space="preserve">17 Jahre später </w:t>
      </w:r>
      <w:bookmarkEnd w:id="68"/>
    </w:p>
    <w:p w14:paraId="7C7A1822" w14:textId="77777777" w:rsidR="002A0287" w:rsidRDefault="00000000">
      <w:pPr>
        <w:spacing w:after="145"/>
        <w:ind w:left="19" w:right="15"/>
      </w:pPr>
      <w:r>
        <w:t xml:space="preserve">Hanne war bei der Taufe. Sie kam nach Köln zum Geburtstag. Sie gehört zur Familie. </w:t>
      </w:r>
    </w:p>
    <w:p w14:paraId="72FCC383" w14:textId="77777777" w:rsidR="002A0287" w:rsidRDefault="00000000">
      <w:pPr>
        <w:spacing w:after="148"/>
        <w:ind w:left="19" w:right="15"/>
      </w:pPr>
      <w:r>
        <w:t xml:space="preserve">Meine Tochter besucht sie jedes Jahr. Verbringt ein paar Tage dort. Heute immer noch. </w:t>
      </w:r>
    </w:p>
    <w:p w14:paraId="65E57FD5" w14:textId="77777777" w:rsidR="002A0287" w:rsidRDefault="00000000">
      <w:pPr>
        <w:spacing w:after="148"/>
        <w:ind w:left="19" w:right="15"/>
      </w:pPr>
      <w:r>
        <w:t xml:space="preserve">Vor kurzem erzählte mir die Kleine, dass Hanne ihr bei einer Lebensfrage geholfen hätte. Sehr unkonventionell. Sie hatte Probleme. Nach dem Besuch bei Hanne nicht mehr. </w:t>
      </w:r>
    </w:p>
    <w:p w14:paraId="30660956" w14:textId="77777777" w:rsidR="002A0287" w:rsidRDefault="00000000">
      <w:pPr>
        <w:spacing w:after="148"/>
        <w:ind w:left="19" w:right="15"/>
      </w:pPr>
      <w:r>
        <w:lastRenderedPageBreak/>
        <w:t xml:space="preserve">Ich habe nicht nachgefragt. Der Zwerg hatte ein Problem und wusste, wer ihr helfen kann. </w:t>
      </w:r>
    </w:p>
    <w:p w14:paraId="558104DA" w14:textId="77777777" w:rsidR="002A0287" w:rsidRDefault="00000000">
      <w:pPr>
        <w:spacing w:after="148"/>
        <w:ind w:left="19" w:right="15"/>
      </w:pPr>
      <w:r>
        <w:t xml:space="preserve">Manchmal platze ich fast vor Stolz, wenn Hanne über meine Tochter spricht. Oder die Kleine über Hanne. </w:t>
      </w:r>
    </w:p>
    <w:p w14:paraId="51A40C84" w14:textId="77777777" w:rsidR="002A0287" w:rsidRDefault="00000000">
      <w:pPr>
        <w:ind w:left="19" w:right="15"/>
      </w:pPr>
      <w:r>
        <w:t xml:space="preserve">Manche Systeme tragen. Nicht nur dich. Sondern auch die, die nach dir kommen. </w:t>
      </w:r>
    </w:p>
    <w:p w14:paraId="1D80FE52" w14:textId="77777777" w:rsidR="002A0287" w:rsidRDefault="00000000">
      <w:pPr>
        <w:spacing w:after="149" w:line="259" w:lineRule="auto"/>
        <w:ind w:left="0" w:right="2086" w:firstLine="0"/>
        <w:jc w:val="center"/>
      </w:pPr>
      <w:r>
        <w:rPr>
          <w:rFonts w:ascii="Calibri" w:eastAsia="Calibri" w:hAnsi="Calibri" w:cs="Calibri"/>
          <w:noProof/>
          <w:sz w:val="22"/>
        </w:rPr>
        <mc:AlternateContent>
          <mc:Choice Requires="wpg">
            <w:drawing>
              <wp:inline distT="0" distB="0" distL="0" distR="0" wp14:anchorId="3B998959" wp14:editId="0C36DD59">
                <wp:extent cx="4394200" cy="10160"/>
                <wp:effectExtent l="0" t="0" r="0" b="0"/>
                <wp:docPr id="144291" name="Group 14429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4" name="Picture 164424"/>
                          <pic:cNvPicPr/>
                        </pic:nvPicPr>
                        <pic:blipFill>
                          <a:blip r:embed="rId41"/>
                          <a:stretch>
                            <a:fillRect/>
                          </a:stretch>
                        </pic:blipFill>
                        <pic:spPr>
                          <a:xfrm>
                            <a:off x="-3364" y="-3818"/>
                            <a:ext cx="4398264" cy="15240"/>
                          </a:xfrm>
                          <a:prstGeom prst="rect">
                            <a:avLst/>
                          </a:prstGeom>
                        </pic:spPr>
                      </pic:pic>
                    </wpg:wgp>
                  </a:graphicData>
                </a:graphic>
              </wp:inline>
            </w:drawing>
          </mc:Choice>
          <mc:Fallback xmlns:a="http://schemas.openxmlformats.org/drawingml/2006/main">
            <w:pict>
              <v:group id="Group 144291" style="width:346pt;height:0.799988pt;mso-position-horizontal-relative:char;mso-position-vertical-relative:line" coordsize="43942,101">
                <v:shape id="Picture 164424" style="position:absolute;width:43982;height:152;left:-33;top:-38;" filled="f">
                  <v:imagedata r:id="rId42"/>
                </v:shape>
              </v:group>
            </w:pict>
          </mc:Fallback>
        </mc:AlternateContent>
      </w:r>
      <w:r>
        <w:t xml:space="preserve"> </w:t>
      </w:r>
    </w:p>
    <w:p w14:paraId="78A94582" w14:textId="77777777" w:rsidR="002A0287" w:rsidRDefault="00000000">
      <w:pPr>
        <w:spacing w:after="150"/>
        <w:ind w:left="19" w:right="15"/>
      </w:pPr>
      <w:r>
        <w:t xml:space="preserve">[Ende Kapitel 7: Der Traum] </w:t>
      </w:r>
    </w:p>
    <w:p w14:paraId="10DC9580" w14:textId="77777777" w:rsidR="002A0287" w:rsidRDefault="00000000">
      <w:pPr>
        <w:spacing w:after="149"/>
        <w:ind w:left="19" w:right="15"/>
      </w:pPr>
      <w:r>
        <w:t xml:space="preserve">Status: FERTIG </w:t>
      </w:r>
    </w:p>
    <w:p w14:paraId="795FF9FB" w14:textId="77777777" w:rsidR="002A0287" w:rsidRDefault="00000000">
      <w:pPr>
        <w:spacing w:after="0" w:line="259" w:lineRule="auto"/>
        <w:ind w:left="24"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2061202" w14:textId="77777777" w:rsidR="002A0287" w:rsidRDefault="00000000">
      <w:pPr>
        <w:pStyle w:val="berschrift1"/>
        <w:spacing w:after="96"/>
        <w:ind w:left="19"/>
      </w:pPr>
      <w:bookmarkStart w:id="69" w:name="_Toc170002"/>
      <w:r>
        <w:rPr>
          <w:rFonts w:ascii="Georgia" w:eastAsia="Georgia" w:hAnsi="Georgia" w:cs="Georgia"/>
          <w:b w:val="0"/>
          <w:i w:val="0"/>
          <w:color w:val="0F4761"/>
        </w:rPr>
        <w:t xml:space="preserve">INTERMEZZO: Der Wichser stirbt </w:t>
      </w:r>
      <w:bookmarkEnd w:id="69"/>
    </w:p>
    <w:p w14:paraId="6DEDD248" w14:textId="77777777" w:rsidR="002A0287" w:rsidRDefault="00000000">
      <w:pPr>
        <w:spacing w:after="183" w:line="259" w:lineRule="auto"/>
        <w:ind w:left="24" w:right="0" w:firstLine="0"/>
      </w:pPr>
      <w:r>
        <w:t xml:space="preserve"> </w:t>
      </w:r>
    </w:p>
    <w:p w14:paraId="57A9023A" w14:textId="77777777" w:rsidR="002A0287" w:rsidRDefault="00000000">
      <w:pPr>
        <w:spacing w:after="178" w:line="259" w:lineRule="auto"/>
        <w:ind w:left="24" w:right="0" w:firstLine="0"/>
      </w:pPr>
      <w:r>
        <w:t xml:space="preserve"> </w:t>
      </w:r>
    </w:p>
    <w:p w14:paraId="09C73E78" w14:textId="77777777" w:rsidR="002A0287" w:rsidRDefault="00000000">
      <w:pPr>
        <w:spacing w:after="169"/>
        <w:ind w:left="19" w:right="15"/>
      </w:pPr>
      <w:r>
        <w:t xml:space="preserve">I. </w:t>
      </w:r>
    </w:p>
    <w:p w14:paraId="3BB43B70" w14:textId="77777777" w:rsidR="002A0287" w:rsidRDefault="00000000">
      <w:pPr>
        <w:spacing w:after="178" w:line="259" w:lineRule="auto"/>
        <w:ind w:left="24" w:right="0" w:firstLine="0"/>
      </w:pPr>
      <w:r>
        <w:t xml:space="preserve"> </w:t>
      </w:r>
    </w:p>
    <w:p w14:paraId="0C591A39" w14:textId="77777777" w:rsidR="002A0287" w:rsidRDefault="00000000">
      <w:pPr>
        <w:spacing w:after="169"/>
        <w:ind w:left="19" w:right="15"/>
      </w:pPr>
      <w:r>
        <w:t xml:space="preserve">Sechs Monate im Park. </w:t>
      </w:r>
    </w:p>
    <w:p w14:paraId="514FAAB6" w14:textId="77777777" w:rsidR="002A0287" w:rsidRDefault="00000000">
      <w:pPr>
        <w:spacing w:after="178" w:line="259" w:lineRule="auto"/>
        <w:ind w:left="24" w:right="0" w:firstLine="0"/>
      </w:pPr>
      <w:r>
        <w:t xml:space="preserve"> </w:t>
      </w:r>
    </w:p>
    <w:p w14:paraId="7854F62F" w14:textId="77777777" w:rsidR="002A0287" w:rsidRDefault="00000000">
      <w:pPr>
        <w:spacing w:after="169"/>
        <w:ind w:left="19" w:right="15"/>
      </w:pPr>
      <w:r>
        <w:t xml:space="preserve">Ich </w:t>
      </w:r>
      <w:proofErr w:type="spellStart"/>
      <w:r>
        <w:t>gehoerte</w:t>
      </w:r>
      <w:proofErr w:type="spellEnd"/>
      <w:r>
        <w:t xml:space="preserve"> zum Team. Das neue Hotel wurde gebaut. Alles lief. </w:t>
      </w:r>
    </w:p>
    <w:p w14:paraId="6E7562C1" w14:textId="77777777" w:rsidR="002A0287" w:rsidRDefault="00000000">
      <w:pPr>
        <w:spacing w:after="183" w:line="259" w:lineRule="auto"/>
        <w:ind w:left="24" w:right="0" w:firstLine="0"/>
      </w:pPr>
      <w:r>
        <w:t xml:space="preserve"> </w:t>
      </w:r>
    </w:p>
    <w:p w14:paraId="285A85B8" w14:textId="77777777" w:rsidR="002A0287" w:rsidRDefault="00000000">
      <w:pPr>
        <w:spacing w:after="172"/>
        <w:ind w:left="19" w:right="15"/>
      </w:pPr>
      <w:r>
        <w:t xml:space="preserve">Wir </w:t>
      </w:r>
      <w:proofErr w:type="spellStart"/>
      <w:r>
        <w:t>sassen</w:t>
      </w:r>
      <w:proofErr w:type="spellEnd"/>
      <w:r>
        <w:t xml:space="preserve"> nach der Schicht zusammen. Der Kellner, Hanne, ich. Wir redeten. </w:t>
      </w:r>
      <w:proofErr w:type="spellStart"/>
      <w:r>
        <w:t>Ueber</w:t>
      </w:r>
      <w:proofErr w:type="spellEnd"/>
      <w:r>
        <w:t xml:space="preserve"> nichts. </w:t>
      </w:r>
      <w:proofErr w:type="spellStart"/>
      <w:r>
        <w:t>Ueber</w:t>
      </w:r>
      <w:proofErr w:type="spellEnd"/>
      <w:r>
        <w:t xml:space="preserve"> alles. So wie man redet, wenn man </w:t>
      </w:r>
      <w:proofErr w:type="spellStart"/>
      <w:r>
        <w:t>dazugehoert</w:t>
      </w:r>
      <w:proofErr w:type="spellEnd"/>
      <w:r>
        <w:t xml:space="preserve">. </w:t>
      </w:r>
    </w:p>
    <w:p w14:paraId="33C8A435" w14:textId="77777777" w:rsidR="002A0287" w:rsidRDefault="00000000">
      <w:pPr>
        <w:spacing w:after="178" w:line="259" w:lineRule="auto"/>
        <w:ind w:left="24" w:right="0" w:firstLine="0"/>
      </w:pPr>
      <w:r>
        <w:t xml:space="preserve"> </w:t>
      </w:r>
    </w:p>
    <w:p w14:paraId="33506038" w14:textId="77777777" w:rsidR="002A0287" w:rsidRDefault="00000000">
      <w:pPr>
        <w:spacing w:after="172"/>
        <w:ind w:left="19" w:right="15"/>
      </w:pPr>
      <w:r>
        <w:t xml:space="preserve">Irgendwann sagte Hanne etwas. Ich </w:t>
      </w:r>
      <w:proofErr w:type="spellStart"/>
      <w:r>
        <w:t>weiss</w:t>
      </w:r>
      <w:proofErr w:type="spellEnd"/>
      <w:r>
        <w:t xml:space="preserve"> nicht mehr was. Aber ich </w:t>
      </w:r>
      <w:proofErr w:type="spellStart"/>
      <w:r>
        <w:t>weiss</w:t>
      </w:r>
      <w:proofErr w:type="spellEnd"/>
      <w:r>
        <w:t xml:space="preserve">, dass ich in dem Moment dachte: Ich will kein Wichser mehr sein. </w:t>
      </w:r>
    </w:p>
    <w:p w14:paraId="2D880B74" w14:textId="77777777" w:rsidR="002A0287" w:rsidRDefault="00000000">
      <w:pPr>
        <w:spacing w:after="178" w:line="259" w:lineRule="auto"/>
        <w:ind w:left="24" w:right="0" w:firstLine="0"/>
      </w:pPr>
      <w:r>
        <w:t xml:space="preserve"> </w:t>
      </w:r>
    </w:p>
    <w:p w14:paraId="572C2314" w14:textId="77777777" w:rsidR="002A0287" w:rsidRDefault="00000000">
      <w:pPr>
        <w:spacing w:after="169"/>
        <w:ind w:left="19" w:right="15"/>
      </w:pPr>
      <w:r>
        <w:t xml:space="preserve">Nicht dramatisch. Kein Blitz. Kein Erweckungserlebnis. </w:t>
      </w:r>
    </w:p>
    <w:p w14:paraId="534A8A1C" w14:textId="77777777" w:rsidR="002A0287" w:rsidRDefault="00000000">
      <w:pPr>
        <w:spacing w:after="178" w:line="259" w:lineRule="auto"/>
        <w:ind w:left="24" w:right="0" w:firstLine="0"/>
      </w:pPr>
      <w:r>
        <w:t xml:space="preserve"> </w:t>
      </w:r>
    </w:p>
    <w:p w14:paraId="6DA137D3" w14:textId="77777777" w:rsidR="002A0287" w:rsidRDefault="00000000">
      <w:pPr>
        <w:spacing w:after="169"/>
        <w:ind w:left="19" w:right="15"/>
      </w:pPr>
      <w:r>
        <w:t xml:space="preserve">Nur dieser Gedanke: Ich will nicht mehr so sein. </w:t>
      </w:r>
    </w:p>
    <w:p w14:paraId="5CE789D2" w14:textId="77777777" w:rsidR="002A0287" w:rsidRDefault="00000000">
      <w:pPr>
        <w:spacing w:after="178" w:line="259" w:lineRule="auto"/>
        <w:ind w:left="24" w:right="0" w:firstLine="0"/>
      </w:pPr>
      <w:r>
        <w:t xml:space="preserve"> </w:t>
      </w:r>
    </w:p>
    <w:p w14:paraId="399F13FB" w14:textId="77777777" w:rsidR="002A0287" w:rsidRDefault="00000000">
      <w:pPr>
        <w:spacing w:after="169"/>
        <w:ind w:left="19" w:right="15"/>
      </w:pPr>
      <w:r>
        <w:t xml:space="preserve">Das war der Anfang. </w:t>
      </w:r>
    </w:p>
    <w:p w14:paraId="26CE6418" w14:textId="77777777" w:rsidR="002A0287" w:rsidRDefault="00000000">
      <w:pPr>
        <w:spacing w:after="183" w:line="259" w:lineRule="auto"/>
        <w:ind w:left="24" w:right="0" w:firstLine="0"/>
      </w:pPr>
      <w:r>
        <w:t xml:space="preserve"> </w:t>
      </w:r>
    </w:p>
    <w:p w14:paraId="56E2B360" w14:textId="77777777" w:rsidR="002A0287" w:rsidRDefault="00000000">
      <w:pPr>
        <w:spacing w:after="178" w:line="259" w:lineRule="auto"/>
        <w:ind w:left="24" w:right="0" w:firstLine="0"/>
      </w:pPr>
      <w:r>
        <w:t xml:space="preserve"> </w:t>
      </w:r>
    </w:p>
    <w:p w14:paraId="52084EBA" w14:textId="77777777" w:rsidR="002A0287" w:rsidRDefault="00000000">
      <w:pPr>
        <w:spacing w:after="169"/>
        <w:ind w:left="19" w:right="15"/>
      </w:pPr>
      <w:r>
        <w:t xml:space="preserve">II. </w:t>
      </w:r>
    </w:p>
    <w:p w14:paraId="23C12225" w14:textId="77777777" w:rsidR="002A0287" w:rsidRDefault="00000000">
      <w:pPr>
        <w:spacing w:after="178" w:line="259" w:lineRule="auto"/>
        <w:ind w:left="24" w:right="0" w:firstLine="0"/>
      </w:pPr>
      <w:r>
        <w:lastRenderedPageBreak/>
        <w:t xml:space="preserve"> </w:t>
      </w:r>
    </w:p>
    <w:p w14:paraId="4347A07C" w14:textId="77777777" w:rsidR="002A0287" w:rsidRDefault="00000000">
      <w:pPr>
        <w:spacing w:after="169"/>
        <w:ind w:left="19" w:right="15"/>
      </w:pPr>
      <w:r>
        <w:t xml:space="preserve">Jahre </w:t>
      </w:r>
      <w:proofErr w:type="spellStart"/>
      <w:r>
        <w:t>spaeter</w:t>
      </w:r>
      <w:proofErr w:type="spellEnd"/>
      <w:r>
        <w:t xml:space="preserve">. </w:t>
      </w:r>
    </w:p>
    <w:p w14:paraId="2DE493FC" w14:textId="77777777" w:rsidR="002A0287" w:rsidRDefault="00000000">
      <w:pPr>
        <w:spacing w:after="178" w:line="259" w:lineRule="auto"/>
        <w:ind w:left="24" w:right="0" w:firstLine="0"/>
      </w:pPr>
      <w:r>
        <w:t xml:space="preserve"> </w:t>
      </w:r>
    </w:p>
    <w:p w14:paraId="350DE358" w14:textId="77777777" w:rsidR="002A0287" w:rsidRDefault="00000000">
      <w:pPr>
        <w:spacing w:after="167"/>
        <w:ind w:left="19" w:right="15"/>
      </w:pPr>
      <w:r>
        <w:t xml:space="preserve">Sie legten sie auf meinen Bauch. So macht man das heute. Haut auf Haut. Bonding nennen sie es. </w:t>
      </w:r>
    </w:p>
    <w:p w14:paraId="70D774AB" w14:textId="77777777" w:rsidR="002A0287" w:rsidRDefault="00000000">
      <w:pPr>
        <w:spacing w:after="178" w:line="259" w:lineRule="auto"/>
        <w:ind w:left="24" w:right="0" w:firstLine="0"/>
      </w:pPr>
      <w:r>
        <w:t xml:space="preserve"> </w:t>
      </w:r>
    </w:p>
    <w:p w14:paraId="14A3ABD3" w14:textId="77777777" w:rsidR="002A0287" w:rsidRDefault="00000000">
      <w:pPr>
        <w:spacing w:after="0"/>
        <w:ind w:left="19" w:right="15"/>
      </w:pPr>
      <w:r>
        <w:t xml:space="preserve">Sie schaute mich an. </w:t>
      </w:r>
    </w:p>
    <w:p w14:paraId="6603801D" w14:textId="77777777" w:rsidR="002A0287" w:rsidRDefault="00000000">
      <w:pPr>
        <w:spacing w:after="178" w:line="259" w:lineRule="auto"/>
        <w:ind w:left="24" w:right="0" w:firstLine="0"/>
      </w:pPr>
      <w:r>
        <w:t xml:space="preserve"> </w:t>
      </w:r>
    </w:p>
    <w:p w14:paraId="2F56B6CC" w14:textId="77777777" w:rsidR="002A0287" w:rsidRDefault="00000000">
      <w:pPr>
        <w:spacing w:after="169"/>
        <w:ind w:left="19" w:right="15"/>
      </w:pPr>
      <w:r>
        <w:t xml:space="preserve">Und ich wusste: Der Wichser ist schon lange tot. </w:t>
      </w:r>
    </w:p>
    <w:p w14:paraId="2CAF76EB" w14:textId="77777777" w:rsidR="002A0287" w:rsidRDefault="00000000">
      <w:pPr>
        <w:spacing w:after="178" w:line="259" w:lineRule="auto"/>
        <w:ind w:left="24" w:right="0" w:firstLine="0"/>
      </w:pPr>
      <w:r>
        <w:t xml:space="preserve"> </w:t>
      </w:r>
    </w:p>
    <w:p w14:paraId="6271E1CC" w14:textId="77777777" w:rsidR="002A0287" w:rsidRDefault="00000000">
      <w:pPr>
        <w:spacing w:after="174"/>
        <w:ind w:left="19" w:right="15"/>
      </w:pPr>
      <w:r>
        <w:t xml:space="preserve">Ich hatte es nur nicht gemerkt. </w:t>
      </w:r>
    </w:p>
    <w:p w14:paraId="45F03370" w14:textId="77777777" w:rsidR="002A0287" w:rsidRDefault="00000000">
      <w:pPr>
        <w:spacing w:after="178" w:line="259" w:lineRule="auto"/>
        <w:ind w:left="24" w:right="0" w:firstLine="0"/>
      </w:pPr>
      <w:r>
        <w:t xml:space="preserve"> </w:t>
      </w:r>
    </w:p>
    <w:p w14:paraId="2AF231D8" w14:textId="77777777" w:rsidR="002A0287" w:rsidRDefault="00000000">
      <w:pPr>
        <w:spacing w:after="167"/>
        <w:ind w:left="19" w:right="15"/>
      </w:pPr>
      <w:r>
        <w:t xml:space="preserve">Hanne sagte </w:t>
      </w:r>
      <w:proofErr w:type="spellStart"/>
      <w:r>
        <w:t>spaeter</w:t>
      </w:r>
      <w:proofErr w:type="spellEnd"/>
      <w:r>
        <w:t xml:space="preserve">, ich </w:t>
      </w:r>
      <w:proofErr w:type="spellStart"/>
      <w:r>
        <w:t>haette</w:t>
      </w:r>
      <w:proofErr w:type="spellEnd"/>
      <w:r>
        <w:t xml:space="preserve"> es schnell kapiert. Damals, im Park schon. Ich erinnere mich anders. Aber Hanne hat immer recht. </w:t>
      </w:r>
    </w:p>
    <w:p w14:paraId="286F035D" w14:textId="77777777" w:rsidR="002A0287" w:rsidRDefault="00000000">
      <w:pPr>
        <w:spacing w:after="178" w:line="259" w:lineRule="auto"/>
        <w:ind w:left="24" w:right="0" w:firstLine="0"/>
      </w:pPr>
      <w:r>
        <w:t xml:space="preserve"> </w:t>
      </w:r>
    </w:p>
    <w:p w14:paraId="45E0BCBC" w14:textId="77777777" w:rsidR="002A0287" w:rsidRDefault="00000000">
      <w:pPr>
        <w:spacing w:after="178" w:line="259" w:lineRule="auto"/>
        <w:ind w:left="24" w:right="0" w:firstLine="0"/>
      </w:pPr>
      <w:r>
        <w:t xml:space="preserve"> </w:t>
      </w:r>
    </w:p>
    <w:p w14:paraId="59B549BE" w14:textId="77777777" w:rsidR="002A0287" w:rsidRDefault="00000000">
      <w:pPr>
        <w:spacing w:after="169"/>
        <w:ind w:left="19" w:right="15"/>
      </w:pPr>
      <w:r>
        <w:t xml:space="preserve">III. </w:t>
      </w:r>
    </w:p>
    <w:p w14:paraId="1ADAE8E0" w14:textId="77777777" w:rsidR="002A0287" w:rsidRDefault="00000000">
      <w:pPr>
        <w:spacing w:after="169"/>
        <w:ind w:left="19" w:right="15"/>
      </w:pPr>
      <w:r>
        <w:t xml:space="preserve">Ich weinte. Viel und lange. </w:t>
      </w:r>
    </w:p>
    <w:p w14:paraId="5B248D99" w14:textId="77777777" w:rsidR="002A0287" w:rsidRDefault="00000000">
      <w:pPr>
        <w:spacing w:after="178" w:line="259" w:lineRule="auto"/>
        <w:ind w:left="24" w:right="0" w:firstLine="0"/>
      </w:pPr>
      <w:r>
        <w:t xml:space="preserve"> </w:t>
      </w:r>
    </w:p>
    <w:p w14:paraId="24591793" w14:textId="77777777" w:rsidR="002A0287" w:rsidRDefault="00000000">
      <w:pPr>
        <w:spacing w:after="167"/>
        <w:ind w:left="19" w:right="15"/>
      </w:pPr>
      <w:proofErr w:type="spellStart"/>
      <w:r>
        <w:t>Frueher</w:t>
      </w:r>
      <w:proofErr w:type="spellEnd"/>
      <w:r>
        <w:t xml:space="preserve"> </w:t>
      </w:r>
      <w:proofErr w:type="spellStart"/>
      <w:r>
        <w:t>haette</w:t>
      </w:r>
      <w:proofErr w:type="spellEnd"/>
      <w:r>
        <w:t xml:space="preserve"> ich mich betrunken. Das war immer meine Antwort gewesen. Auf alles. Auf Freude. Auf Schmerz. Auf Angst. Auf Liebe. Auf jeden Feierabend. </w:t>
      </w:r>
    </w:p>
    <w:p w14:paraId="08EA38F3" w14:textId="77777777" w:rsidR="002A0287" w:rsidRDefault="00000000">
      <w:pPr>
        <w:spacing w:after="178" w:line="259" w:lineRule="auto"/>
        <w:ind w:left="24" w:right="0" w:firstLine="0"/>
      </w:pPr>
      <w:r>
        <w:t xml:space="preserve"> </w:t>
      </w:r>
    </w:p>
    <w:p w14:paraId="1C976DE3" w14:textId="77777777" w:rsidR="002A0287" w:rsidRDefault="00000000">
      <w:pPr>
        <w:spacing w:after="174"/>
        <w:ind w:left="19" w:right="15"/>
      </w:pPr>
      <w:proofErr w:type="spellStart"/>
      <w:r>
        <w:t>Koeche</w:t>
      </w:r>
      <w:proofErr w:type="spellEnd"/>
      <w:r>
        <w:t xml:space="preserve"> trinken. Das </w:t>
      </w:r>
      <w:proofErr w:type="spellStart"/>
      <w:r>
        <w:t>gehoert</w:t>
      </w:r>
      <w:proofErr w:type="spellEnd"/>
      <w:r>
        <w:t xml:space="preserve"> dazu. Feierabendbier. </w:t>
      </w:r>
      <w:proofErr w:type="spellStart"/>
      <w:r>
        <w:t>Gehoert</w:t>
      </w:r>
      <w:proofErr w:type="spellEnd"/>
      <w:r>
        <w:t xml:space="preserve"> zum Feierabend. </w:t>
      </w:r>
    </w:p>
    <w:p w14:paraId="785F6C5C" w14:textId="77777777" w:rsidR="002A0287" w:rsidRDefault="00000000">
      <w:pPr>
        <w:spacing w:after="178" w:line="259" w:lineRule="auto"/>
        <w:ind w:left="24" w:right="0" w:firstLine="0"/>
      </w:pPr>
      <w:r>
        <w:t xml:space="preserve"> </w:t>
      </w:r>
    </w:p>
    <w:p w14:paraId="7FCD0FE3" w14:textId="77777777" w:rsidR="002A0287" w:rsidRDefault="00000000">
      <w:pPr>
        <w:spacing w:after="169"/>
        <w:ind w:left="19" w:right="15"/>
      </w:pPr>
      <w:proofErr w:type="spellStart"/>
      <w:r>
        <w:t>Gehoerte</w:t>
      </w:r>
      <w:proofErr w:type="spellEnd"/>
      <w:r>
        <w:t xml:space="preserve">. </w:t>
      </w:r>
    </w:p>
    <w:p w14:paraId="78E76B13" w14:textId="77777777" w:rsidR="002A0287" w:rsidRDefault="00000000">
      <w:pPr>
        <w:spacing w:after="178" w:line="259" w:lineRule="auto"/>
        <w:ind w:left="24" w:right="0" w:firstLine="0"/>
      </w:pPr>
      <w:r>
        <w:t xml:space="preserve"> </w:t>
      </w:r>
    </w:p>
    <w:p w14:paraId="6103C298" w14:textId="77777777" w:rsidR="002A0287" w:rsidRDefault="00000000">
      <w:pPr>
        <w:spacing w:after="167"/>
        <w:ind w:left="19" w:right="15"/>
      </w:pPr>
      <w:r>
        <w:t xml:space="preserve">Ich war kein Trinker. Ich war Koch. Aber ich hatte gesehen, was es aus Menschen macht. Die leeren Augen. Die zitternden </w:t>
      </w:r>
      <w:proofErr w:type="spellStart"/>
      <w:r>
        <w:t>Haende</w:t>
      </w:r>
      <w:proofErr w:type="spellEnd"/>
      <w:r>
        <w:t xml:space="preserve"> am Morgen. Die Geschichten, die niemand mehr </w:t>
      </w:r>
      <w:proofErr w:type="spellStart"/>
      <w:r>
        <w:t>hoeren</w:t>
      </w:r>
      <w:proofErr w:type="spellEnd"/>
      <w:r>
        <w:t xml:space="preserve"> wollte. Die </w:t>
      </w:r>
      <w:proofErr w:type="spellStart"/>
      <w:r>
        <w:t>Koerper</w:t>
      </w:r>
      <w:proofErr w:type="spellEnd"/>
      <w:r>
        <w:t xml:space="preserve">, die </w:t>
      </w:r>
      <w:proofErr w:type="spellStart"/>
      <w:r>
        <w:t>aufgaben</w:t>
      </w:r>
      <w:proofErr w:type="spellEnd"/>
      <w:r>
        <w:t xml:space="preserve">. </w:t>
      </w:r>
    </w:p>
    <w:p w14:paraId="684D2373" w14:textId="77777777" w:rsidR="002A0287" w:rsidRDefault="00000000">
      <w:pPr>
        <w:spacing w:after="178" w:line="259" w:lineRule="auto"/>
        <w:ind w:left="24" w:right="0" w:firstLine="0"/>
      </w:pPr>
      <w:r>
        <w:t xml:space="preserve"> </w:t>
      </w:r>
    </w:p>
    <w:p w14:paraId="7255D1A2" w14:textId="77777777" w:rsidR="002A0287" w:rsidRDefault="00000000">
      <w:pPr>
        <w:spacing w:after="169"/>
        <w:ind w:left="19" w:right="15"/>
      </w:pPr>
      <w:r>
        <w:t xml:space="preserve">Ich wollte nicht so werden. </w:t>
      </w:r>
    </w:p>
    <w:p w14:paraId="61583267" w14:textId="77777777" w:rsidR="002A0287" w:rsidRDefault="00000000">
      <w:pPr>
        <w:spacing w:after="178" w:line="259" w:lineRule="auto"/>
        <w:ind w:left="24" w:right="0" w:firstLine="0"/>
      </w:pPr>
      <w:r>
        <w:t xml:space="preserve"> </w:t>
      </w:r>
    </w:p>
    <w:p w14:paraId="0F9291AE" w14:textId="77777777" w:rsidR="002A0287" w:rsidRDefault="00000000">
      <w:pPr>
        <w:spacing w:after="169"/>
        <w:ind w:left="19" w:right="15"/>
      </w:pPr>
      <w:r>
        <w:lastRenderedPageBreak/>
        <w:t xml:space="preserve">Also entschied ich: Das mache ich nicht mehr. </w:t>
      </w:r>
    </w:p>
    <w:p w14:paraId="04EB8825" w14:textId="77777777" w:rsidR="002A0287" w:rsidRDefault="00000000">
      <w:pPr>
        <w:spacing w:after="178" w:line="259" w:lineRule="auto"/>
        <w:ind w:left="24" w:right="0" w:firstLine="0"/>
      </w:pPr>
      <w:r>
        <w:t xml:space="preserve"> </w:t>
      </w:r>
    </w:p>
    <w:p w14:paraId="5AD2B54D" w14:textId="77777777" w:rsidR="002A0287" w:rsidRDefault="00000000">
      <w:pPr>
        <w:spacing w:after="167"/>
        <w:ind w:left="19" w:right="15"/>
      </w:pPr>
      <w:r>
        <w:t xml:space="preserve">Nicht weil ich musste. Nicht weil mein Leben in Scherben lag. Nicht weil jemand es verlangte. </w:t>
      </w:r>
    </w:p>
    <w:p w14:paraId="60823E36" w14:textId="77777777" w:rsidR="002A0287" w:rsidRDefault="00000000">
      <w:pPr>
        <w:spacing w:after="183" w:line="259" w:lineRule="auto"/>
        <w:ind w:left="24" w:right="0" w:firstLine="0"/>
      </w:pPr>
      <w:r>
        <w:t xml:space="preserve"> </w:t>
      </w:r>
    </w:p>
    <w:p w14:paraId="7F998564" w14:textId="77777777" w:rsidR="002A0287" w:rsidRDefault="00000000">
      <w:pPr>
        <w:spacing w:after="0"/>
        <w:ind w:left="19" w:right="15"/>
      </w:pPr>
      <w:r>
        <w:t xml:space="preserve">Sondern weil da diese Augen waren. </w:t>
      </w:r>
    </w:p>
    <w:p w14:paraId="3F9F3D1F" w14:textId="77777777" w:rsidR="002A0287" w:rsidRDefault="00000000">
      <w:pPr>
        <w:spacing w:after="178" w:line="259" w:lineRule="auto"/>
        <w:ind w:left="24" w:right="0" w:firstLine="0"/>
      </w:pPr>
      <w:r>
        <w:t xml:space="preserve"> </w:t>
      </w:r>
    </w:p>
    <w:p w14:paraId="5AF8A866" w14:textId="77777777" w:rsidR="002A0287" w:rsidRDefault="00000000">
      <w:pPr>
        <w:spacing w:after="169"/>
        <w:ind w:left="19" w:right="15"/>
      </w:pPr>
      <w:r>
        <w:t xml:space="preserve">Und weil ich entschieden hatte, kein Wichser mehr zu sein. </w:t>
      </w:r>
    </w:p>
    <w:p w14:paraId="10613E9A" w14:textId="77777777" w:rsidR="002A0287" w:rsidRDefault="00000000">
      <w:pPr>
        <w:spacing w:after="178" w:line="259" w:lineRule="auto"/>
        <w:ind w:left="24" w:right="0" w:firstLine="0"/>
      </w:pPr>
      <w:r>
        <w:t xml:space="preserve"> </w:t>
      </w:r>
    </w:p>
    <w:p w14:paraId="7DAB62D9" w14:textId="77777777" w:rsidR="002A0287" w:rsidRDefault="00000000">
      <w:pPr>
        <w:spacing w:after="183" w:line="259" w:lineRule="auto"/>
        <w:ind w:left="24" w:right="0" w:firstLine="0"/>
      </w:pPr>
      <w:r>
        <w:t xml:space="preserve"> </w:t>
      </w:r>
    </w:p>
    <w:p w14:paraId="32FC14EC" w14:textId="77777777" w:rsidR="002A0287" w:rsidRDefault="00000000">
      <w:pPr>
        <w:spacing w:after="169"/>
        <w:ind w:left="19" w:right="15"/>
      </w:pPr>
      <w:r>
        <w:t xml:space="preserve">IV. </w:t>
      </w:r>
    </w:p>
    <w:p w14:paraId="0BBB5F67" w14:textId="77777777" w:rsidR="002A0287" w:rsidRDefault="00000000">
      <w:pPr>
        <w:spacing w:after="178" w:line="259" w:lineRule="auto"/>
        <w:ind w:left="24" w:right="0" w:firstLine="0"/>
      </w:pPr>
      <w:r>
        <w:t xml:space="preserve"> </w:t>
      </w:r>
    </w:p>
    <w:p w14:paraId="2E47B8B4" w14:textId="77777777" w:rsidR="002A0287" w:rsidRDefault="00000000">
      <w:pPr>
        <w:spacing w:after="169"/>
        <w:ind w:left="19" w:right="15"/>
      </w:pPr>
      <w:r>
        <w:t xml:space="preserve">Der Mann, der dieses Buch schreibt, ist nicht der Mann, </w:t>
      </w:r>
      <w:proofErr w:type="spellStart"/>
      <w:r>
        <w:t>ueber</w:t>
      </w:r>
      <w:proofErr w:type="spellEnd"/>
      <w:r>
        <w:t xml:space="preserve"> den er schreibt. </w:t>
      </w:r>
    </w:p>
    <w:p w14:paraId="10859368" w14:textId="77777777" w:rsidR="002A0287" w:rsidRDefault="00000000">
      <w:pPr>
        <w:spacing w:after="178" w:line="259" w:lineRule="auto"/>
        <w:ind w:left="24" w:right="0" w:firstLine="0"/>
      </w:pPr>
      <w:r>
        <w:t xml:space="preserve"> </w:t>
      </w:r>
    </w:p>
    <w:p w14:paraId="6F74B13A" w14:textId="77777777" w:rsidR="002A0287" w:rsidRDefault="00000000">
      <w:pPr>
        <w:spacing w:after="169"/>
        <w:ind w:left="19" w:right="15"/>
      </w:pPr>
      <w:r>
        <w:t xml:space="preserve">Das sollte klar sein. </w:t>
      </w:r>
    </w:p>
    <w:p w14:paraId="6AC003F7" w14:textId="77777777" w:rsidR="002A0287" w:rsidRDefault="00000000">
      <w:pPr>
        <w:spacing w:after="178" w:line="259" w:lineRule="auto"/>
        <w:ind w:left="24" w:right="0" w:firstLine="0"/>
      </w:pPr>
      <w:r>
        <w:t xml:space="preserve"> </w:t>
      </w:r>
    </w:p>
    <w:p w14:paraId="63650B59" w14:textId="77777777" w:rsidR="002A0287" w:rsidRDefault="00000000">
      <w:pPr>
        <w:spacing w:after="174"/>
        <w:ind w:left="19" w:right="15"/>
      </w:pPr>
      <w:r>
        <w:t xml:space="preserve">Falls es das nicht war: Jetzt ist es das. </w:t>
      </w:r>
    </w:p>
    <w:p w14:paraId="36712F66" w14:textId="77777777" w:rsidR="002A0287" w:rsidRDefault="00000000">
      <w:pPr>
        <w:spacing w:after="178" w:line="259" w:lineRule="auto"/>
        <w:ind w:left="24" w:right="0" w:firstLine="0"/>
      </w:pPr>
      <w:r>
        <w:t xml:space="preserve"> </w:t>
      </w:r>
    </w:p>
    <w:p w14:paraId="2F341C45" w14:textId="77777777" w:rsidR="002A0287" w:rsidRDefault="00000000">
      <w:pPr>
        <w:spacing w:after="178" w:line="259" w:lineRule="auto"/>
        <w:ind w:left="24" w:right="0" w:firstLine="0"/>
      </w:pPr>
      <w:r>
        <w:t xml:space="preserve"> </w:t>
      </w:r>
    </w:p>
    <w:p w14:paraId="7D2D5017" w14:textId="77777777" w:rsidR="002A0287" w:rsidRDefault="00000000">
      <w:pPr>
        <w:spacing w:after="169"/>
        <w:ind w:left="19" w:right="15"/>
      </w:pPr>
      <w:r>
        <w:t xml:space="preserve">[Ende Intermezzo: Der Wichser stirbt] </w:t>
      </w:r>
    </w:p>
    <w:p w14:paraId="4E667811" w14:textId="77777777" w:rsidR="002A0287" w:rsidRDefault="00000000">
      <w:pPr>
        <w:spacing w:after="178" w:line="259" w:lineRule="auto"/>
        <w:ind w:left="24" w:right="0" w:firstLine="0"/>
      </w:pPr>
      <w:r>
        <w:t xml:space="preserve"> </w:t>
      </w:r>
    </w:p>
    <w:p w14:paraId="4C190BCD" w14:textId="77777777" w:rsidR="002A0287" w:rsidRDefault="00000000">
      <w:pPr>
        <w:spacing w:after="0"/>
        <w:ind w:left="19" w:right="15"/>
      </w:pPr>
      <w:r>
        <w:t xml:space="preserve">Status: FERTIG </w:t>
      </w:r>
    </w:p>
    <w:p w14:paraId="77E69953" w14:textId="77777777" w:rsidR="002A0287" w:rsidRDefault="002A0287">
      <w:pPr>
        <w:sectPr w:rsidR="002A0287">
          <w:footerReference w:type="even" r:id="rId43"/>
          <w:footerReference w:type="default" r:id="rId44"/>
          <w:footerReference w:type="first" r:id="rId45"/>
          <w:pgSz w:w="11904" w:h="16838"/>
          <w:pgMar w:top="1415" w:right="1387" w:bottom="1164" w:left="1416" w:header="720" w:footer="705" w:gutter="0"/>
          <w:cols w:space="720"/>
        </w:sectPr>
      </w:pPr>
    </w:p>
    <w:p w14:paraId="64950DE5" w14:textId="77777777" w:rsidR="002A0287" w:rsidRDefault="00000000">
      <w:pPr>
        <w:tabs>
          <w:tab w:val="right" w:pos="9026"/>
        </w:tabs>
        <w:spacing w:after="173" w:line="269" w:lineRule="auto"/>
        <w:ind w:left="0" w:right="0" w:firstLine="0"/>
      </w:pPr>
      <w:r>
        <w:rPr>
          <w:rFonts w:ascii="Aptos" w:eastAsia="Aptos" w:hAnsi="Aptos" w:cs="Aptos"/>
        </w:rPr>
        <w:lastRenderedPageBreak/>
        <w:t xml:space="preserve"> </w:t>
      </w:r>
      <w:r>
        <w:rPr>
          <w:rFonts w:ascii="Aptos" w:eastAsia="Aptos" w:hAnsi="Aptos" w:cs="Aptos"/>
        </w:rPr>
        <w:tab/>
        <w:t xml:space="preserve">120 </w:t>
      </w:r>
    </w:p>
    <w:p w14:paraId="4542F710" w14:textId="77777777" w:rsidR="002A0287" w:rsidRDefault="00000000">
      <w:pPr>
        <w:pStyle w:val="berschrift1"/>
        <w:spacing w:after="0"/>
        <w:ind w:left="19"/>
      </w:pPr>
      <w:bookmarkStart w:id="70" w:name="_Toc170003"/>
      <w:r>
        <w:rPr>
          <w:rFonts w:ascii="Aptos Display" w:eastAsia="Aptos Display" w:hAnsi="Aptos Display" w:cs="Aptos Display"/>
          <w:b w:val="0"/>
          <w:i w:val="0"/>
          <w:color w:val="0F4761"/>
          <w:sz w:val="40"/>
        </w:rPr>
        <w:t xml:space="preserve">INTERMEZZO: Die Promis </w:t>
      </w:r>
      <w:bookmarkEnd w:id="70"/>
    </w:p>
    <w:p w14:paraId="350CF7BB" w14:textId="77777777" w:rsidR="002A0287" w:rsidRDefault="00000000">
      <w:pPr>
        <w:spacing w:after="173" w:line="269" w:lineRule="auto"/>
        <w:ind w:left="19" w:right="0"/>
      </w:pPr>
      <w:r>
        <w:rPr>
          <w:rFonts w:ascii="Aptos" w:eastAsia="Aptos" w:hAnsi="Aptos" w:cs="Aptos"/>
          <w:i/>
        </w:rPr>
        <w:t xml:space="preserve">Oder: </w:t>
      </w:r>
      <w:proofErr w:type="spellStart"/>
      <w:r>
        <w:rPr>
          <w:rFonts w:ascii="Aptos" w:eastAsia="Aptos" w:hAnsi="Aptos" w:cs="Aptos"/>
          <w:i/>
        </w:rPr>
        <w:t>Neo</w:t>
      </w:r>
      <w:proofErr w:type="spellEnd"/>
      <w:r>
        <w:rPr>
          <w:rFonts w:ascii="Aptos" w:eastAsia="Aptos" w:hAnsi="Aptos" w:cs="Aptos"/>
          <w:i/>
        </w:rPr>
        <w:t xml:space="preserve"> in der </w:t>
      </w:r>
      <w:proofErr w:type="spellStart"/>
      <w:r>
        <w:rPr>
          <w:rFonts w:ascii="Aptos" w:eastAsia="Aptos" w:hAnsi="Aptos" w:cs="Aptos"/>
          <w:i/>
        </w:rPr>
        <w:t>Kueche</w:t>
      </w:r>
      <w:proofErr w:type="spellEnd"/>
      <w:r>
        <w:rPr>
          <w:rFonts w:ascii="Aptos" w:eastAsia="Aptos" w:hAnsi="Aptos" w:cs="Aptos"/>
          <w:i/>
        </w:rPr>
        <w:t>, John Wick im Traum</w:t>
      </w:r>
      <w:r>
        <w:rPr>
          <w:rFonts w:ascii="Aptos" w:eastAsia="Aptos" w:hAnsi="Aptos" w:cs="Aptos"/>
        </w:rPr>
        <w:t xml:space="preserve"> </w:t>
      </w:r>
    </w:p>
    <w:p w14:paraId="4D888F62" w14:textId="77777777" w:rsidR="002A0287" w:rsidRDefault="00000000">
      <w:pPr>
        <w:spacing w:after="183" w:line="259" w:lineRule="auto"/>
        <w:ind w:left="0" w:right="0" w:firstLine="0"/>
      </w:pPr>
      <w:r>
        <w:rPr>
          <w:rFonts w:ascii="Aptos" w:eastAsia="Aptos" w:hAnsi="Aptos" w:cs="Aptos"/>
        </w:rPr>
        <w:t xml:space="preserve"> </w:t>
      </w:r>
    </w:p>
    <w:p w14:paraId="0AF18343" w14:textId="77777777" w:rsidR="002A0287" w:rsidRDefault="00000000">
      <w:pPr>
        <w:spacing w:after="183" w:line="259" w:lineRule="auto"/>
        <w:ind w:left="0" w:right="0" w:firstLine="0"/>
      </w:pPr>
      <w:r>
        <w:rPr>
          <w:rFonts w:ascii="Aptos" w:eastAsia="Aptos" w:hAnsi="Aptos" w:cs="Aptos"/>
        </w:rPr>
        <w:t xml:space="preserve"> </w:t>
      </w:r>
    </w:p>
    <w:p w14:paraId="6E4560F4" w14:textId="77777777" w:rsidR="002A0287" w:rsidRDefault="00000000">
      <w:pPr>
        <w:spacing w:after="173" w:line="269" w:lineRule="auto"/>
        <w:ind w:left="19" w:right="11"/>
      </w:pPr>
      <w:r>
        <w:rPr>
          <w:rFonts w:ascii="Aptos" w:eastAsia="Aptos" w:hAnsi="Aptos" w:cs="Aptos"/>
        </w:rPr>
        <w:t xml:space="preserve">Ich sagte mal zu Henry Maske "Dann hau </w:t>
      </w:r>
      <w:proofErr w:type="gramStart"/>
      <w:r>
        <w:rPr>
          <w:rFonts w:ascii="Aptos" w:eastAsia="Aptos" w:hAnsi="Aptos" w:cs="Aptos"/>
        </w:rPr>
        <w:t>rein</w:t>
      </w:r>
      <w:proofErr w:type="gramEnd"/>
      <w:r>
        <w:rPr>
          <w:rFonts w:ascii="Aptos" w:eastAsia="Aptos" w:hAnsi="Aptos" w:cs="Aptos"/>
        </w:rPr>
        <w:t xml:space="preserve"> wenn du Bock hast". </w:t>
      </w:r>
    </w:p>
    <w:p w14:paraId="76A552A5" w14:textId="77777777" w:rsidR="002A0287" w:rsidRDefault="00000000">
      <w:pPr>
        <w:spacing w:after="183" w:line="259" w:lineRule="auto"/>
        <w:ind w:left="0" w:right="0" w:firstLine="0"/>
      </w:pPr>
      <w:r>
        <w:rPr>
          <w:rFonts w:ascii="Aptos" w:eastAsia="Aptos" w:hAnsi="Aptos" w:cs="Aptos"/>
        </w:rPr>
        <w:t xml:space="preserve"> </w:t>
      </w:r>
    </w:p>
    <w:p w14:paraId="3F607442" w14:textId="77777777" w:rsidR="002A0287" w:rsidRDefault="00000000">
      <w:pPr>
        <w:spacing w:after="173" w:line="269" w:lineRule="auto"/>
        <w:ind w:left="19" w:right="11"/>
      </w:pPr>
      <w:r>
        <w:rPr>
          <w:rFonts w:ascii="Aptos" w:eastAsia="Aptos" w:hAnsi="Aptos" w:cs="Aptos"/>
        </w:rPr>
        <w:t xml:space="preserve">Kochte </w:t>
      </w:r>
      <w:proofErr w:type="spellStart"/>
      <w:r>
        <w:rPr>
          <w:rFonts w:ascii="Aptos" w:eastAsia="Aptos" w:hAnsi="Aptos" w:cs="Aptos"/>
        </w:rPr>
        <w:t>fuer</w:t>
      </w:r>
      <w:proofErr w:type="spellEnd"/>
      <w:r>
        <w:rPr>
          <w:rFonts w:ascii="Aptos" w:eastAsia="Aptos" w:hAnsi="Aptos" w:cs="Aptos"/>
        </w:rPr>
        <w:t xml:space="preserve"> die Top Models von </w:t>
      </w:r>
      <w:proofErr w:type="spellStart"/>
      <w:r>
        <w:rPr>
          <w:rFonts w:ascii="Aptos" w:eastAsia="Aptos" w:hAnsi="Aptos" w:cs="Aptos"/>
        </w:rPr>
        <w:t>Germanie</w:t>
      </w:r>
      <w:proofErr w:type="spellEnd"/>
      <w:r>
        <w:rPr>
          <w:rFonts w:ascii="Aptos" w:eastAsia="Aptos" w:hAnsi="Aptos" w:cs="Aptos"/>
        </w:rPr>
        <w:t xml:space="preserve">. </w:t>
      </w:r>
    </w:p>
    <w:p w14:paraId="7258EC9A" w14:textId="77777777" w:rsidR="002A0287" w:rsidRDefault="00000000">
      <w:pPr>
        <w:spacing w:after="183" w:line="259" w:lineRule="auto"/>
        <w:ind w:left="0" w:right="0" w:firstLine="0"/>
      </w:pPr>
      <w:r>
        <w:rPr>
          <w:rFonts w:ascii="Aptos" w:eastAsia="Aptos" w:hAnsi="Aptos" w:cs="Aptos"/>
        </w:rPr>
        <w:t xml:space="preserve"> </w:t>
      </w:r>
    </w:p>
    <w:p w14:paraId="5879CDF9" w14:textId="77777777" w:rsidR="002A0287" w:rsidRDefault="00000000">
      <w:pPr>
        <w:spacing w:after="173" w:line="269" w:lineRule="auto"/>
        <w:ind w:left="19" w:right="11"/>
      </w:pPr>
      <w:r>
        <w:rPr>
          <w:rFonts w:ascii="Aptos" w:eastAsia="Aptos" w:hAnsi="Aptos" w:cs="Aptos"/>
        </w:rPr>
        <w:t xml:space="preserve">Hielt eine Geburtstagsparty </w:t>
      </w:r>
      <w:proofErr w:type="spellStart"/>
      <w:r>
        <w:rPr>
          <w:rFonts w:ascii="Aptos" w:eastAsia="Aptos" w:hAnsi="Aptos" w:cs="Aptos"/>
        </w:rPr>
        <w:t>fuer</w:t>
      </w:r>
      <w:proofErr w:type="spellEnd"/>
      <w:r>
        <w:rPr>
          <w:rFonts w:ascii="Aptos" w:eastAsia="Aptos" w:hAnsi="Aptos" w:cs="Aptos"/>
        </w:rPr>
        <w:t xml:space="preserve"> DJ Bobo. </w:t>
      </w:r>
    </w:p>
    <w:p w14:paraId="53DFB73A" w14:textId="77777777" w:rsidR="002A0287" w:rsidRDefault="00000000">
      <w:pPr>
        <w:spacing w:after="183" w:line="259" w:lineRule="auto"/>
        <w:ind w:left="0" w:right="0" w:firstLine="0"/>
      </w:pPr>
      <w:r>
        <w:rPr>
          <w:rFonts w:ascii="Aptos" w:eastAsia="Aptos" w:hAnsi="Aptos" w:cs="Aptos"/>
        </w:rPr>
        <w:t xml:space="preserve"> </w:t>
      </w:r>
    </w:p>
    <w:p w14:paraId="488509E1" w14:textId="77777777" w:rsidR="002A0287" w:rsidRDefault="00000000">
      <w:pPr>
        <w:spacing w:after="173" w:line="269" w:lineRule="auto"/>
        <w:ind w:left="19" w:right="11"/>
      </w:pPr>
      <w:proofErr w:type="spellStart"/>
      <w:r>
        <w:rPr>
          <w:rFonts w:ascii="Aptos" w:eastAsia="Aptos" w:hAnsi="Aptos" w:cs="Aptos"/>
        </w:rPr>
        <w:t>Sass</w:t>
      </w:r>
      <w:proofErr w:type="spellEnd"/>
      <w:r>
        <w:rPr>
          <w:rFonts w:ascii="Aptos" w:eastAsia="Aptos" w:hAnsi="Aptos" w:cs="Aptos"/>
        </w:rPr>
        <w:t xml:space="preserve"> mit Sarah Connor in der Kneipe an der Theke, nachdem sie sich mit irgendeinem </w:t>
      </w:r>
      <w:proofErr w:type="spellStart"/>
      <w:r>
        <w:rPr>
          <w:rFonts w:ascii="Aptos" w:eastAsia="Aptos" w:hAnsi="Aptos" w:cs="Aptos"/>
        </w:rPr>
        <w:t>BPromi</w:t>
      </w:r>
      <w:proofErr w:type="spellEnd"/>
      <w:r>
        <w:rPr>
          <w:rFonts w:ascii="Aptos" w:eastAsia="Aptos" w:hAnsi="Aptos" w:cs="Aptos"/>
        </w:rPr>
        <w:t xml:space="preserve"> gestritten hatte. </w:t>
      </w:r>
    </w:p>
    <w:p w14:paraId="32D8E677" w14:textId="77777777" w:rsidR="002A0287" w:rsidRDefault="00000000">
      <w:pPr>
        <w:spacing w:after="183" w:line="259" w:lineRule="auto"/>
        <w:ind w:left="0" w:right="0" w:firstLine="0"/>
      </w:pPr>
      <w:r>
        <w:rPr>
          <w:rFonts w:ascii="Aptos" w:eastAsia="Aptos" w:hAnsi="Aptos" w:cs="Aptos"/>
        </w:rPr>
        <w:t xml:space="preserve"> </w:t>
      </w:r>
    </w:p>
    <w:p w14:paraId="460E2205" w14:textId="77777777" w:rsidR="002A0287" w:rsidRDefault="00000000">
      <w:pPr>
        <w:spacing w:after="173" w:line="269" w:lineRule="auto"/>
        <w:ind w:left="19" w:right="11"/>
      </w:pPr>
      <w:r>
        <w:rPr>
          <w:rFonts w:ascii="Aptos" w:eastAsia="Aptos" w:hAnsi="Aptos" w:cs="Aptos"/>
        </w:rPr>
        <w:t xml:space="preserve">Die </w:t>
      </w:r>
      <w:proofErr w:type="spellStart"/>
      <w:r>
        <w:rPr>
          <w:rFonts w:ascii="Aptos" w:eastAsia="Aptos" w:hAnsi="Aptos" w:cs="Aptos"/>
        </w:rPr>
        <w:t>Hoehner</w:t>
      </w:r>
      <w:proofErr w:type="spellEnd"/>
      <w:r>
        <w:rPr>
          <w:rFonts w:ascii="Aptos" w:eastAsia="Aptos" w:hAnsi="Aptos" w:cs="Aptos"/>
        </w:rPr>
        <w:t xml:space="preserve">. </w:t>
      </w:r>
    </w:p>
    <w:p w14:paraId="273BFBE6" w14:textId="77777777" w:rsidR="002A0287" w:rsidRDefault="00000000">
      <w:pPr>
        <w:spacing w:after="183" w:line="259" w:lineRule="auto"/>
        <w:ind w:left="0" w:right="0" w:firstLine="0"/>
      </w:pPr>
      <w:r>
        <w:rPr>
          <w:rFonts w:ascii="Aptos" w:eastAsia="Aptos" w:hAnsi="Aptos" w:cs="Aptos"/>
        </w:rPr>
        <w:t xml:space="preserve"> </w:t>
      </w:r>
    </w:p>
    <w:p w14:paraId="433B777A" w14:textId="77777777" w:rsidR="002A0287" w:rsidRDefault="00000000">
      <w:pPr>
        <w:spacing w:after="173" w:line="269" w:lineRule="auto"/>
        <w:ind w:left="19" w:right="11"/>
      </w:pPr>
      <w:r>
        <w:rPr>
          <w:rFonts w:ascii="Aptos" w:eastAsia="Aptos" w:hAnsi="Aptos" w:cs="Aptos"/>
        </w:rPr>
        <w:t xml:space="preserve">Irgendwann mal </w:t>
      </w:r>
      <w:proofErr w:type="spellStart"/>
      <w:r>
        <w:rPr>
          <w:rFonts w:ascii="Aptos" w:eastAsia="Aptos" w:hAnsi="Aptos" w:cs="Aptos"/>
        </w:rPr>
        <w:t>Bambiverleihung</w:t>
      </w:r>
      <w:proofErr w:type="spellEnd"/>
      <w:r>
        <w:rPr>
          <w:rFonts w:ascii="Aptos" w:eastAsia="Aptos" w:hAnsi="Aptos" w:cs="Aptos"/>
        </w:rPr>
        <w:t xml:space="preserve">. </w:t>
      </w:r>
    </w:p>
    <w:p w14:paraId="5B6363C0" w14:textId="77777777" w:rsidR="002A0287" w:rsidRDefault="00000000">
      <w:pPr>
        <w:spacing w:after="183" w:line="259" w:lineRule="auto"/>
        <w:ind w:left="0" w:right="0" w:firstLine="0"/>
      </w:pPr>
      <w:r>
        <w:rPr>
          <w:rFonts w:ascii="Aptos" w:eastAsia="Aptos" w:hAnsi="Aptos" w:cs="Aptos"/>
        </w:rPr>
        <w:t xml:space="preserve"> </w:t>
      </w:r>
    </w:p>
    <w:p w14:paraId="0EF6B430" w14:textId="77777777" w:rsidR="002A0287" w:rsidRDefault="00000000">
      <w:pPr>
        <w:spacing w:after="250" w:line="269" w:lineRule="auto"/>
        <w:ind w:left="19" w:right="11"/>
      </w:pPr>
      <w:r>
        <w:rPr>
          <w:rFonts w:ascii="Aptos" w:eastAsia="Aptos" w:hAnsi="Aptos" w:cs="Aptos"/>
        </w:rPr>
        <w:t xml:space="preserve">Alles in einem Jahr. </w:t>
      </w:r>
    </w:p>
    <w:p w14:paraId="296B5D72" w14:textId="77777777" w:rsidR="002A0287" w:rsidRDefault="00000000">
      <w:pPr>
        <w:pStyle w:val="berschrift2"/>
        <w:spacing w:after="32"/>
        <w:ind w:left="19"/>
      </w:pPr>
      <w:bookmarkStart w:id="71" w:name="_Toc170004"/>
      <w:r>
        <w:rPr>
          <w:rFonts w:ascii="Aptos Display" w:eastAsia="Aptos Display" w:hAnsi="Aptos Display" w:cs="Aptos Display"/>
          <w:sz w:val="32"/>
        </w:rPr>
        <w:t xml:space="preserve">Der </w:t>
      </w:r>
      <w:proofErr w:type="spellStart"/>
      <w:r>
        <w:rPr>
          <w:rFonts w:ascii="Aptos Display" w:eastAsia="Aptos Display" w:hAnsi="Aptos Display" w:cs="Aptos Display"/>
          <w:sz w:val="32"/>
        </w:rPr>
        <w:t>Massenmoerder</w:t>
      </w:r>
      <w:proofErr w:type="spellEnd"/>
      <w:r>
        <w:rPr>
          <w:rFonts w:ascii="Aptos Display" w:eastAsia="Aptos Display" w:hAnsi="Aptos Display" w:cs="Aptos Display"/>
          <w:sz w:val="32"/>
        </w:rPr>
        <w:t xml:space="preserve"> </w:t>
      </w:r>
      <w:bookmarkEnd w:id="71"/>
    </w:p>
    <w:p w14:paraId="16ECA73F" w14:textId="77777777" w:rsidR="002A0287" w:rsidRDefault="00000000">
      <w:pPr>
        <w:spacing w:after="183" w:line="259" w:lineRule="auto"/>
        <w:ind w:left="0" w:right="0" w:firstLine="0"/>
      </w:pPr>
      <w:r>
        <w:rPr>
          <w:rFonts w:ascii="Aptos" w:eastAsia="Aptos" w:hAnsi="Aptos" w:cs="Aptos"/>
        </w:rPr>
        <w:t xml:space="preserve"> </w:t>
      </w:r>
    </w:p>
    <w:p w14:paraId="0FD8E4A5" w14:textId="77777777" w:rsidR="002A0287" w:rsidRDefault="00000000">
      <w:pPr>
        <w:spacing w:after="173" w:line="269" w:lineRule="auto"/>
        <w:ind w:left="19" w:right="11"/>
      </w:pPr>
      <w:r>
        <w:rPr>
          <w:rFonts w:ascii="Aptos" w:eastAsia="Aptos" w:hAnsi="Aptos" w:cs="Aptos"/>
        </w:rPr>
        <w:t xml:space="preserve">Das war so: </w:t>
      </w:r>
    </w:p>
    <w:p w14:paraId="0EC84FBB" w14:textId="77777777" w:rsidR="002A0287" w:rsidRDefault="00000000">
      <w:pPr>
        <w:spacing w:after="183" w:line="259" w:lineRule="auto"/>
        <w:ind w:left="0" w:right="0" w:firstLine="0"/>
      </w:pPr>
      <w:r>
        <w:rPr>
          <w:rFonts w:ascii="Aptos" w:eastAsia="Aptos" w:hAnsi="Aptos" w:cs="Aptos"/>
        </w:rPr>
        <w:t xml:space="preserve"> </w:t>
      </w:r>
    </w:p>
    <w:p w14:paraId="35A77ED8" w14:textId="77777777" w:rsidR="002A0287" w:rsidRDefault="00000000">
      <w:pPr>
        <w:spacing w:after="173" w:line="269" w:lineRule="auto"/>
        <w:ind w:left="19" w:right="11"/>
      </w:pPr>
      <w:r>
        <w:rPr>
          <w:rFonts w:ascii="Aptos" w:eastAsia="Aptos" w:hAnsi="Aptos" w:cs="Aptos"/>
        </w:rPr>
        <w:t xml:space="preserve">Nachtschicht. Promis im Haus. Morgen </w:t>
      </w:r>
      <w:proofErr w:type="spellStart"/>
      <w:r>
        <w:rPr>
          <w:rFonts w:ascii="Aptos" w:eastAsia="Aptos" w:hAnsi="Aptos" w:cs="Aptos"/>
        </w:rPr>
        <w:t>Hummermenue</w:t>
      </w:r>
      <w:proofErr w:type="spellEnd"/>
      <w:r>
        <w:rPr>
          <w:rFonts w:ascii="Aptos" w:eastAsia="Aptos" w:hAnsi="Aptos" w:cs="Aptos"/>
        </w:rPr>
        <w:t xml:space="preserve"> </w:t>
      </w:r>
      <w:proofErr w:type="spellStart"/>
      <w:r>
        <w:rPr>
          <w:rFonts w:ascii="Aptos" w:eastAsia="Aptos" w:hAnsi="Aptos" w:cs="Aptos"/>
        </w:rPr>
        <w:t>fuer</w:t>
      </w:r>
      <w:proofErr w:type="spellEnd"/>
      <w:r>
        <w:rPr>
          <w:rFonts w:ascii="Aptos" w:eastAsia="Aptos" w:hAnsi="Aptos" w:cs="Aptos"/>
        </w:rPr>
        <w:t xml:space="preserve"> irgendwelche Filmfritzen. </w:t>
      </w:r>
    </w:p>
    <w:p w14:paraId="75B9EA00" w14:textId="77777777" w:rsidR="002A0287" w:rsidRDefault="00000000">
      <w:pPr>
        <w:spacing w:after="183" w:line="259" w:lineRule="auto"/>
        <w:ind w:left="0" w:right="0" w:firstLine="0"/>
      </w:pPr>
      <w:r>
        <w:rPr>
          <w:rFonts w:ascii="Aptos" w:eastAsia="Aptos" w:hAnsi="Aptos" w:cs="Aptos"/>
        </w:rPr>
        <w:t xml:space="preserve"> </w:t>
      </w:r>
    </w:p>
    <w:p w14:paraId="7852F16A" w14:textId="77777777" w:rsidR="002A0287" w:rsidRDefault="00000000">
      <w:pPr>
        <w:spacing w:after="173" w:line="269" w:lineRule="auto"/>
        <w:ind w:left="19" w:right="11"/>
      </w:pPr>
      <w:r>
        <w:rPr>
          <w:rFonts w:ascii="Aptos" w:eastAsia="Aptos" w:hAnsi="Aptos" w:cs="Aptos"/>
        </w:rPr>
        <w:t xml:space="preserve">Ich als </w:t>
      </w:r>
      <w:proofErr w:type="spellStart"/>
      <w:r>
        <w:rPr>
          <w:rFonts w:ascii="Aptos" w:eastAsia="Aptos" w:hAnsi="Aptos" w:cs="Aptos"/>
        </w:rPr>
        <w:t>Massenmoerder</w:t>
      </w:r>
      <w:proofErr w:type="spellEnd"/>
      <w:r>
        <w:rPr>
          <w:rFonts w:ascii="Aptos" w:eastAsia="Aptos" w:hAnsi="Aptos" w:cs="Aptos"/>
        </w:rPr>
        <w:t xml:space="preserve"> nachts um halb eins beim Hummer-Killen. Hunderte. </w:t>
      </w:r>
      <w:proofErr w:type="spellStart"/>
      <w:r>
        <w:rPr>
          <w:rFonts w:ascii="Aptos" w:eastAsia="Aptos" w:hAnsi="Aptos" w:cs="Aptos"/>
        </w:rPr>
        <w:t>Toeten</w:t>
      </w:r>
      <w:proofErr w:type="spellEnd"/>
      <w:r>
        <w:rPr>
          <w:rFonts w:ascii="Aptos" w:eastAsia="Aptos" w:hAnsi="Aptos" w:cs="Aptos"/>
        </w:rPr>
        <w:t xml:space="preserve">, Messer ansetzen, gezielter stich, ab in den Kessel, den anderen </w:t>
      </w:r>
      <w:proofErr w:type="gramStart"/>
      <w:r>
        <w:rPr>
          <w:rFonts w:ascii="Aptos" w:eastAsia="Aptos" w:hAnsi="Aptos" w:cs="Aptos"/>
        </w:rPr>
        <w:t>rausnehmen,  Scheren</w:t>
      </w:r>
      <w:proofErr w:type="gramEnd"/>
      <w:r>
        <w:rPr>
          <w:rFonts w:ascii="Aptos" w:eastAsia="Aptos" w:hAnsi="Aptos" w:cs="Aptos"/>
        </w:rPr>
        <w:t xml:space="preserve"> ab, </w:t>
      </w:r>
      <w:proofErr w:type="spellStart"/>
      <w:r>
        <w:rPr>
          <w:rFonts w:ascii="Aptos" w:eastAsia="Aptos" w:hAnsi="Aptos" w:cs="Aptos"/>
        </w:rPr>
        <w:t>Schwanzstueck</w:t>
      </w:r>
      <w:proofErr w:type="spellEnd"/>
      <w:r>
        <w:rPr>
          <w:rFonts w:ascii="Aptos" w:eastAsia="Aptos" w:hAnsi="Aptos" w:cs="Aptos"/>
        </w:rPr>
        <w:t xml:space="preserve"> ab, ab ins Eiswasser. Karkassen in den </w:t>
      </w:r>
      <w:proofErr w:type="spellStart"/>
      <w:r>
        <w:rPr>
          <w:rFonts w:ascii="Aptos" w:eastAsia="Aptos" w:hAnsi="Aptos" w:cs="Aptos"/>
        </w:rPr>
        <w:t>grossen</w:t>
      </w:r>
      <w:proofErr w:type="spellEnd"/>
      <w:r>
        <w:rPr>
          <w:rFonts w:ascii="Aptos" w:eastAsia="Aptos" w:hAnsi="Aptos" w:cs="Aptos"/>
        </w:rPr>
        <w:t xml:space="preserve"> Kessel. Und der nächste.  </w:t>
      </w:r>
    </w:p>
    <w:p w14:paraId="2104739C" w14:textId="77777777" w:rsidR="002A0287" w:rsidRDefault="00000000">
      <w:pPr>
        <w:spacing w:after="173" w:line="269" w:lineRule="auto"/>
        <w:ind w:left="19" w:right="11"/>
      </w:pPr>
      <w:r>
        <w:rPr>
          <w:rFonts w:ascii="Aptos" w:eastAsia="Aptos" w:hAnsi="Aptos" w:cs="Aptos"/>
        </w:rPr>
        <w:t xml:space="preserve">Was </w:t>
      </w:r>
      <w:proofErr w:type="spellStart"/>
      <w:r>
        <w:rPr>
          <w:rFonts w:ascii="Aptos" w:eastAsia="Aptos" w:hAnsi="Aptos" w:cs="Aptos"/>
        </w:rPr>
        <w:t>fuer</w:t>
      </w:r>
      <w:proofErr w:type="spellEnd"/>
      <w:r>
        <w:rPr>
          <w:rFonts w:ascii="Aptos" w:eastAsia="Aptos" w:hAnsi="Aptos" w:cs="Aptos"/>
        </w:rPr>
        <w:t xml:space="preserve"> ein Geruch. </w:t>
      </w:r>
    </w:p>
    <w:p w14:paraId="42D3E424" w14:textId="77777777" w:rsidR="002A0287" w:rsidRDefault="00000000">
      <w:pPr>
        <w:spacing w:after="183" w:line="259" w:lineRule="auto"/>
        <w:ind w:left="0" w:right="0" w:firstLine="0"/>
      </w:pPr>
      <w:r>
        <w:rPr>
          <w:rFonts w:ascii="Aptos" w:eastAsia="Aptos" w:hAnsi="Aptos" w:cs="Aptos"/>
        </w:rPr>
        <w:lastRenderedPageBreak/>
        <w:t xml:space="preserve"> </w:t>
      </w:r>
    </w:p>
    <w:p w14:paraId="55E402F5" w14:textId="77777777" w:rsidR="002A0287" w:rsidRDefault="00000000">
      <w:pPr>
        <w:spacing w:after="173" w:line="269" w:lineRule="auto"/>
        <w:ind w:left="19" w:right="11"/>
      </w:pPr>
      <w:r>
        <w:rPr>
          <w:rFonts w:ascii="Aptos" w:eastAsia="Aptos" w:hAnsi="Aptos" w:cs="Aptos"/>
        </w:rPr>
        <w:t xml:space="preserve">Ich wusste wie Homer sich </w:t>
      </w:r>
      <w:proofErr w:type="spellStart"/>
      <w:r>
        <w:rPr>
          <w:rFonts w:ascii="Aptos" w:eastAsia="Aptos" w:hAnsi="Aptos" w:cs="Aptos"/>
        </w:rPr>
        <w:t>fuehlt</w:t>
      </w:r>
      <w:proofErr w:type="spellEnd"/>
      <w:r>
        <w:rPr>
          <w:rFonts w:ascii="Aptos" w:eastAsia="Aptos" w:hAnsi="Aptos" w:cs="Aptos"/>
        </w:rPr>
        <w:t xml:space="preserve">, wenn er seinen Haustier-Lobster weinend in der Badewanne verspeist. Ich war angeekelt ob des Massenmordes an </w:t>
      </w:r>
      <w:proofErr w:type="spellStart"/>
      <w:r>
        <w:rPr>
          <w:rFonts w:ascii="Aptos" w:eastAsia="Aptos" w:hAnsi="Aptos" w:cs="Aptos"/>
        </w:rPr>
        <w:t>fuehlenden</w:t>
      </w:r>
      <w:proofErr w:type="spellEnd"/>
      <w:r>
        <w:rPr>
          <w:rFonts w:ascii="Aptos" w:eastAsia="Aptos" w:hAnsi="Aptos" w:cs="Aptos"/>
        </w:rPr>
        <w:t xml:space="preserve"> Wesen und trotzdem freute ich mich, was aus den armen Tieren werden </w:t>
      </w:r>
      <w:proofErr w:type="spellStart"/>
      <w:r>
        <w:rPr>
          <w:rFonts w:ascii="Aptos" w:eastAsia="Aptos" w:hAnsi="Aptos" w:cs="Aptos"/>
        </w:rPr>
        <w:t>wuerde</w:t>
      </w:r>
      <w:proofErr w:type="spellEnd"/>
      <w:r>
        <w:rPr>
          <w:rFonts w:ascii="Aptos" w:eastAsia="Aptos" w:hAnsi="Aptos" w:cs="Aptos"/>
        </w:rPr>
        <w:t xml:space="preserve">. </w:t>
      </w:r>
    </w:p>
    <w:p w14:paraId="27524E97" w14:textId="77777777" w:rsidR="002A0287" w:rsidRDefault="00000000">
      <w:pPr>
        <w:spacing w:after="183" w:line="259" w:lineRule="auto"/>
        <w:ind w:left="0" w:right="0" w:firstLine="0"/>
      </w:pPr>
      <w:r>
        <w:rPr>
          <w:rFonts w:ascii="Aptos" w:eastAsia="Aptos" w:hAnsi="Aptos" w:cs="Aptos"/>
        </w:rPr>
        <w:t xml:space="preserve"> </w:t>
      </w:r>
    </w:p>
    <w:p w14:paraId="1B9DCBAD" w14:textId="77777777" w:rsidR="002A0287" w:rsidRDefault="00000000">
      <w:pPr>
        <w:spacing w:after="173" w:line="269" w:lineRule="auto"/>
        <w:ind w:left="19" w:right="11"/>
      </w:pPr>
      <w:r>
        <w:rPr>
          <w:rFonts w:ascii="Aptos" w:eastAsia="Aptos" w:hAnsi="Aptos" w:cs="Aptos"/>
        </w:rPr>
        <w:t xml:space="preserve">Ich zollte ihnen den letzten Respekt und behandelte sie nicht wie Produkte. Es tat mir um jeden einzelnen leid. </w:t>
      </w:r>
    </w:p>
    <w:p w14:paraId="0F9B7701" w14:textId="77777777" w:rsidR="002A0287" w:rsidRDefault="00000000">
      <w:pPr>
        <w:spacing w:after="183" w:line="259" w:lineRule="auto"/>
        <w:ind w:left="0" w:right="0" w:firstLine="0"/>
      </w:pPr>
      <w:r>
        <w:rPr>
          <w:rFonts w:ascii="Aptos" w:eastAsia="Aptos" w:hAnsi="Aptos" w:cs="Aptos"/>
        </w:rPr>
        <w:t xml:space="preserve"> </w:t>
      </w:r>
    </w:p>
    <w:p w14:paraId="5A311BF5" w14:textId="77777777" w:rsidR="002A0287" w:rsidRDefault="00000000">
      <w:pPr>
        <w:spacing w:after="260" w:line="259" w:lineRule="auto"/>
        <w:ind w:left="0" w:right="0" w:firstLine="0"/>
      </w:pPr>
      <w:r>
        <w:rPr>
          <w:rFonts w:ascii="Aptos" w:eastAsia="Aptos" w:hAnsi="Aptos" w:cs="Aptos"/>
        </w:rPr>
        <w:t xml:space="preserve"> </w:t>
      </w:r>
    </w:p>
    <w:p w14:paraId="290A617E" w14:textId="77777777" w:rsidR="002A0287" w:rsidRDefault="00000000">
      <w:pPr>
        <w:pStyle w:val="berschrift2"/>
        <w:spacing w:after="32"/>
        <w:ind w:left="19"/>
      </w:pPr>
      <w:bookmarkStart w:id="72" w:name="_Toc170005"/>
      <w:r>
        <w:rPr>
          <w:rFonts w:ascii="Aptos Display" w:eastAsia="Aptos Display" w:hAnsi="Aptos Display" w:cs="Aptos Display"/>
          <w:sz w:val="32"/>
        </w:rPr>
        <w:t xml:space="preserve">Der Sicherheitstyp </w:t>
      </w:r>
      <w:bookmarkEnd w:id="72"/>
    </w:p>
    <w:p w14:paraId="0E4AF04C" w14:textId="77777777" w:rsidR="002A0287" w:rsidRDefault="00000000">
      <w:pPr>
        <w:spacing w:after="183" w:line="259" w:lineRule="auto"/>
        <w:ind w:left="0" w:right="0" w:firstLine="0"/>
      </w:pPr>
      <w:r>
        <w:rPr>
          <w:rFonts w:ascii="Aptos" w:eastAsia="Aptos" w:hAnsi="Aptos" w:cs="Aptos"/>
        </w:rPr>
        <w:t xml:space="preserve"> </w:t>
      </w:r>
    </w:p>
    <w:p w14:paraId="6BF15F0F" w14:textId="77777777" w:rsidR="002A0287" w:rsidRDefault="00000000">
      <w:pPr>
        <w:spacing w:after="173" w:line="269" w:lineRule="auto"/>
        <w:ind w:left="19" w:right="11"/>
      </w:pPr>
      <w:r>
        <w:rPr>
          <w:rFonts w:ascii="Aptos" w:eastAsia="Aptos" w:hAnsi="Aptos" w:cs="Aptos"/>
        </w:rPr>
        <w:t xml:space="preserve">Ich also, Massenmord betreibend, in der </w:t>
      </w:r>
      <w:proofErr w:type="spellStart"/>
      <w:r>
        <w:rPr>
          <w:rFonts w:ascii="Aptos" w:eastAsia="Aptos" w:hAnsi="Aptos" w:cs="Aptos"/>
        </w:rPr>
        <w:t>Kueche</w:t>
      </w:r>
      <w:proofErr w:type="spellEnd"/>
      <w:r>
        <w:rPr>
          <w:rFonts w:ascii="Aptos" w:eastAsia="Aptos" w:hAnsi="Aptos" w:cs="Aptos"/>
        </w:rPr>
        <w:t xml:space="preserve"> am Werken, als ein - ich dachte, es war ein Sicherheitstyp von einem der Stars - sich zu mir gesellte. </w:t>
      </w:r>
    </w:p>
    <w:p w14:paraId="25D8BF48" w14:textId="77777777" w:rsidR="002A0287" w:rsidRDefault="00000000">
      <w:pPr>
        <w:spacing w:after="183" w:line="259" w:lineRule="auto"/>
        <w:ind w:left="0" w:right="0" w:firstLine="0"/>
      </w:pPr>
      <w:r>
        <w:rPr>
          <w:rFonts w:ascii="Aptos" w:eastAsia="Aptos" w:hAnsi="Aptos" w:cs="Aptos"/>
        </w:rPr>
        <w:t xml:space="preserve"> </w:t>
      </w:r>
    </w:p>
    <w:p w14:paraId="072EF82A" w14:textId="77777777" w:rsidR="002A0287" w:rsidRDefault="00000000">
      <w:pPr>
        <w:spacing w:after="173" w:line="269" w:lineRule="auto"/>
        <w:ind w:left="19" w:right="11"/>
      </w:pPr>
      <w:r>
        <w:rPr>
          <w:rFonts w:ascii="Aptos" w:eastAsia="Aptos" w:hAnsi="Aptos" w:cs="Aptos"/>
        </w:rPr>
        <w:t xml:space="preserve">Er sagte, er war dem Geruch gefolgt, sah Licht und kam einfach rein. </w:t>
      </w:r>
    </w:p>
    <w:p w14:paraId="2FF30FEB" w14:textId="77777777" w:rsidR="002A0287" w:rsidRDefault="00000000">
      <w:pPr>
        <w:spacing w:after="183" w:line="259" w:lineRule="auto"/>
        <w:ind w:left="0" w:right="0" w:firstLine="0"/>
      </w:pPr>
      <w:r>
        <w:rPr>
          <w:rFonts w:ascii="Aptos" w:eastAsia="Aptos" w:hAnsi="Aptos" w:cs="Aptos"/>
        </w:rPr>
        <w:t xml:space="preserve"> </w:t>
      </w:r>
    </w:p>
    <w:p w14:paraId="1AB667BD" w14:textId="77777777" w:rsidR="002A0287" w:rsidRDefault="00000000">
      <w:pPr>
        <w:spacing w:after="173" w:line="269" w:lineRule="auto"/>
        <w:ind w:left="19" w:right="11"/>
      </w:pPr>
      <w:r>
        <w:rPr>
          <w:rFonts w:ascii="Aptos" w:eastAsia="Aptos" w:hAnsi="Aptos" w:cs="Aptos"/>
        </w:rPr>
        <w:t xml:space="preserve">Ok. Na dann. </w:t>
      </w:r>
    </w:p>
    <w:p w14:paraId="62B68E6E" w14:textId="77777777" w:rsidR="002A0287" w:rsidRDefault="00000000">
      <w:pPr>
        <w:spacing w:after="183" w:line="259" w:lineRule="auto"/>
        <w:ind w:left="0" w:right="0" w:firstLine="0"/>
      </w:pPr>
      <w:r>
        <w:rPr>
          <w:rFonts w:ascii="Aptos" w:eastAsia="Aptos" w:hAnsi="Aptos" w:cs="Aptos"/>
        </w:rPr>
        <w:t xml:space="preserve"> </w:t>
      </w:r>
    </w:p>
    <w:p w14:paraId="10830AD3" w14:textId="77777777" w:rsidR="002A0287" w:rsidRDefault="00000000">
      <w:pPr>
        <w:spacing w:after="173" w:line="269" w:lineRule="auto"/>
        <w:ind w:left="19" w:right="11"/>
      </w:pPr>
      <w:r>
        <w:rPr>
          <w:rFonts w:ascii="Aptos" w:eastAsia="Aptos" w:hAnsi="Aptos" w:cs="Aptos"/>
        </w:rPr>
        <w:t xml:space="preserve">Wir redeten. Mit meinem gebrochenen Englisch und seinem - keine Ahnung, ich verstand die Hälfte nicht. Über was? Ich hab’s vergessen. Hummer wahrscheinlich. Essen. Irgendwas. </w:t>
      </w:r>
    </w:p>
    <w:p w14:paraId="0E42F39B" w14:textId="77777777" w:rsidR="002A0287" w:rsidRDefault="00000000">
      <w:pPr>
        <w:spacing w:after="183" w:line="259" w:lineRule="auto"/>
        <w:ind w:left="0" w:right="0" w:firstLine="0"/>
      </w:pPr>
      <w:r>
        <w:rPr>
          <w:rFonts w:ascii="Aptos" w:eastAsia="Aptos" w:hAnsi="Aptos" w:cs="Aptos"/>
        </w:rPr>
        <w:t xml:space="preserve"> </w:t>
      </w:r>
    </w:p>
    <w:p w14:paraId="39884891" w14:textId="77777777" w:rsidR="002A0287" w:rsidRDefault="00000000">
      <w:pPr>
        <w:spacing w:after="173" w:line="269" w:lineRule="auto"/>
        <w:ind w:left="19" w:right="11"/>
      </w:pPr>
      <w:r>
        <w:rPr>
          <w:rFonts w:ascii="Aptos" w:eastAsia="Aptos" w:hAnsi="Aptos" w:cs="Aptos"/>
        </w:rPr>
        <w:t xml:space="preserve">Ich ließ ihn eine der Scheren kosten. Wir </w:t>
      </w:r>
      <w:proofErr w:type="spellStart"/>
      <w:r>
        <w:rPr>
          <w:rFonts w:ascii="Aptos" w:eastAsia="Aptos" w:hAnsi="Aptos" w:cs="Aptos"/>
        </w:rPr>
        <w:t>lö_elten</w:t>
      </w:r>
      <w:proofErr w:type="spellEnd"/>
      <w:r>
        <w:rPr>
          <w:rFonts w:ascii="Aptos" w:eastAsia="Aptos" w:hAnsi="Aptos" w:cs="Aptos"/>
        </w:rPr>
        <w:t xml:space="preserve"> den Hummerfond. Ich tötete, er schaute zu. </w:t>
      </w:r>
    </w:p>
    <w:p w14:paraId="3C54B28D" w14:textId="77777777" w:rsidR="002A0287" w:rsidRDefault="00000000">
      <w:pPr>
        <w:spacing w:after="183" w:line="259" w:lineRule="auto"/>
        <w:ind w:left="0" w:right="0" w:firstLine="0"/>
      </w:pPr>
      <w:r>
        <w:rPr>
          <w:rFonts w:ascii="Aptos" w:eastAsia="Aptos" w:hAnsi="Aptos" w:cs="Aptos"/>
        </w:rPr>
        <w:t xml:space="preserve"> </w:t>
      </w:r>
    </w:p>
    <w:p w14:paraId="185296D4" w14:textId="77777777" w:rsidR="002A0287" w:rsidRDefault="00000000">
      <w:pPr>
        <w:spacing w:after="173" w:line="269" w:lineRule="auto"/>
        <w:ind w:left="19" w:right="11"/>
      </w:pPr>
      <w:r>
        <w:rPr>
          <w:rFonts w:ascii="Aptos" w:eastAsia="Aptos" w:hAnsi="Aptos" w:cs="Aptos"/>
        </w:rPr>
        <w:t xml:space="preserve">Irgendwann bedankte er sich und ging. Ich tötete weiter. Nur noch 100 Stück, dann hab Ichs. </w:t>
      </w:r>
    </w:p>
    <w:p w14:paraId="3371010F" w14:textId="77777777" w:rsidR="002A0287" w:rsidRDefault="00000000">
      <w:pPr>
        <w:spacing w:after="0" w:line="259" w:lineRule="auto"/>
        <w:ind w:left="0" w:right="0" w:firstLine="0"/>
      </w:pPr>
      <w:r>
        <w:rPr>
          <w:rFonts w:ascii="Aptos" w:eastAsia="Aptos" w:hAnsi="Aptos" w:cs="Aptos"/>
        </w:rPr>
        <w:t xml:space="preserve"> </w:t>
      </w:r>
    </w:p>
    <w:p w14:paraId="11425F37" w14:textId="77777777" w:rsidR="002A0287" w:rsidRDefault="00000000">
      <w:pPr>
        <w:pStyle w:val="berschrift2"/>
        <w:spacing w:after="32"/>
        <w:ind w:left="19"/>
      </w:pPr>
      <w:bookmarkStart w:id="73" w:name="_Toc170006"/>
      <w:proofErr w:type="spellStart"/>
      <w:r>
        <w:rPr>
          <w:rFonts w:ascii="Aptos Display" w:eastAsia="Aptos Display" w:hAnsi="Aptos Display" w:cs="Aptos Display"/>
          <w:sz w:val="32"/>
        </w:rPr>
        <w:t>Neo</w:t>
      </w:r>
      <w:proofErr w:type="spellEnd"/>
      <w:r>
        <w:rPr>
          <w:rFonts w:ascii="Aptos Display" w:eastAsia="Aptos Display" w:hAnsi="Aptos Display" w:cs="Aptos Display"/>
          <w:sz w:val="32"/>
        </w:rPr>
        <w:t xml:space="preserve">? </w:t>
      </w:r>
      <w:bookmarkEnd w:id="73"/>
    </w:p>
    <w:p w14:paraId="3A4B6E63" w14:textId="77777777" w:rsidR="002A0287" w:rsidRDefault="00000000">
      <w:pPr>
        <w:spacing w:after="183" w:line="259" w:lineRule="auto"/>
        <w:ind w:left="0" w:right="0" w:firstLine="0"/>
      </w:pPr>
      <w:r>
        <w:rPr>
          <w:rFonts w:ascii="Aptos" w:eastAsia="Aptos" w:hAnsi="Aptos" w:cs="Aptos"/>
        </w:rPr>
        <w:t xml:space="preserve"> </w:t>
      </w:r>
    </w:p>
    <w:p w14:paraId="7AD6A8A6" w14:textId="77777777" w:rsidR="002A0287" w:rsidRDefault="00000000">
      <w:pPr>
        <w:spacing w:after="173" w:line="269" w:lineRule="auto"/>
        <w:ind w:left="19" w:right="11"/>
      </w:pPr>
      <w:r>
        <w:rPr>
          <w:rFonts w:ascii="Aptos" w:eastAsia="Aptos" w:hAnsi="Aptos" w:cs="Aptos"/>
        </w:rPr>
        <w:t xml:space="preserve">"Weißt du eigentlich, wer das war?" fragte einer der Serviceleute. </w:t>
      </w:r>
    </w:p>
    <w:p w14:paraId="1810DC99" w14:textId="77777777" w:rsidR="002A0287" w:rsidRDefault="00000000">
      <w:pPr>
        <w:spacing w:after="183" w:line="259" w:lineRule="auto"/>
        <w:ind w:left="0" w:right="0" w:firstLine="0"/>
      </w:pPr>
      <w:r>
        <w:rPr>
          <w:rFonts w:ascii="Aptos" w:eastAsia="Aptos" w:hAnsi="Aptos" w:cs="Aptos"/>
        </w:rPr>
        <w:t xml:space="preserve"> </w:t>
      </w:r>
    </w:p>
    <w:p w14:paraId="59EB8976" w14:textId="77777777" w:rsidR="002A0287" w:rsidRDefault="00000000">
      <w:pPr>
        <w:spacing w:after="173" w:line="269" w:lineRule="auto"/>
        <w:ind w:left="19" w:right="11"/>
      </w:pPr>
      <w:r>
        <w:rPr>
          <w:rFonts w:ascii="Aptos" w:eastAsia="Aptos" w:hAnsi="Aptos" w:cs="Aptos"/>
        </w:rPr>
        <w:lastRenderedPageBreak/>
        <w:t xml:space="preserve">Ich hatte sie schon eine Weile bemerkt. Aber rumstehende Serviceleute sind jetzt nichts wirklich Fremdes für mich. Sie standen rum und tranken oder quatschten hinten an der Ausgabe zum Restaurant, dachte ich. </w:t>
      </w:r>
    </w:p>
    <w:p w14:paraId="3C055054" w14:textId="77777777" w:rsidR="002A0287" w:rsidRDefault="00000000">
      <w:pPr>
        <w:spacing w:after="188" w:line="259" w:lineRule="auto"/>
        <w:ind w:left="0" w:right="0" w:firstLine="0"/>
      </w:pPr>
      <w:r>
        <w:rPr>
          <w:rFonts w:ascii="Aptos" w:eastAsia="Aptos" w:hAnsi="Aptos" w:cs="Aptos"/>
        </w:rPr>
        <w:t xml:space="preserve"> </w:t>
      </w:r>
    </w:p>
    <w:p w14:paraId="32E785E7" w14:textId="77777777" w:rsidR="002A0287" w:rsidRDefault="00000000">
      <w:pPr>
        <w:spacing w:after="173" w:line="269" w:lineRule="auto"/>
        <w:ind w:left="19" w:right="11"/>
      </w:pPr>
      <w:r>
        <w:rPr>
          <w:rFonts w:ascii="Aptos" w:eastAsia="Aptos" w:hAnsi="Aptos" w:cs="Aptos"/>
        </w:rPr>
        <w:t xml:space="preserve">Sie hatten einen Weltstar beobachtet, der sich mit einem normalen Koch unterhalten hatte. </w:t>
      </w:r>
    </w:p>
    <w:p w14:paraId="7708AB28" w14:textId="77777777" w:rsidR="002A0287" w:rsidRDefault="00000000">
      <w:pPr>
        <w:spacing w:after="183" w:line="259" w:lineRule="auto"/>
        <w:ind w:left="0" w:right="0" w:firstLine="0"/>
      </w:pPr>
      <w:r>
        <w:rPr>
          <w:rFonts w:ascii="Aptos" w:eastAsia="Aptos" w:hAnsi="Aptos" w:cs="Aptos"/>
        </w:rPr>
        <w:t xml:space="preserve"> </w:t>
      </w:r>
    </w:p>
    <w:p w14:paraId="229B1F3C" w14:textId="77777777" w:rsidR="002A0287" w:rsidRDefault="00000000">
      <w:pPr>
        <w:spacing w:after="173" w:line="269" w:lineRule="auto"/>
        <w:ind w:left="19" w:right="11"/>
      </w:pPr>
      <w:r>
        <w:rPr>
          <w:rFonts w:ascii="Aptos" w:eastAsia="Aptos" w:hAnsi="Aptos" w:cs="Aptos"/>
        </w:rPr>
        <w:t xml:space="preserve">Ted. Von Bill und Ted. Der Typ aus Matrix. </w:t>
      </w:r>
    </w:p>
    <w:p w14:paraId="340A0475" w14:textId="77777777" w:rsidR="002A0287" w:rsidRDefault="00000000">
      <w:pPr>
        <w:spacing w:after="183" w:line="259" w:lineRule="auto"/>
        <w:ind w:left="0" w:right="0" w:firstLine="0"/>
      </w:pPr>
      <w:r>
        <w:rPr>
          <w:rFonts w:ascii="Aptos" w:eastAsia="Aptos" w:hAnsi="Aptos" w:cs="Aptos"/>
        </w:rPr>
        <w:t xml:space="preserve"> </w:t>
      </w:r>
    </w:p>
    <w:p w14:paraId="7F59D72A" w14:textId="77777777" w:rsidR="002A0287" w:rsidRDefault="00000000">
      <w:pPr>
        <w:spacing w:after="173" w:line="269" w:lineRule="auto"/>
        <w:ind w:left="19" w:right="11"/>
      </w:pPr>
      <w:r>
        <w:rPr>
          <w:rFonts w:ascii="Aptos" w:eastAsia="Aptos" w:hAnsi="Aptos" w:cs="Aptos"/>
        </w:rPr>
        <w:t xml:space="preserve">Ich sage bis heute: Ich glaube, er war es. Ich habe ihn nicht erkannt. </w:t>
      </w:r>
    </w:p>
    <w:p w14:paraId="34A05E38" w14:textId="77777777" w:rsidR="002A0287" w:rsidRDefault="00000000">
      <w:pPr>
        <w:spacing w:after="183" w:line="259" w:lineRule="auto"/>
        <w:ind w:left="0" w:right="0" w:firstLine="0"/>
      </w:pPr>
      <w:r>
        <w:rPr>
          <w:rFonts w:ascii="Aptos" w:eastAsia="Aptos" w:hAnsi="Aptos" w:cs="Aptos"/>
        </w:rPr>
        <w:t xml:space="preserve"> </w:t>
      </w:r>
    </w:p>
    <w:p w14:paraId="074B5CD8" w14:textId="77777777" w:rsidR="002A0287" w:rsidRDefault="00000000">
      <w:pPr>
        <w:spacing w:after="260" w:line="259" w:lineRule="auto"/>
        <w:ind w:left="0" w:right="0" w:firstLine="0"/>
      </w:pPr>
      <w:r>
        <w:rPr>
          <w:rFonts w:ascii="Aptos" w:eastAsia="Aptos" w:hAnsi="Aptos" w:cs="Aptos"/>
        </w:rPr>
        <w:t xml:space="preserve"> </w:t>
      </w:r>
    </w:p>
    <w:p w14:paraId="71357D6B" w14:textId="77777777" w:rsidR="002A0287" w:rsidRDefault="00000000">
      <w:pPr>
        <w:pStyle w:val="berschrift2"/>
        <w:spacing w:after="32"/>
        <w:ind w:left="19"/>
      </w:pPr>
      <w:bookmarkStart w:id="74" w:name="_Toc170007"/>
      <w:r>
        <w:rPr>
          <w:rFonts w:ascii="Aptos Display" w:eastAsia="Aptos Display" w:hAnsi="Aptos Display" w:cs="Aptos Display"/>
          <w:sz w:val="32"/>
        </w:rPr>
        <w:t xml:space="preserve">Der Traum </w:t>
      </w:r>
      <w:bookmarkEnd w:id="74"/>
    </w:p>
    <w:p w14:paraId="2C195F7E" w14:textId="77777777" w:rsidR="002A0287" w:rsidRDefault="00000000">
      <w:pPr>
        <w:spacing w:after="183" w:line="259" w:lineRule="auto"/>
        <w:ind w:left="0" w:right="0" w:firstLine="0"/>
      </w:pPr>
      <w:r>
        <w:rPr>
          <w:rFonts w:ascii="Aptos" w:eastAsia="Aptos" w:hAnsi="Aptos" w:cs="Aptos"/>
        </w:rPr>
        <w:t xml:space="preserve"> </w:t>
      </w:r>
    </w:p>
    <w:p w14:paraId="647134B8" w14:textId="77777777" w:rsidR="002A0287" w:rsidRDefault="00000000">
      <w:pPr>
        <w:spacing w:after="173" w:line="269" w:lineRule="auto"/>
        <w:ind w:left="19" w:right="11"/>
      </w:pPr>
      <w:r>
        <w:rPr>
          <w:rFonts w:ascii="Aptos" w:eastAsia="Aptos" w:hAnsi="Aptos" w:cs="Aptos"/>
        </w:rPr>
        <w:t xml:space="preserve">In dieser Nacht </w:t>
      </w:r>
      <w:proofErr w:type="spellStart"/>
      <w:r>
        <w:rPr>
          <w:rFonts w:ascii="Aptos" w:eastAsia="Aptos" w:hAnsi="Aptos" w:cs="Aptos"/>
        </w:rPr>
        <w:t>traeumte</w:t>
      </w:r>
      <w:proofErr w:type="spellEnd"/>
      <w:r>
        <w:rPr>
          <w:rFonts w:ascii="Aptos" w:eastAsia="Aptos" w:hAnsi="Aptos" w:cs="Aptos"/>
        </w:rPr>
        <w:t xml:space="preserve"> ich. </w:t>
      </w:r>
    </w:p>
    <w:p w14:paraId="66006FC7" w14:textId="77777777" w:rsidR="002A0287" w:rsidRDefault="00000000">
      <w:pPr>
        <w:spacing w:after="183" w:line="259" w:lineRule="auto"/>
        <w:ind w:left="0" w:right="0" w:firstLine="0"/>
      </w:pPr>
      <w:r>
        <w:rPr>
          <w:rFonts w:ascii="Aptos" w:eastAsia="Aptos" w:hAnsi="Aptos" w:cs="Aptos"/>
        </w:rPr>
        <w:t xml:space="preserve"> </w:t>
      </w:r>
    </w:p>
    <w:p w14:paraId="39CD0594" w14:textId="77777777" w:rsidR="002A0287" w:rsidRDefault="00000000">
      <w:pPr>
        <w:spacing w:after="173" w:line="269" w:lineRule="auto"/>
        <w:ind w:left="19" w:right="11"/>
      </w:pPr>
      <w:r>
        <w:rPr>
          <w:rFonts w:ascii="Aptos" w:eastAsia="Aptos" w:hAnsi="Aptos" w:cs="Aptos"/>
        </w:rPr>
        <w:t xml:space="preserve">Nicht von </w:t>
      </w:r>
      <w:proofErr w:type="spellStart"/>
      <w:r>
        <w:rPr>
          <w:rFonts w:ascii="Aptos" w:eastAsia="Aptos" w:hAnsi="Aptos" w:cs="Aptos"/>
        </w:rPr>
        <w:t>Neo</w:t>
      </w:r>
      <w:proofErr w:type="spellEnd"/>
      <w:r>
        <w:rPr>
          <w:rFonts w:ascii="Aptos" w:eastAsia="Aptos" w:hAnsi="Aptos" w:cs="Aptos"/>
        </w:rPr>
        <w:t xml:space="preserve">. Nicht von der Matrix. </w:t>
      </w:r>
    </w:p>
    <w:p w14:paraId="095BC1E8" w14:textId="77777777" w:rsidR="002A0287" w:rsidRDefault="00000000">
      <w:pPr>
        <w:spacing w:after="183" w:line="259" w:lineRule="auto"/>
        <w:ind w:left="0" w:right="0" w:firstLine="0"/>
      </w:pPr>
      <w:r>
        <w:rPr>
          <w:rFonts w:ascii="Aptos" w:eastAsia="Aptos" w:hAnsi="Aptos" w:cs="Aptos"/>
        </w:rPr>
        <w:t xml:space="preserve"> </w:t>
      </w:r>
    </w:p>
    <w:p w14:paraId="202A8B2B" w14:textId="77777777" w:rsidR="002A0287" w:rsidRDefault="00000000">
      <w:pPr>
        <w:spacing w:after="173" w:line="269" w:lineRule="auto"/>
        <w:ind w:left="19" w:right="11"/>
      </w:pPr>
      <w:r>
        <w:rPr>
          <w:rFonts w:ascii="Aptos" w:eastAsia="Aptos" w:hAnsi="Aptos" w:cs="Aptos"/>
        </w:rPr>
        <w:t xml:space="preserve">Von einem Mann in Schwarz. Der tötet. Sauber. Präzise. Wie ich die Hummer. </w:t>
      </w:r>
    </w:p>
    <w:p w14:paraId="1B29B8B4" w14:textId="77777777" w:rsidR="002A0287" w:rsidRDefault="00000000">
      <w:pPr>
        <w:spacing w:after="183" w:line="259" w:lineRule="auto"/>
        <w:ind w:left="0" w:right="0" w:firstLine="0"/>
      </w:pPr>
      <w:r>
        <w:rPr>
          <w:rFonts w:ascii="Aptos" w:eastAsia="Aptos" w:hAnsi="Aptos" w:cs="Aptos"/>
        </w:rPr>
        <w:t xml:space="preserve"> </w:t>
      </w:r>
    </w:p>
    <w:p w14:paraId="2A9FA131" w14:textId="77777777" w:rsidR="002A0287" w:rsidRDefault="00000000">
      <w:pPr>
        <w:spacing w:after="183" w:line="259" w:lineRule="auto"/>
        <w:ind w:left="0" w:right="0" w:firstLine="0"/>
      </w:pPr>
      <w:r>
        <w:rPr>
          <w:rFonts w:ascii="Aptos" w:eastAsia="Aptos" w:hAnsi="Aptos" w:cs="Aptos"/>
        </w:rPr>
        <w:t xml:space="preserve"> </w:t>
      </w:r>
    </w:p>
    <w:p w14:paraId="48F7996F" w14:textId="77777777" w:rsidR="002A0287" w:rsidRDefault="00000000">
      <w:pPr>
        <w:spacing w:after="173" w:line="269" w:lineRule="auto"/>
        <w:ind w:left="19" w:right="11"/>
      </w:pPr>
      <w:r>
        <w:rPr>
          <w:rFonts w:ascii="Aptos" w:eastAsia="Aptos" w:hAnsi="Aptos" w:cs="Aptos"/>
          <w:b/>
        </w:rPr>
        <w:t>JOHN:</w:t>
      </w:r>
      <w:r>
        <w:rPr>
          <w:rFonts w:ascii="Aptos" w:eastAsia="Aptos" w:hAnsi="Aptos" w:cs="Aptos"/>
        </w:rPr>
        <w:t xml:space="preserve"> Du hast viele getötet heute Nacht. </w:t>
      </w:r>
    </w:p>
    <w:p w14:paraId="5DC61FD9" w14:textId="77777777" w:rsidR="002A0287" w:rsidRDefault="00000000">
      <w:pPr>
        <w:spacing w:after="183" w:line="259" w:lineRule="auto"/>
        <w:ind w:left="0" w:right="0" w:firstLine="0"/>
      </w:pPr>
      <w:r>
        <w:rPr>
          <w:rFonts w:ascii="Aptos" w:eastAsia="Aptos" w:hAnsi="Aptos" w:cs="Aptos"/>
        </w:rPr>
        <w:t xml:space="preserve"> </w:t>
      </w:r>
    </w:p>
    <w:p w14:paraId="14C0B096" w14:textId="77777777" w:rsidR="002A0287" w:rsidRDefault="00000000">
      <w:pPr>
        <w:spacing w:after="173" w:line="269" w:lineRule="auto"/>
        <w:ind w:left="19" w:right="11"/>
      </w:pPr>
      <w:r>
        <w:rPr>
          <w:rFonts w:ascii="Aptos" w:eastAsia="Aptos" w:hAnsi="Aptos" w:cs="Aptos"/>
          <w:b/>
        </w:rPr>
        <w:t>ICH:</w:t>
      </w:r>
      <w:r>
        <w:rPr>
          <w:rFonts w:ascii="Aptos" w:eastAsia="Aptos" w:hAnsi="Aptos" w:cs="Aptos"/>
        </w:rPr>
        <w:t xml:space="preserve"> Muss sein. Morgen kommen die Filmleute. </w:t>
      </w:r>
    </w:p>
    <w:p w14:paraId="3F431B6C" w14:textId="77777777" w:rsidR="002A0287" w:rsidRDefault="00000000">
      <w:pPr>
        <w:spacing w:after="173" w:line="269" w:lineRule="auto"/>
        <w:ind w:left="19" w:right="11"/>
      </w:pPr>
      <w:r>
        <w:rPr>
          <w:rFonts w:ascii="Aptos" w:eastAsia="Aptos" w:hAnsi="Aptos" w:cs="Aptos"/>
          <w:b/>
        </w:rPr>
        <w:t>JOHN:</w:t>
      </w:r>
      <w:r>
        <w:rPr>
          <w:rFonts w:ascii="Aptos" w:eastAsia="Aptos" w:hAnsi="Aptos" w:cs="Aptos"/>
        </w:rPr>
        <w:t xml:space="preserve"> Saubere Schnitte. </w:t>
      </w:r>
    </w:p>
    <w:p w14:paraId="0C7FC92B" w14:textId="77777777" w:rsidR="002A0287" w:rsidRDefault="00000000">
      <w:pPr>
        <w:spacing w:after="183" w:line="259" w:lineRule="auto"/>
        <w:ind w:left="0" w:right="0" w:firstLine="0"/>
      </w:pPr>
      <w:r>
        <w:rPr>
          <w:rFonts w:ascii="Aptos" w:eastAsia="Aptos" w:hAnsi="Aptos" w:cs="Aptos"/>
        </w:rPr>
        <w:t xml:space="preserve"> </w:t>
      </w:r>
    </w:p>
    <w:p w14:paraId="1D551C50" w14:textId="77777777" w:rsidR="002A0287" w:rsidRDefault="00000000">
      <w:pPr>
        <w:spacing w:after="173" w:line="269" w:lineRule="auto"/>
        <w:ind w:left="19" w:right="11"/>
      </w:pPr>
      <w:r>
        <w:rPr>
          <w:rFonts w:ascii="Aptos" w:eastAsia="Aptos" w:hAnsi="Aptos" w:cs="Aptos"/>
          <w:b/>
        </w:rPr>
        <w:t>ICH:</w:t>
      </w:r>
      <w:r>
        <w:rPr>
          <w:rFonts w:ascii="Aptos" w:eastAsia="Aptos" w:hAnsi="Aptos" w:cs="Aptos"/>
        </w:rPr>
        <w:t xml:space="preserve"> Respekt vor dem Tier. Auch wenn es stirbt. </w:t>
      </w:r>
    </w:p>
    <w:p w14:paraId="652BEA8C" w14:textId="77777777" w:rsidR="002A0287" w:rsidRDefault="00000000">
      <w:pPr>
        <w:spacing w:after="183" w:line="259" w:lineRule="auto"/>
        <w:ind w:left="0" w:right="0" w:firstLine="0"/>
      </w:pPr>
      <w:r>
        <w:rPr>
          <w:rFonts w:ascii="Aptos" w:eastAsia="Aptos" w:hAnsi="Aptos" w:cs="Aptos"/>
        </w:rPr>
        <w:t xml:space="preserve"> </w:t>
      </w:r>
    </w:p>
    <w:p w14:paraId="60D1F39E" w14:textId="77777777" w:rsidR="002A0287" w:rsidRDefault="00000000">
      <w:pPr>
        <w:spacing w:after="173" w:line="269" w:lineRule="auto"/>
        <w:ind w:left="19" w:right="11"/>
      </w:pPr>
      <w:r>
        <w:rPr>
          <w:rFonts w:ascii="Aptos" w:eastAsia="Aptos" w:hAnsi="Aptos" w:cs="Aptos"/>
          <w:b/>
        </w:rPr>
        <w:t>JOHN:</w:t>
      </w:r>
      <w:r>
        <w:rPr>
          <w:rFonts w:ascii="Aptos" w:eastAsia="Aptos" w:hAnsi="Aptos" w:cs="Aptos"/>
          <w:i/>
        </w:rPr>
        <w:t xml:space="preserve"> *nickt*</w:t>
      </w:r>
      <w:r>
        <w:rPr>
          <w:rFonts w:ascii="Aptos" w:eastAsia="Aptos" w:hAnsi="Aptos" w:cs="Aptos"/>
        </w:rPr>
        <w:t xml:space="preserve"> Das verstehe ich. </w:t>
      </w:r>
    </w:p>
    <w:p w14:paraId="717BF0C7" w14:textId="77777777" w:rsidR="002A0287" w:rsidRDefault="00000000">
      <w:pPr>
        <w:spacing w:after="183" w:line="259" w:lineRule="auto"/>
        <w:ind w:left="0" w:right="0" w:firstLine="0"/>
      </w:pPr>
      <w:r>
        <w:rPr>
          <w:rFonts w:ascii="Aptos" w:eastAsia="Aptos" w:hAnsi="Aptos" w:cs="Aptos"/>
        </w:rPr>
        <w:t xml:space="preserve"> </w:t>
      </w:r>
    </w:p>
    <w:p w14:paraId="3AD0F037" w14:textId="77777777" w:rsidR="002A0287" w:rsidRDefault="00000000">
      <w:pPr>
        <w:spacing w:after="173" w:line="269" w:lineRule="auto"/>
        <w:ind w:left="19" w:right="11"/>
      </w:pPr>
      <w:r>
        <w:rPr>
          <w:rFonts w:ascii="Aptos" w:eastAsia="Aptos" w:hAnsi="Aptos" w:cs="Aptos"/>
          <w:b/>
        </w:rPr>
        <w:lastRenderedPageBreak/>
        <w:t>ICH:</w:t>
      </w:r>
      <w:r>
        <w:rPr>
          <w:rFonts w:ascii="Aptos" w:eastAsia="Aptos" w:hAnsi="Aptos" w:cs="Aptos"/>
        </w:rPr>
        <w:t xml:space="preserve"> Du tötest auch? </w:t>
      </w:r>
    </w:p>
    <w:p w14:paraId="7C9C3370" w14:textId="77777777" w:rsidR="002A0287" w:rsidRDefault="00000000">
      <w:pPr>
        <w:spacing w:after="183" w:line="259" w:lineRule="auto"/>
        <w:ind w:left="0" w:right="0" w:firstLine="0"/>
      </w:pPr>
      <w:r>
        <w:rPr>
          <w:rFonts w:ascii="Aptos" w:eastAsia="Aptos" w:hAnsi="Aptos" w:cs="Aptos"/>
        </w:rPr>
        <w:t xml:space="preserve"> </w:t>
      </w:r>
    </w:p>
    <w:p w14:paraId="0F6E3824" w14:textId="77777777" w:rsidR="002A0287" w:rsidRDefault="00000000">
      <w:pPr>
        <w:spacing w:after="173" w:line="269" w:lineRule="auto"/>
        <w:ind w:left="19" w:right="11"/>
      </w:pPr>
      <w:r>
        <w:rPr>
          <w:rFonts w:ascii="Aptos" w:eastAsia="Aptos" w:hAnsi="Aptos" w:cs="Aptos"/>
          <w:b/>
        </w:rPr>
        <w:t>JOHN:</w:t>
      </w:r>
      <w:r>
        <w:rPr>
          <w:rFonts w:ascii="Aptos" w:eastAsia="Aptos" w:hAnsi="Aptos" w:cs="Aptos"/>
        </w:rPr>
        <w:t xml:space="preserve"> Nicht mehr. Nur wenn ich muss. </w:t>
      </w:r>
    </w:p>
    <w:p w14:paraId="126C7880" w14:textId="77777777" w:rsidR="002A0287" w:rsidRDefault="00000000">
      <w:pPr>
        <w:spacing w:after="183" w:line="259" w:lineRule="auto"/>
        <w:ind w:left="0" w:right="0" w:firstLine="0"/>
      </w:pPr>
      <w:r>
        <w:rPr>
          <w:rFonts w:ascii="Aptos" w:eastAsia="Aptos" w:hAnsi="Aptos" w:cs="Aptos"/>
        </w:rPr>
        <w:t xml:space="preserve"> </w:t>
      </w:r>
    </w:p>
    <w:p w14:paraId="66577B8C" w14:textId="77777777" w:rsidR="002A0287" w:rsidRDefault="00000000">
      <w:pPr>
        <w:spacing w:after="173" w:line="269" w:lineRule="auto"/>
        <w:ind w:left="19" w:right="11"/>
      </w:pPr>
      <w:r>
        <w:rPr>
          <w:rFonts w:ascii="Aptos" w:eastAsia="Aptos" w:hAnsi="Aptos" w:cs="Aptos"/>
          <w:b/>
        </w:rPr>
        <w:t>ICH:</w:t>
      </w:r>
      <w:r>
        <w:rPr>
          <w:rFonts w:ascii="Aptos" w:eastAsia="Aptos" w:hAnsi="Aptos" w:cs="Aptos"/>
        </w:rPr>
        <w:t xml:space="preserve"> Hummer? </w:t>
      </w:r>
    </w:p>
    <w:p w14:paraId="452B9AC7" w14:textId="77777777" w:rsidR="002A0287" w:rsidRDefault="00000000">
      <w:pPr>
        <w:spacing w:after="183" w:line="259" w:lineRule="auto"/>
        <w:ind w:left="0" w:right="0" w:firstLine="0"/>
      </w:pPr>
      <w:r>
        <w:rPr>
          <w:rFonts w:ascii="Aptos" w:eastAsia="Aptos" w:hAnsi="Aptos" w:cs="Aptos"/>
        </w:rPr>
        <w:t xml:space="preserve"> </w:t>
      </w:r>
    </w:p>
    <w:p w14:paraId="34DD93DE" w14:textId="77777777" w:rsidR="002A0287" w:rsidRDefault="00000000">
      <w:pPr>
        <w:spacing w:after="173" w:line="269" w:lineRule="auto"/>
        <w:ind w:left="19" w:right="11"/>
      </w:pPr>
      <w:r>
        <w:rPr>
          <w:rFonts w:ascii="Aptos" w:eastAsia="Aptos" w:hAnsi="Aptos" w:cs="Aptos"/>
          <w:b/>
        </w:rPr>
        <w:t>JOHN:</w:t>
      </w:r>
      <w:r>
        <w:rPr>
          <w:rFonts w:ascii="Aptos" w:eastAsia="Aptos" w:hAnsi="Aptos" w:cs="Aptos"/>
        </w:rPr>
        <w:t xml:space="preserve"> Menschen. </w:t>
      </w:r>
    </w:p>
    <w:p w14:paraId="337E81BE" w14:textId="77777777" w:rsidR="002A0287" w:rsidRDefault="00000000">
      <w:pPr>
        <w:spacing w:after="183" w:line="259" w:lineRule="auto"/>
        <w:ind w:left="0" w:right="0" w:firstLine="0"/>
      </w:pPr>
      <w:r>
        <w:rPr>
          <w:rFonts w:ascii="Aptos" w:eastAsia="Aptos" w:hAnsi="Aptos" w:cs="Aptos"/>
        </w:rPr>
        <w:t xml:space="preserve"> </w:t>
      </w:r>
    </w:p>
    <w:p w14:paraId="1744248D" w14:textId="77777777" w:rsidR="002A0287" w:rsidRDefault="00000000">
      <w:pPr>
        <w:spacing w:after="130" w:line="269" w:lineRule="auto"/>
        <w:ind w:left="19" w:right="11"/>
      </w:pPr>
      <w:r>
        <w:rPr>
          <w:rFonts w:ascii="Aptos" w:eastAsia="Aptos" w:hAnsi="Aptos" w:cs="Aptos"/>
          <w:b/>
        </w:rPr>
        <w:t>ICH:</w:t>
      </w:r>
      <w:r>
        <w:rPr>
          <w:rFonts w:ascii="Aptos" w:eastAsia="Aptos" w:hAnsi="Aptos" w:cs="Aptos"/>
          <w:i/>
        </w:rPr>
        <w:t xml:space="preserve"> *</w:t>
      </w:r>
      <w:proofErr w:type="spellStart"/>
      <w:r>
        <w:rPr>
          <w:rFonts w:ascii="Aptos" w:eastAsia="Aptos" w:hAnsi="Aptos" w:cs="Aptos"/>
          <w:i/>
        </w:rPr>
        <w:t>löJel</w:t>
      </w:r>
      <w:proofErr w:type="spellEnd"/>
      <w:r>
        <w:rPr>
          <w:rFonts w:ascii="Aptos" w:eastAsia="Aptos" w:hAnsi="Aptos" w:cs="Aptos"/>
          <w:i/>
        </w:rPr>
        <w:t xml:space="preserve"> Fond*</w:t>
      </w:r>
      <w:r>
        <w:rPr>
          <w:rFonts w:ascii="Aptos" w:eastAsia="Aptos" w:hAnsi="Aptos" w:cs="Aptos"/>
        </w:rPr>
        <w:t xml:space="preserve"> Will ich nicht wissen. </w:t>
      </w:r>
    </w:p>
    <w:p w14:paraId="2C3AF67D" w14:textId="77777777" w:rsidR="002A0287" w:rsidRDefault="00000000">
      <w:pPr>
        <w:spacing w:after="183" w:line="259" w:lineRule="auto"/>
        <w:ind w:left="0" w:right="0" w:firstLine="0"/>
      </w:pPr>
      <w:r>
        <w:rPr>
          <w:rFonts w:ascii="Aptos" w:eastAsia="Aptos" w:hAnsi="Aptos" w:cs="Aptos"/>
        </w:rPr>
        <w:t xml:space="preserve"> </w:t>
      </w:r>
    </w:p>
    <w:p w14:paraId="6D0ED4E7" w14:textId="77777777" w:rsidR="002A0287" w:rsidRDefault="00000000">
      <w:pPr>
        <w:spacing w:after="173" w:line="269" w:lineRule="auto"/>
        <w:ind w:left="19" w:right="11"/>
      </w:pPr>
      <w:r>
        <w:rPr>
          <w:rFonts w:ascii="Aptos" w:eastAsia="Aptos" w:hAnsi="Aptos" w:cs="Aptos"/>
          <w:b/>
        </w:rPr>
        <w:t>JOHN:</w:t>
      </w:r>
      <w:r>
        <w:rPr>
          <w:rFonts w:ascii="Aptos" w:eastAsia="Aptos" w:hAnsi="Aptos" w:cs="Aptos"/>
          <w:i/>
        </w:rPr>
        <w:t xml:space="preserve"> *</w:t>
      </w:r>
      <w:proofErr w:type="spellStart"/>
      <w:r>
        <w:rPr>
          <w:rFonts w:ascii="Aptos" w:eastAsia="Aptos" w:hAnsi="Aptos" w:cs="Aptos"/>
          <w:i/>
        </w:rPr>
        <w:t>loeJelt</w:t>
      </w:r>
      <w:proofErr w:type="spellEnd"/>
      <w:r>
        <w:rPr>
          <w:rFonts w:ascii="Aptos" w:eastAsia="Aptos" w:hAnsi="Aptos" w:cs="Aptos"/>
          <w:i/>
        </w:rPr>
        <w:t xml:space="preserve"> mit*</w:t>
      </w:r>
      <w:r>
        <w:rPr>
          <w:rFonts w:ascii="Aptos" w:eastAsia="Aptos" w:hAnsi="Aptos" w:cs="Aptos"/>
        </w:rPr>
        <w:t xml:space="preserve"> Nein. Willst du nicht. </w:t>
      </w:r>
    </w:p>
    <w:p w14:paraId="6D0A844C" w14:textId="77777777" w:rsidR="002A0287" w:rsidRDefault="00000000">
      <w:pPr>
        <w:spacing w:after="183" w:line="259" w:lineRule="auto"/>
        <w:ind w:left="0" w:right="0" w:firstLine="0"/>
      </w:pPr>
      <w:r>
        <w:rPr>
          <w:rFonts w:ascii="Aptos" w:eastAsia="Aptos" w:hAnsi="Aptos" w:cs="Aptos"/>
        </w:rPr>
        <w:t xml:space="preserve"> </w:t>
      </w:r>
    </w:p>
    <w:p w14:paraId="4782447B" w14:textId="77777777" w:rsidR="002A0287" w:rsidRDefault="00000000">
      <w:pPr>
        <w:spacing w:after="183" w:line="259" w:lineRule="auto"/>
        <w:ind w:left="0" w:right="0" w:firstLine="0"/>
      </w:pPr>
      <w:r>
        <w:rPr>
          <w:rFonts w:ascii="Aptos" w:eastAsia="Aptos" w:hAnsi="Aptos" w:cs="Aptos"/>
        </w:rPr>
        <w:t xml:space="preserve"> </w:t>
      </w:r>
    </w:p>
    <w:p w14:paraId="6B89F9AC" w14:textId="77777777" w:rsidR="002A0287" w:rsidRDefault="00000000">
      <w:pPr>
        <w:spacing w:after="173" w:line="269" w:lineRule="auto"/>
        <w:ind w:left="19" w:right="0"/>
      </w:pPr>
      <w:r>
        <w:rPr>
          <w:rFonts w:ascii="Aptos" w:eastAsia="Aptos" w:hAnsi="Aptos" w:cs="Aptos"/>
          <w:i/>
        </w:rPr>
        <w:t>Stille. Dampf steigt auf. Der Kessel blubbert.</w:t>
      </w:r>
      <w:r>
        <w:rPr>
          <w:rFonts w:ascii="Aptos" w:eastAsia="Aptos" w:hAnsi="Aptos" w:cs="Aptos"/>
        </w:rPr>
        <w:t xml:space="preserve"> </w:t>
      </w:r>
    </w:p>
    <w:p w14:paraId="273C3745" w14:textId="77777777" w:rsidR="002A0287" w:rsidRDefault="00000000">
      <w:pPr>
        <w:spacing w:after="183" w:line="259" w:lineRule="auto"/>
        <w:ind w:left="0" w:right="0" w:firstLine="0"/>
      </w:pPr>
      <w:r>
        <w:rPr>
          <w:rFonts w:ascii="Aptos" w:eastAsia="Aptos" w:hAnsi="Aptos" w:cs="Aptos"/>
        </w:rPr>
        <w:t xml:space="preserve"> </w:t>
      </w:r>
    </w:p>
    <w:p w14:paraId="4C21083D" w14:textId="77777777" w:rsidR="002A0287" w:rsidRDefault="00000000">
      <w:pPr>
        <w:spacing w:after="183" w:line="259" w:lineRule="auto"/>
        <w:ind w:left="0" w:right="0" w:firstLine="0"/>
      </w:pPr>
      <w:r>
        <w:rPr>
          <w:rFonts w:ascii="Aptos" w:eastAsia="Aptos" w:hAnsi="Aptos" w:cs="Aptos"/>
        </w:rPr>
        <w:t xml:space="preserve"> </w:t>
      </w:r>
    </w:p>
    <w:p w14:paraId="2A45F284" w14:textId="77777777" w:rsidR="002A0287" w:rsidRDefault="00000000">
      <w:pPr>
        <w:spacing w:after="173" w:line="269" w:lineRule="auto"/>
        <w:ind w:left="19" w:right="11"/>
      </w:pPr>
      <w:r>
        <w:rPr>
          <w:rFonts w:ascii="Aptos" w:eastAsia="Aptos" w:hAnsi="Aptos" w:cs="Aptos"/>
          <w:b/>
        </w:rPr>
        <w:t>ICH:</w:t>
      </w:r>
      <w:r>
        <w:rPr>
          <w:rFonts w:ascii="Aptos" w:eastAsia="Aptos" w:hAnsi="Aptos" w:cs="Aptos"/>
        </w:rPr>
        <w:t xml:space="preserve"> Noch eine Schere? </w:t>
      </w:r>
    </w:p>
    <w:p w14:paraId="58756A13" w14:textId="77777777" w:rsidR="002A0287" w:rsidRDefault="00000000">
      <w:pPr>
        <w:spacing w:after="183" w:line="259" w:lineRule="auto"/>
        <w:ind w:left="0" w:right="0" w:firstLine="0"/>
      </w:pPr>
      <w:r>
        <w:rPr>
          <w:rFonts w:ascii="Aptos" w:eastAsia="Aptos" w:hAnsi="Aptos" w:cs="Aptos"/>
        </w:rPr>
        <w:t xml:space="preserve"> </w:t>
      </w:r>
    </w:p>
    <w:p w14:paraId="2B73369E" w14:textId="77777777" w:rsidR="002A0287" w:rsidRDefault="00000000">
      <w:pPr>
        <w:spacing w:after="173" w:line="269" w:lineRule="auto"/>
        <w:ind w:left="19" w:right="11"/>
      </w:pPr>
      <w:r>
        <w:rPr>
          <w:rFonts w:ascii="Aptos" w:eastAsia="Aptos" w:hAnsi="Aptos" w:cs="Aptos"/>
          <w:b/>
        </w:rPr>
        <w:t>JOHN:</w:t>
      </w:r>
      <w:r>
        <w:rPr>
          <w:rFonts w:ascii="Aptos" w:eastAsia="Aptos" w:hAnsi="Aptos" w:cs="Aptos"/>
        </w:rPr>
        <w:t xml:space="preserve"> Gerne. </w:t>
      </w:r>
    </w:p>
    <w:p w14:paraId="7E030B75" w14:textId="77777777" w:rsidR="002A0287" w:rsidRDefault="00000000">
      <w:pPr>
        <w:spacing w:after="183" w:line="259" w:lineRule="auto"/>
        <w:ind w:left="0" w:right="0" w:firstLine="0"/>
      </w:pPr>
      <w:r>
        <w:rPr>
          <w:rFonts w:ascii="Aptos" w:eastAsia="Aptos" w:hAnsi="Aptos" w:cs="Aptos"/>
        </w:rPr>
        <w:t xml:space="preserve"> </w:t>
      </w:r>
    </w:p>
    <w:p w14:paraId="55DB9352" w14:textId="77777777" w:rsidR="002A0287" w:rsidRDefault="00000000">
      <w:pPr>
        <w:spacing w:after="0" w:line="259" w:lineRule="auto"/>
        <w:ind w:left="0" w:right="0" w:firstLine="0"/>
      </w:pPr>
      <w:r>
        <w:rPr>
          <w:rFonts w:ascii="Aptos" w:eastAsia="Aptos" w:hAnsi="Aptos" w:cs="Aptos"/>
        </w:rPr>
        <w:t xml:space="preserve"> </w:t>
      </w:r>
    </w:p>
    <w:p w14:paraId="63AF8861" w14:textId="77777777" w:rsidR="002A0287" w:rsidRDefault="00000000">
      <w:pPr>
        <w:spacing w:after="173" w:line="269" w:lineRule="auto"/>
        <w:ind w:left="19" w:right="11"/>
      </w:pPr>
      <w:r>
        <w:rPr>
          <w:rFonts w:ascii="Aptos" w:eastAsia="Aptos" w:hAnsi="Aptos" w:cs="Aptos"/>
        </w:rPr>
        <w:t xml:space="preserve">Ich wachte auf. </w:t>
      </w:r>
    </w:p>
    <w:p w14:paraId="600FD80A" w14:textId="77777777" w:rsidR="002A0287" w:rsidRDefault="00000000">
      <w:pPr>
        <w:spacing w:after="183" w:line="259" w:lineRule="auto"/>
        <w:ind w:left="0" w:right="0" w:firstLine="0"/>
      </w:pPr>
      <w:r>
        <w:rPr>
          <w:rFonts w:ascii="Aptos" w:eastAsia="Aptos" w:hAnsi="Aptos" w:cs="Aptos"/>
        </w:rPr>
        <w:t xml:space="preserve"> </w:t>
      </w:r>
    </w:p>
    <w:p w14:paraId="5ADFD990" w14:textId="77777777" w:rsidR="002A0287" w:rsidRDefault="00000000">
      <w:pPr>
        <w:spacing w:after="173" w:line="269" w:lineRule="auto"/>
        <w:ind w:left="19" w:right="11"/>
      </w:pPr>
      <w:r>
        <w:rPr>
          <w:rFonts w:ascii="Aptos" w:eastAsia="Aptos" w:hAnsi="Aptos" w:cs="Aptos"/>
        </w:rPr>
        <w:t xml:space="preserve">John Wick. </w:t>
      </w:r>
    </w:p>
    <w:p w14:paraId="58AA52A9" w14:textId="77777777" w:rsidR="002A0287" w:rsidRDefault="00000000">
      <w:pPr>
        <w:spacing w:after="183" w:line="259" w:lineRule="auto"/>
        <w:ind w:left="0" w:right="0" w:firstLine="0"/>
      </w:pPr>
      <w:r>
        <w:rPr>
          <w:rFonts w:ascii="Aptos" w:eastAsia="Aptos" w:hAnsi="Aptos" w:cs="Aptos"/>
        </w:rPr>
        <w:t xml:space="preserve"> </w:t>
      </w:r>
    </w:p>
    <w:p w14:paraId="19320612" w14:textId="77777777" w:rsidR="002A0287" w:rsidRDefault="00000000">
      <w:pPr>
        <w:spacing w:after="173" w:line="269" w:lineRule="auto"/>
        <w:ind w:left="19" w:right="11"/>
      </w:pPr>
      <w:r>
        <w:rPr>
          <w:rFonts w:ascii="Aptos" w:eastAsia="Aptos" w:hAnsi="Aptos" w:cs="Aptos"/>
        </w:rPr>
        <w:t xml:space="preserve">Obwohl es den Film noch gar nicht gab </w:t>
      </w:r>
    </w:p>
    <w:p w14:paraId="2F1FB0DD" w14:textId="77777777" w:rsidR="002A0287" w:rsidRDefault="00000000">
      <w:pPr>
        <w:spacing w:after="183" w:line="259" w:lineRule="auto"/>
        <w:ind w:left="0" w:right="0" w:firstLine="0"/>
      </w:pPr>
      <w:r>
        <w:rPr>
          <w:rFonts w:ascii="Aptos" w:eastAsia="Aptos" w:hAnsi="Aptos" w:cs="Aptos"/>
        </w:rPr>
        <w:t xml:space="preserve"> </w:t>
      </w:r>
    </w:p>
    <w:p w14:paraId="6DD0DD55" w14:textId="77777777" w:rsidR="002A0287" w:rsidRDefault="00000000">
      <w:pPr>
        <w:spacing w:after="180" w:line="259" w:lineRule="auto"/>
        <w:ind w:left="19" w:right="0"/>
      </w:pPr>
      <w:r>
        <w:rPr>
          <w:rFonts w:ascii="Aptos" w:eastAsia="Aptos" w:hAnsi="Aptos" w:cs="Aptos"/>
          <w:b/>
        </w:rPr>
        <w:t>[Ende Intermezzo: Die Promis]</w:t>
      </w:r>
      <w:r>
        <w:rPr>
          <w:rFonts w:ascii="Aptos" w:eastAsia="Aptos" w:hAnsi="Aptos" w:cs="Aptos"/>
        </w:rPr>
        <w:t xml:space="preserve"> </w:t>
      </w:r>
    </w:p>
    <w:p w14:paraId="00C7F7ED"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127EDDBF" w14:textId="77777777" w:rsidR="002A0287" w:rsidRDefault="00000000">
      <w:pPr>
        <w:spacing w:after="380" w:line="259" w:lineRule="auto"/>
        <w:ind w:left="0" w:right="0" w:firstLine="0"/>
      </w:pPr>
      <w:r>
        <w:lastRenderedPageBreak/>
        <w:t xml:space="preserve"> </w:t>
      </w:r>
    </w:p>
    <w:p w14:paraId="280DA708" w14:textId="77777777" w:rsidR="002A0287" w:rsidRDefault="00000000">
      <w:pPr>
        <w:pStyle w:val="berschrift1"/>
        <w:spacing w:after="200"/>
        <w:ind w:left="19"/>
      </w:pPr>
      <w:bookmarkStart w:id="75" w:name="_Toc170008"/>
      <w:r>
        <w:rPr>
          <w:rFonts w:ascii="Georgia" w:eastAsia="Georgia" w:hAnsi="Georgia" w:cs="Georgia"/>
          <w:b w:val="0"/>
          <w:i w:val="0"/>
          <w:color w:val="0F4761"/>
        </w:rPr>
        <w:t xml:space="preserve">KAPITEL 8 </w:t>
      </w:r>
      <w:bookmarkEnd w:id="75"/>
    </w:p>
    <w:p w14:paraId="2ECD9731" w14:textId="77777777" w:rsidR="002A0287" w:rsidRDefault="00000000">
      <w:pPr>
        <w:pStyle w:val="berschrift2"/>
        <w:spacing w:after="96"/>
        <w:ind w:left="19"/>
      </w:pPr>
      <w:bookmarkStart w:id="76" w:name="_Toc170009"/>
      <w:r>
        <w:t xml:space="preserve">Der Aufstieg </w:t>
      </w:r>
      <w:bookmarkEnd w:id="76"/>
    </w:p>
    <w:p w14:paraId="202DF441" w14:textId="77777777" w:rsidR="002A0287" w:rsidRDefault="00000000">
      <w:pPr>
        <w:spacing w:after="174"/>
        <w:ind w:left="19" w:right="15"/>
      </w:pPr>
      <w:r>
        <w:t xml:space="preserve">Europapark Rust, 2008 </w:t>
      </w:r>
    </w:p>
    <w:p w14:paraId="1E001B59" w14:textId="77777777" w:rsidR="002A0287" w:rsidRDefault="00000000">
      <w:pPr>
        <w:spacing w:after="178" w:line="259" w:lineRule="auto"/>
        <w:ind w:left="0" w:right="0" w:firstLine="0"/>
      </w:pPr>
      <w:r>
        <w:t xml:space="preserve"> </w:t>
      </w:r>
    </w:p>
    <w:p w14:paraId="0525EA3C" w14:textId="77777777" w:rsidR="002A0287" w:rsidRDefault="00000000">
      <w:pPr>
        <w:spacing w:after="178" w:line="259" w:lineRule="auto"/>
        <w:ind w:left="0" w:right="0" w:firstLine="0"/>
      </w:pPr>
      <w:r>
        <w:t xml:space="preserve"> </w:t>
      </w:r>
    </w:p>
    <w:p w14:paraId="1A97A0CE" w14:textId="77777777" w:rsidR="002A0287" w:rsidRDefault="00000000">
      <w:pPr>
        <w:spacing w:after="169"/>
        <w:ind w:left="19" w:right="15"/>
      </w:pPr>
      <w:proofErr w:type="gramStart"/>
      <w:r>
        <w:t>Hast</w:t>
      </w:r>
      <w:proofErr w:type="gramEnd"/>
      <w:r>
        <w:t xml:space="preserve"> gesehen wie weit die sind? </w:t>
      </w:r>
    </w:p>
    <w:p w14:paraId="4600C5FB" w14:textId="77777777" w:rsidR="002A0287" w:rsidRDefault="00000000">
      <w:pPr>
        <w:spacing w:after="178" w:line="259" w:lineRule="auto"/>
        <w:ind w:left="0" w:right="0" w:firstLine="0"/>
      </w:pPr>
      <w:r>
        <w:t xml:space="preserve"> </w:t>
      </w:r>
    </w:p>
    <w:p w14:paraId="26B806CA" w14:textId="77777777" w:rsidR="002A0287" w:rsidRDefault="00000000">
      <w:pPr>
        <w:spacing w:after="169"/>
        <w:ind w:left="19" w:right="15"/>
      </w:pPr>
      <w:r>
        <w:t xml:space="preserve">Ja. </w:t>
      </w:r>
    </w:p>
    <w:p w14:paraId="7CE93205" w14:textId="77777777" w:rsidR="002A0287" w:rsidRDefault="00000000">
      <w:pPr>
        <w:spacing w:after="178" w:line="259" w:lineRule="auto"/>
        <w:ind w:left="0" w:right="0" w:firstLine="0"/>
      </w:pPr>
      <w:r>
        <w:t xml:space="preserve"> </w:t>
      </w:r>
    </w:p>
    <w:p w14:paraId="1930E454" w14:textId="77777777" w:rsidR="002A0287" w:rsidRDefault="00000000">
      <w:pPr>
        <w:spacing w:after="174"/>
        <w:ind w:left="19" w:right="15"/>
      </w:pPr>
      <w:r>
        <w:t xml:space="preserve">Die </w:t>
      </w:r>
      <w:proofErr w:type="spellStart"/>
      <w:r>
        <w:t>Daempfer</w:t>
      </w:r>
      <w:proofErr w:type="spellEnd"/>
      <w:r>
        <w:t xml:space="preserve"> sind teuer. Pass drauf auf, wenn du </w:t>
      </w:r>
      <w:proofErr w:type="spellStart"/>
      <w:r>
        <w:t>naechste</w:t>
      </w:r>
      <w:proofErr w:type="spellEnd"/>
      <w:r>
        <w:t xml:space="preserve"> Woche </w:t>
      </w:r>
      <w:proofErr w:type="spellStart"/>
      <w:r>
        <w:t>uebernimmst</w:t>
      </w:r>
      <w:proofErr w:type="spellEnd"/>
      <w:r>
        <w:t xml:space="preserve">. </w:t>
      </w:r>
    </w:p>
    <w:p w14:paraId="03B41D65" w14:textId="77777777" w:rsidR="002A0287" w:rsidRDefault="00000000">
      <w:pPr>
        <w:spacing w:after="178" w:line="259" w:lineRule="auto"/>
        <w:ind w:left="0" w:right="0" w:firstLine="0"/>
      </w:pPr>
      <w:r>
        <w:t xml:space="preserve"> </w:t>
      </w:r>
    </w:p>
    <w:p w14:paraId="2FD86BFB" w14:textId="77777777" w:rsidR="002A0287" w:rsidRDefault="00000000">
      <w:pPr>
        <w:spacing w:after="169"/>
        <w:ind w:left="19" w:right="15"/>
      </w:pPr>
      <w:r>
        <w:t xml:space="preserve">Er drehte sich um und ging. </w:t>
      </w:r>
    </w:p>
    <w:p w14:paraId="1CB3502E" w14:textId="77777777" w:rsidR="002A0287" w:rsidRDefault="00000000">
      <w:pPr>
        <w:spacing w:after="178" w:line="259" w:lineRule="auto"/>
        <w:ind w:left="0" w:right="0" w:firstLine="0"/>
      </w:pPr>
      <w:r>
        <w:t xml:space="preserve"> </w:t>
      </w:r>
    </w:p>
    <w:p w14:paraId="2617BFF1" w14:textId="77777777" w:rsidR="002A0287" w:rsidRDefault="00000000">
      <w:pPr>
        <w:spacing w:after="169"/>
        <w:ind w:left="19" w:right="15"/>
      </w:pPr>
      <w:r>
        <w:t xml:space="preserve">Das wars. </w:t>
      </w:r>
    </w:p>
    <w:p w14:paraId="782B421C" w14:textId="77777777" w:rsidR="002A0287" w:rsidRDefault="00000000">
      <w:pPr>
        <w:spacing w:after="178" w:line="259" w:lineRule="auto"/>
        <w:ind w:left="0" w:right="0" w:firstLine="0"/>
      </w:pPr>
      <w:r>
        <w:t xml:space="preserve"> </w:t>
      </w:r>
    </w:p>
    <w:p w14:paraId="2E9429E7" w14:textId="77777777" w:rsidR="002A0287" w:rsidRDefault="00000000">
      <w:pPr>
        <w:spacing w:after="178" w:line="259" w:lineRule="auto"/>
        <w:ind w:left="0" w:right="0" w:firstLine="0"/>
      </w:pPr>
      <w:r>
        <w:t xml:space="preserve"> </w:t>
      </w:r>
    </w:p>
    <w:p w14:paraId="051854D2" w14:textId="77777777" w:rsidR="002A0287" w:rsidRDefault="00000000">
      <w:pPr>
        <w:pStyle w:val="berschrift2"/>
        <w:spacing w:after="101"/>
        <w:ind w:left="19"/>
      </w:pPr>
      <w:bookmarkStart w:id="77" w:name="_Toc170010"/>
      <w:r>
        <w:t xml:space="preserve">Badisch </w:t>
      </w:r>
      <w:bookmarkEnd w:id="77"/>
    </w:p>
    <w:p w14:paraId="117A9DDC" w14:textId="77777777" w:rsidR="002A0287" w:rsidRDefault="00000000">
      <w:pPr>
        <w:spacing w:after="178" w:line="259" w:lineRule="auto"/>
        <w:ind w:left="0" w:right="0" w:firstLine="0"/>
      </w:pPr>
      <w:r>
        <w:t xml:space="preserve"> </w:t>
      </w:r>
    </w:p>
    <w:p w14:paraId="2806C2C9" w14:textId="77777777" w:rsidR="002A0287" w:rsidRDefault="00000000">
      <w:pPr>
        <w:spacing w:after="169"/>
        <w:ind w:left="19" w:right="15"/>
      </w:pPr>
      <w:r>
        <w:t xml:space="preserve">Der Dicke war Badener. Badener reden nicht viel. Wenn sie reden, meinen sie es. </w:t>
      </w:r>
    </w:p>
    <w:p w14:paraId="266B65E6" w14:textId="77777777" w:rsidR="002A0287" w:rsidRDefault="00000000">
      <w:pPr>
        <w:spacing w:after="178" w:line="259" w:lineRule="auto"/>
        <w:ind w:left="0" w:right="0" w:firstLine="0"/>
      </w:pPr>
      <w:r>
        <w:t xml:space="preserve"> </w:t>
      </w:r>
    </w:p>
    <w:p w14:paraId="0130E9F9" w14:textId="77777777" w:rsidR="002A0287" w:rsidRDefault="00000000">
      <w:pPr>
        <w:spacing w:after="167"/>
        <w:ind w:left="19" w:right="15"/>
      </w:pPr>
      <w:r>
        <w:t xml:space="preserve">Kein Meeting. Kein </w:t>
      </w:r>
      <w:proofErr w:type="spellStart"/>
      <w:r>
        <w:t>Haendeschuetteln</w:t>
      </w:r>
      <w:proofErr w:type="spellEnd"/>
      <w:r>
        <w:t xml:space="preserve">. Kein Wir </w:t>
      </w:r>
      <w:proofErr w:type="spellStart"/>
      <w:r>
        <w:t>muessen</w:t>
      </w:r>
      <w:proofErr w:type="spellEnd"/>
      <w:r>
        <w:t xml:space="preserve"> mal reden. Kein Ich sehe Potenzial in dir. Kein Schulterklopfen. Keine Urkunde. Keine Gehaltsverhandlung vorher. </w:t>
      </w:r>
    </w:p>
    <w:p w14:paraId="4C8C9886" w14:textId="77777777" w:rsidR="002A0287" w:rsidRDefault="00000000">
      <w:pPr>
        <w:spacing w:after="178" w:line="259" w:lineRule="auto"/>
        <w:ind w:left="0" w:right="0" w:firstLine="0"/>
      </w:pPr>
      <w:r>
        <w:t xml:space="preserve"> </w:t>
      </w:r>
    </w:p>
    <w:p w14:paraId="48C426D2" w14:textId="77777777" w:rsidR="002A0287" w:rsidRDefault="00000000">
      <w:pPr>
        <w:spacing w:after="169"/>
        <w:ind w:left="19" w:right="15"/>
      </w:pPr>
      <w:r>
        <w:t xml:space="preserve">Nur: Pass auf die </w:t>
      </w:r>
      <w:proofErr w:type="spellStart"/>
      <w:r>
        <w:t>Daempfer</w:t>
      </w:r>
      <w:proofErr w:type="spellEnd"/>
      <w:r>
        <w:t xml:space="preserve"> auf. </w:t>
      </w:r>
    </w:p>
    <w:p w14:paraId="281218F0" w14:textId="77777777" w:rsidR="002A0287" w:rsidRDefault="00000000">
      <w:pPr>
        <w:spacing w:after="178" w:line="259" w:lineRule="auto"/>
        <w:ind w:left="0" w:right="0" w:firstLine="0"/>
      </w:pPr>
      <w:r>
        <w:t xml:space="preserve"> </w:t>
      </w:r>
    </w:p>
    <w:p w14:paraId="59537013" w14:textId="77777777" w:rsidR="002A0287" w:rsidRDefault="00000000">
      <w:pPr>
        <w:spacing w:after="174"/>
        <w:ind w:left="19" w:right="15"/>
      </w:pPr>
      <w:r>
        <w:t xml:space="preserve">So wird man </w:t>
      </w:r>
      <w:proofErr w:type="spellStart"/>
      <w:r>
        <w:t>Kuechenchef</w:t>
      </w:r>
      <w:proofErr w:type="spellEnd"/>
      <w:r>
        <w:t xml:space="preserve">, wenn das System funktioniert. </w:t>
      </w:r>
    </w:p>
    <w:p w14:paraId="70FF6E47" w14:textId="77777777" w:rsidR="002A0287" w:rsidRDefault="00000000">
      <w:pPr>
        <w:spacing w:after="178" w:line="259" w:lineRule="auto"/>
        <w:ind w:left="0" w:right="0" w:firstLine="0"/>
      </w:pPr>
      <w:r>
        <w:t xml:space="preserve"> </w:t>
      </w:r>
    </w:p>
    <w:p w14:paraId="123690C8" w14:textId="77777777" w:rsidR="002A0287" w:rsidRDefault="00000000">
      <w:pPr>
        <w:spacing w:after="0" w:line="259" w:lineRule="auto"/>
        <w:ind w:left="0" w:right="0" w:firstLine="0"/>
      </w:pPr>
      <w:r>
        <w:t xml:space="preserve"> </w:t>
      </w:r>
    </w:p>
    <w:p w14:paraId="525D0D37" w14:textId="77777777" w:rsidR="002A0287" w:rsidRDefault="00000000">
      <w:pPr>
        <w:pStyle w:val="berschrift2"/>
        <w:spacing w:after="96"/>
        <w:ind w:left="19"/>
      </w:pPr>
      <w:bookmarkStart w:id="78" w:name="_Toc170011"/>
      <w:r>
        <w:lastRenderedPageBreak/>
        <w:t xml:space="preserve">Die </w:t>
      </w:r>
      <w:proofErr w:type="spellStart"/>
      <w:r>
        <w:t>Daempfer</w:t>
      </w:r>
      <w:proofErr w:type="spellEnd"/>
      <w:r>
        <w:t xml:space="preserve"> </w:t>
      </w:r>
      <w:bookmarkEnd w:id="78"/>
    </w:p>
    <w:p w14:paraId="56D0D889" w14:textId="77777777" w:rsidR="002A0287" w:rsidRDefault="00000000">
      <w:pPr>
        <w:spacing w:after="183" w:line="259" w:lineRule="auto"/>
        <w:ind w:left="0" w:right="0" w:firstLine="0"/>
      </w:pPr>
      <w:r>
        <w:t xml:space="preserve"> </w:t>
      </w:r>
    </w:p>
    <w:p w14:paraId="250FECA4" w14:textId="77777777" w:rsidR="002A0287" w:rsidRDefault="00000000">
      <w:pPr>
        <w:spacing w:after="169"/>
        <w:ind w:left="19" w:right="15"/>
      </w:pPr>
      <w:r>
        <w:t xml:space="preserve">Er hatte recht. Die </w:t>
      </w:r>
      <w:proofErr w:type="spellStart"/>
      <w:r>
        <w:t>Daempfer</w:t>
      </w:r>
      <w:proofErr w:type="spellEnd"/>
      <w:r>
        <w:t xml:space="preserve"> waren teuer. </w:t>
      </w:r>
    </w:p>
    <w:p w14:paraId="6EF6267E" w14:textId="77777777" w:rsidR="002A0287" w:rsidRDefault="00000000">
      <w:pPr>
        <w:spacing w:after="178" w:line="259" w:lineRule="auto"/>
        <w:ind w:left="0" w:right="0" w:firstLine="0"/>
      </w:pPr>
      <w:r>
        <w:t xml:space="preserve"> </w:t>
      </w:r>
    </w:p>
    <w:p w14:paraId="742FA495" w14:textId="77777777" w:rsidR="002A0287" w:rsidRDefault="00000000">
      <w:pPr>
        <w:spacing w:after="167"/>
        <w:ind w:left="19" w:right="15"/>
      </w:pPr>
      <w:r>
        <w:t xml:space="preserve">Rational </w:t>
      </w:r>
      <w:proofErr w:type="spellStart"/>
      <w:r>
        <w:t>SelfCookingCenter</w:t>
      </w:r>
      <w:proofErr w:type="spellEnd"/>
      <w:r>
        <w:t xml:space="preserve">. </w:t>
      </w:r>
      <w:proofErr w:type="spellStart"/>
      <w:r>
        <w:t>Fuenfstellig</w:t>
      </w:r>
      <w:proofErr w:type="spellEnd"/>
      <w:r>
        <w:t xml:space="preserve"> pro </w:t>
      </w:r>
      <w:proofErr w:type="spellStart"/>
      <w:r>
        <w:t>Stueck</w:t>
      </w:r>
      <w:proofErr w:type="spellEnd"/>
      <w:r>
        <w:t xml:space="preserve">. Die Dinger konnten alles - </w:t>
      </w:r>
      <w:proofErr w:type="spellStart"/>
      <w:r>
        <w:t>daempfen</w:t>
      </w:r>
      <w:proofErr w:type="spellEnd"/>
      <w:r>
        <w:t xml:space="preserve">, braten, backen, grillen, regenerieren. Sie waren das Herz der </w:t>
      </w:r>
      <w:proofErr w:type="spellStart"/>
      <w:r>
        <w:t>Kueche</w:t>
      </w:r>
      <w:proofErr w:type="spellEnd"/>
      <w:r>
        <w:t xml:space="preserve">. Wenn einer ausfiel, fiel alles aus. </w:t>
      </w:r>
    </w:p>
    <w:p w14:paraId="62C9EF39" w14:textId="77777777" w:rsidR="002A0287" w:rsidRDefault="00000000">
      <w:pPr>
        <w:spacing w:after="178" w:line="259" w:lineRule="auto"/>
        <w:ind w:left="0" w:right="0" w:firstLine="0"/>
      </w:pPr>
      <w:r>
        <w:t xml:space="preserve"> </w:t>
      </w:r>
    </w:p>
    <w:p w14:paraId="77EB4AB9" w14:textId="77777777" w:rsidR="002A0287" w:rsidRDefault="00000000">
      <w:pPr>
        <w:spacing w:after="169"/>
        <w:ind w:left="19" w:right="15"/>
      </w:pPr>
      <w:r>
        <w:t xml:space="preserve">Ich passte auf sie auf. </w:t>
      </w:r>
    </w:p>
    <w:p w14:paraId="189EA66D" w14:textId="77777777" w:rsidR="002A0287" w:rsidRDefault="00000000">
      <w:pPr>
        <w:spacing w:after="178" w:line="259" w:lineRule="auto"/>
        <w:ind w:left="0" w:right="0" w:firstLine="0"/>
      </w:pPr>
      <w:r>
        <w:t xml:space="preserve"> </w:t>
      </w:r>
    </w:p>
    <w:p w14:paraId="196369CF" w14:textId="77777777" w:rsidR="002A0287" w:rsidRDefault="00000000">
      <w:pPr>
        <w:spacing w:after="167"/>
        <w:ind w:left="19" w:right="15"/>
      </w:pPr>
      <w:r>
        <w:t xml:space="preserve">Jeden Morgen Kontrolle. Jeden Abend Reinigung. Jede Woche Wartung. Die </w:t>
      </w:r>
      <w:proofErr w:type="spellStart"/>
      <w:r>
        <w:t>Daempfer</w:t>
      </w:r>
      <w:proofErr w:type="spellEnd"/>
      <w:r>
        <w:t xml:space="preserve"> liefen. Die </w:t>
      </w:r>
      <w:proofErr w:type="spellStart"/>
      <w:r>
        <w:t>Kueche</w:t>
      </w:r>
      <w:proofErr w:type="spellEnd"/>
      <w:r>
        <w:t xml:space="preserve"> lief. Das System lief.  </w:t>
      </w:r>
    </w:p>
    <w:p w14:paraId="15DEE53F" w14:textId="77777777" w:rsidR="002A0287" w:rsidRDefault="00000000">
      <w:pPr>
        <w:spacing w:after="178" w:line="259" w:lineRule="auto"/>
        <w:ind w:left="0" w:right="0" w:firstLine="0"/>
      </w:pPr>
      <w:r>
        <w:t xml:space="preserve"> </w:t>
      </w:r>
    </w:p>
    <w:p w14:paraId="230D5A76" w14:textId="77777777" w:rsidR="002A0287" w:rsidRDefault="00000000">
      <w:pPr>
        <w:spacing w:after="169"/>
        <w:ind w:left="19" w:right="15"/>
      </w:pPr>
      <w:r>
        <w:t xml:space="preserve">Weil jemand auf die </w:t>
      </w:r>
      <w:proofErr w:type="spellStart"/>
      <w:r>
        <w:t>Daempfer</w:t>
      </w:r>
      <w:proofErr w:type="spellEnd"/>
      <w:r>
        <w:t xml:space="preserve"> aufpasste. </w:t>
      </w:r>
    </w:p>
    <w:p w14:paraId="525419A9" w14:textId="77777777" w:rsidR="002A0287" w:rsidRDefault="00000000">
      <w:pPr>
        <w:spacing w:after="178" w:line="259" w:lineRule="auto"/>
        <w:ind w:left="0" w:right="0" w:firstLine="0"/>
      </w:pPr>
      <w:r>
        <w:t xml:space="preserve"> </w:t>
      </w:r>
    </w:p>
    <w:p w14:paraId="7F695C74" w14:textId="77777777" w:rsidR="002A0287" w:rsidRDefault="00000000">
      <w:pPr>
        <w:pStyle w:val="berschrift2"/>
        <w:spacing w:after="101"/>
        <w:ind w:left="19"/>
      </w:pPr>
      <w:bookmarkStart w:id="79" w:name="_Toc170012"/>
      <w:r>
        <w:t xml:space="preserve">Was er wirklich sagte </w:t>
      </w:r>
      <w:bookmarkEnd w:id="79"/>
    </w:p>
    <w:p w14:paraId="080CDC35" w14:textId="77777777" w:rsidR="002A0287" w:rsidRDefault="00000000">
      <w:pPr>
        <w:spacing w:after="178" w:line="259" w:lineRule="auto"/>
        <w:ind w:left="0" w:right="0" w:firstLine="0"/>
      </w:pPr>
      <w:r>
        <w:t xml:space="preserve"> </w:t>
      </w:r>
    </w:p>
    <w:p w14:paraId="70689FB6" w14:textId="77777777" w:rsidR="002A0287" w:rsidRDefault="00000000">
      <w:pPr>
        <w:spacing w:after="169"/>
        <w:ind w:left="19" w:right="15"/>
      </w:pPr>
      <w:r>
        <w:t xml:space="preserve">Jahre später verstand ich, was er wirklich gesagt hatte. </w:t>
      </w:r>
    </w:p>
    <w:p w14:paraId="78C40DBD" w14:textId="77777777" w:rsidR="002A0287" w:rsidRDefault="00000000">
      <w:pPr>
        <w:spacing w:after="178" w:line="259" w:lineRule="auto"/>
        <w:ind w:left="0" w:right="0" w:firstLine="0"/>
      </w:pPr>
      <w:r>
        <w:t xml:space="preserve"> </w:t>
      </w:r>
    </w:p>
    <w:p w14:paraId="144FF8D5" w14:textId="77777777" w:rsidR="002A0287" w:rsidRDefault="00000000">
      <w:pPr>
        <w:spacing w:after="169"/>
        <w:ind w:left="19" w:right="15"/>
      </w:pPr>
      <w:r>
        <w:t xml:space="preserve">Er sagte nicht: Du bist jetzt Chef. </w:t>
      </w:r>
    </w:p>
    <w:p w14:paraId="5B09CFE1" w14:textId="77777777" w:rsidR="002A0287" w:rsidRDefault="00000000">
      <w:pPr>
        <w:spacing w:after="183" w:line="259" w:lineRule="auto"/>
        <w:ind w:left="0" w:right="0" w:firstLine="0"/>
      </w:pPr>
      <w:r>
        <w:t xml:space="preserve"> </w:t>
      </w:r>
    </w:p>
    <w:p w14:paraId="2278D60A" w14:textId="77777777" w:rsidR="002A0287" w:rsidRDefault="00000000">
      <w:pPr>
        <w:spacing w:after="169"/>
        <w:ind w:left="19" w:right="15"/>
      </w:pPr>
      <w:r>
        <w:t xml:space="preserve">Er sagte: Du bist jetzt verantwortlich. </w:t>
      </w:r>
    </w:p>
    <w:p w14:paraId="10B7F54F" w14:textId="77777777" w:rsidR="002A0287" w:rsidRDefault="00000000">
      <w:pPr>
        <w:spacing w:after="178" w:line="259" w:lineRule="auto"/>
        <w:ind w:left="0" w:right="0" w:firstLine="0"/>
      </w:pPr>
      <w:r>
        <w:t xml:space="preserve"> </w:t>
      </w:r>
    </w:p>
    <w:p w14:paraId="7C4A8999" w14:textId="77777777" w:rsidR="002A0287" w:rsidRDefault="00000000">
      <w:pPr>
        <w:spacing w:after="167"/>
        <w:ind w:left="19" w:right="15"/>
      </w:pPr>
      <w:proofErr w:type="spellStart"/>
      <w:r>
        <w:t>Fuer</w:t>
      </w:r>
      <w:proofErr w:type="spellEnd"/>
      <w:r>
        <w:t xml:space="preserve"> die </w:t>
      </w:r>
      <w:proofErr w:type="spellStart"/>
      <w:r>
        <w:t>Daempfer</w:t>
      </w:r>
      <w:proofErr w:type="spellEnd"/>
      <w:r>
        <w:t xml:space="preserve">. </w:t>
      </w:r>
      <w:proofErr w:type="spellStart"/>
      <w:r>
        <w:t>Fuer</w:t>
      </w:r>
      <w:proofErr w:type="spellEnd"/>
      <w:r>
        <w:t xml:space="preserve"> die </w:t>
      </w:r>
      <w:proofErr w:type="spellStart"/>
      <w:r>
        <w:t>Kueche</w:t>
      </w:r>
      <w:proofErr w:type="spellEnd"/>
      <w:r>
        <w:t xml:space="preserve">. </w:t>
      </w:r>
      <w:proofErr w:type="spellStart"/>
      <w:r>
        <w:t>Fuer</w:t>
      </w:r>
      <w:proofErr w:type="spellEnd"/>
      <w:r>
        <w:t xml:space="preserve"> die Menschen. </w:t>
      </w:r>
      <w:proofErr w:type="spellStart"/>
      <w:r>
        <w:t>Fuer</w:t>
      </w:r>
      <w:proofErr w:type="spellEnd"/>
      <w:r>
        <w:t xml:space="preserve"> alles, was kaputtgehen kann, wenn keiner aufpasst. </w:t>
      </w:r>
    </w:p>
    <w:p w14:paraId="528DB1BC" w14:textId="77777777" w:rsidR="002A0287" w:rsidRDefault="00000000">
      <w:pPr>
        <w:spacing w:after="178" w:line="259" w:lineRule="auto"/>
        <w:ind w:left="0" w:right="0" w:firstLine="0"/>
      </w:pPr>
      <w:r>
        <w:t xml:space="preserve"> </w:t>
      </w:r>
    </w:p>
    <w:p w14:paraId="20E85C94" w14:textId="77777777" w:rsidR="002A0287" w:rsidRDefault="00000000">
      <w:pPr>
        <w:spacing w:after="169"/>
        <w:ind w:left="19" w:right="15"/>
      </w:pPr>
      <w:r>
        <w:t xml:space="preserve">Das ist der Unterschied zwischen Chef sein und Chef genannt werden. </w:t>
      </w:r>
    </w:p>
    <w:p w14:paraId="0D346718" w14:textId="77777777" w:rsidR="002A0287" w:rsidRDefault="00000000">
      <w:pPr>
        <w:spacing w:after="178" w:line="259" w:lineRule="auto"/>
        <w:ind w:left="0" w:right="0" w:firstLine="0"/>
      </w:pPr>
      <w:r>
        <w:t xml:space="preserve"> </w:t>
      </w:r>
    </w:p>
    <w:p w14:paraId="2E63C894" w14:textId="77777777" w:rsidR="002A0287" w:rsidRDefault="00000000">
      <w:pPr>
        <w:spacing w:after="169"/>
        <w:ind w:left="19" w:right="15"/>
      </w:pPr>
      <w:r>
        <w:t xml:space="preserve">Die meisten werden Chef genannt. Wenige sind es. </w:t>
      </w:r>
    </w:p>
    <w:p w14:paraId="4512ACD5" w14:textId="77777777" w:rsidR="002A0287" w:rsidRDefault="00000000">
      <w:pPr>
        <w:spacing w:after="183" w:line="259" w:lineRule="auto"/>
        <w:ind w:left="0" w:right="0" w:firstLine="0"/>
      </w:pPr>
      <w:r>
        <w:t xml:space="preserve"> </w:t>
      </w:r>
    </w:p>
    <w:p w14:paraId="787D43C3" w14:textId="77777777" w:rsidR="002A0287" w:rsidRDefault="00000000">
      <w:pPr>
        <w:spacing w:after="0"/>
        <w:ind w:left="19" w:right="15"/>
      </w:pPr>
      <w:r>
        <w:t xml:space="preserve">Der Dicke war einer. Er erkannte einen. </w:t>
      </w:r>
    </w:p>
    <w:p w14:paraId="789D8E9E" w14:textId="77777777" w:rsidR="002A0287" w:rsidRDefault="00000000">
      <w:pPr>
        <w:spacing w:after="178" w:line="259" w:lineRule="auto"/>
        <w:ind w:left="0" w:right="0" w:firstLine="0"/>
      </w:pPr>
      <w:r>
        <w:t xml:space="preserve"> </w:t>
      </w:r>
    </w:p>
    <w:p w14:paraId="4F752A20" w14:textId="77777777" w:rsidR="002A0287" w:rsidRDefault="00000000">
      <w:pPr>
        <w:spacing w:after="178" w:line="259" w:lineRule="auto"/>
        <w:ind w:left="0" w:right="0" w:firstLine="0"/>
      </w:pPr>
      <w:r>
        <w:lastRenderedPageBreak/>
        <w:t xml:space="preserve"> </w:t>
      </w:r>
    </w:p>
    <w:p w14:paraId="5CDDE8A9" w14:textId="77777777" w:rsidR="002A0287" w:rsidRDefault="00000000">
      <w:pPr>
        <w:pStyle w:val="berschrift2"/>
        <w:spacing w:after="101"/>
        <w:ind w:left="19"/>
      </w:pPr>
      <w:bookmarkStart w:id="80" w:name="_Toc170013"/>
      <w:r>
        <w:t xml:space="preserve">Keine </w:t>
      </w:r>
      <w:proofErr w:type="spellStart"/>
      <w:r>
        <w:t>grossen</w:t>
      </w:r>
      <w:proofErr w:type="spellEnd"/>
      <w:r>
        <w:t xml:space="preserve"> Worte </w:t>
      </w:r>
      <w:bookmarkEnd w:id="80"/>
    </w:p>
    <w:p w14:paraId="48338FD5" w14:textId="77777777" w:rsidR="002A0287" w:rsidRDefault="00000000">
      <w:pPr>
        <w:spacing w:after="178" w:line="259" w:lineRule="auto"/>
        <w:ind w:left="0" w:right="0" w:firstLine="0"/>
      </w:pPr>
      <w:r>
        <w:t xml:space="preserve"> </w:t>
      </w:r>
    </w:p>
    <w:p w14:paraId="7D21C28E" w14:textId="77777777" w:rsidR="002A0287" w:rsidRDefault="00000000">
      <w:pPr>
        <w:spacing w:after="169"/>
        <w:ind w:left="19" w:right="15"/>
      </w:pPr>
      <w:r>
        <w:t xml:space="preserve">Ich habe ihm nie gedankt. </w:t>
      </w:r>
    </w:p>
    <w:p w14:paraId="1331BC2C" w14:textId="77777777" w:rsidR="002A0287" w:rsidRDefault="00000000">
      <w:pPr>
        <w:spacing w:after="178" w:line="259" w:lineRule="auto"/>
        <w:ind w:left="0" w:right="0" w:firstLine="0"/>
      </w:pPr>
      <w:r>
        <w:t xml:space="preserve"> </w:t>
      </w:r>
    </w:p>
    <w:p w14:paraId="760C9DC0" w14:textId="77777777" w:rsidR="002A0287" w:rsidRDefault="00000000">
      <w:pPr>
        <w:spacing w:after="167"/>
        <w:ind w:left="19" w:right="15"/>
      </w:pPr>
      <w:r>
        <w:t xml:space="preserve">Er </w:t>
      </w:r>
      <w:proofErr w:type="spellStart"/>
      <w:r>
        <w:t>haette</w:t>
      </w:r>
      <w:proofErr w:type="spellEnd"/>
      <w:r>
        <w:t xml:space="preserve"> es nicht gewollt. Badener wollen keinen Dank. Sie wollen, dass die Arbeit gemacht wird. </w:t>
      </w:r>
    </w:p>
    <w:p w14:paraId="5D0CD0AD" w14:textId="77777777" w:rsidR="002A0287" w:rsidRDefault="00000000">
      <w:pPr>
        <w:spacing w:after="178" w:line="259" w:lineRule="auto"/>
        <w:ind w:left="0" w:right="0" w:firstLine="0"/>
      </w:pPr>
      <w:r>
        <w:t xml:space="preserve"> </w:t>
      </w:r>
    </w:p>
    <w:p w14:paraId="4FAE5556" w14:textId="77777777" w:rsidR="002A0287" w:rsidRDefault="00000000">
      <w:pPr>
        <w:spacing w:after="169"/>
        <w:ind w:left="19" w:right="15"/>
      </w:pPr>
      <w:r>
        <w:t xml:space="preserve">Also machte ich die Arbeit. </w:t>
      </w:r>
    </w:p>
    <w:p w14:paraId="6E0CB1EF" w14:textId="77777777" w:rsidR="002A0287" w:rsidRDefault="00000000">
      <w:pPr>
        <w:spacing w:after="183" w:line="259" w:lineRule="auto"/>
        <w:ind w:left="0" w:right="0" w:firstLine="0"/>
      </w:pPr>
      <w:r>
        <w:t xml:space="preserve"> </w:t>
      </w:r>
    </w:p>
    <w:p w14:paraId="78131B07" w14:textId="77777777" w:rsidR="002A0287" w:rsidRDefault="00000000">
      <w:pPr>
        <w:spacing w:after="169"/>
        <w:ind w:left="19" w:right="15"/>
      </w:pPr>
      <w:r>
        <w:t xml:space="preserve">Jeden Tag. Jede Schicht. Jedes Gericht. </w:t>
      </w:r>
    </w:p>
    <w:p w14:paraId="1000C977" w14:textId="77777777" w:rsidR="002A0287" w:rsidRDefault="00000000">
      <w:pPr>
        <w:spacing w:after="178" w:line="259" w:lineRule="auto"/>
        <w:ind w:left="0" w:right="0" w:firstLine="0"/>
      </w:pPr>
      <w:r>
        <w:t xml:space="preserve"> </w:t>
      </w:r>
    </w:p>
    <w:p w14:paraId="093D9FB1" w14:textId="77777777" w:rsidR="002A0287" w:rsidRDefault="00000000">
      <w:pPr>
        <w:spacing w:after="169"/>
        <w:ind w:left="19" w:right="15"/>
      </w:pPr>
      <w:r>
        <w:t xml:space="preserve">Und passte auf die </w:t>
      </w:r>
      <w:proofErr w:type="spellStart"/>
      <w:r>
        <w:t>Daempfer</w:t>
      </w:r>
      <w:proofErr w:type="spellEnd"/>
      <w:r>
        <w:t xml:space="preserve"> auf. </w:t>
      </w:r>
    </w:p>
    <w:p w14:paraId="1C240B64" w14:textId="77777777" w:rsidR="002A0287" w:rsidRDefault="00000000">
      <w:pPr>
        <w:spacing w:after="178" w:line="259" w:lineRule="auto"/>
        <w:ind w:left="0" w:right="0" w:firstLine="0"/>
      </w:pPr>
      <w:r>
        <w:t xml:space="preserve"> </w:t>
      </w:r>
    </w:p>
    <w:p w14:paraId="2DD5B6BF" w14:textId="77777777" w:rsidR="002A0287" w:rsidRDefault="00000000">
      <w:pPr>
        <w:spacing w:after="178" w:line="259" w:lineRule="auto"/>
        <w:ind w:left="0" w:right="0" w:firstLine="0"/>
      </w:pPr>
      <w:r>
        <w:t xml:space="preserve"> </w:t>
      </w:r>
    </w:p>
    <w:p w14:paraId="7AD098CC" w14:textId="77777777" w:rsidR="002A0287" w:rsidRDefault="00000000">
      <w:pPr>
        <w:pStyle w:val="berschrift2"/>
        <w:spacing w:after="101"/>
        <w:ind w:left="19"/>
      </w:pPr>
      <w:bookmarkStart w:id="81" w:name="_Toc170014"/>
      <w:r>
        <w:t xml:space="preserve">Der Ort </w:t>
      </w:r>
      <w:bookmarkEnd w:id="81"/>
    </w:p>
    <w:p w14:paraId="2F82BB07" w14:textId="77777777" w:rsidR="002A0287" w:rsidRDefault="00000000">
      <w:pPr>
        <w:spacing w:after="178" w:line="259" w:lineRule="auto"/>
        <w:ind w:left="0" w:right="0" w:firstLine="0"/>
      </w:pPr>
      <w:r>
        <w:t xml:space="preserve"> </w:t>
      </w:r>
    </w:p>
    <w:p w14:paraId="454DCB31" w14:textId="77777777" w:rsidR="002A0287" w:rsidRDefault="00000000">
      <w:pPr>
        <w:spacing w:after="169"/>
        <w:ind w:left="19" w:right="15"/>
      </w:pPr>
      <w:r>
        <w:t xml:space="preserve">Der Europapark war der einzige Ort, an dem ich je so </w:t>
      </w:r>
      <w:proofErr w:type="spellStart"/>
      <w:r>
        <w:t>befoerdert</w:t>
      </w:r>
      <w:proofErr w:type="spellEnd"/>
      <w:r>
        <w:t xml:space="preserve"> wurde. </w:t>
      </w:r>
    </w:p>
    <w:p w14:paraId="5478F3DC" w14:textId="77777777" w:rsidR="002A0287" w:rsidRDefault="00000000">
      <w:pPr>
        <w:spacing w:after="178" w:line="259" w:lineRule="auto"/>
        <w:ind w:left="0" w:right="0" w:firstLine="0"/>
      </w:pPr>
      <w:r>
        <w:t xml:space="preserve"> </w:t>
      </w:r>
    </w:p>
    <w:p w14:paraId="3F302FB0" w14:textId="77777777" w:rsidR="002A0287" w:rsidRDefault="00000000">
      <w:pPr>
        <w:spacing w:after="169"/>
        <w:ind w:left="19" w:right="15"/>
      </w:pPr>
      <w:r>
        <w:t xml:space="preserve">Kein Theater. Kein Bullshit. Keine Politik. </w:t>
      </w:r>
    </w:p>
    <w:p w14:paraId="36A25AF0" w14:textId="77777777" w:rsidR="002A0287" w:rsidRDefault="00000000">
      <w:pPr>
        <w:spacing w:after="178" w:line="259" w:lineRule="auto"/>
        <w:ind w:left="0" w:right="0" w:firstLine="0"/>
      </w:pPr>
      <w:r>
        <w:t xml:space="preserve"> </w:t>
      </w:r>
    </w:p>
    <w:p w14:paraId="0D878787" w14:textId="77777777" w:rsidR="002A0287" w:rsidRDefault="00000000">
      <w:pPr>
        <w:spacing w:after="174"/>
        <w:ind w:left="19" w:right="15"/>
      </w:pPr>
      <w:r>
        <w:t xml:space="preserve">Nur: Hast du gesehen? Ja. Dann mach. </w:t>
      </w:r>
    </w:p>
    <w:p w14:paraId="2366ED75" w14:textId="77777777" w:rsidR="002A0287" w:rsidRDefault="00000000">
      <w:pPr>
        <w:spacing w:after="178" w:line="259" w:lineRule="auto"/>
        <w:ind w:left="0" w:right="0" w:firstLine="0"/>
      </w:pPr>
      <w:r>
        <w:t xml:space="preserve"> </w:t>
      </w:r>
    </w:p>
    <w:p w14:paraId="3EB069CF" w14:textId="77777777" w:rsidR="002A0287" w:rsidRDefault="00000000">
      <w:pPr>
        <w:spacing w:after="169"/>
        <w:ind w:left="19" w:right="15"/>
      </w:pPr>
      <w:r>
        <w:t xml:space="preserve">So sollte es </w:t>
      </w:r>
      <w:proofErr w:type="spellStart"/>
      <w:r>
        <w:t>ueberall</w:t>
      </w:r>
      <w:proofErr w:type="spellEnd"/>
      <w:r>
        <w:t xml:space="preserve"> sein. </w:t>
      </w:r>
    </w:p>
    <w:p w14:paraId="10D80EE8" w14:textId="77777777" w:rsidR="002A0287" w:rsidRDefault="00000000">
      <w:pPr>
        <w:spacing w:after="178" w:line="259" w:lineRule="auto"/>
        <w:ind w:left="0" w:right="0" w:firstLine="0"/>
      </w:pPr>
      <w:r>
        <w:t xml:space="preserve"> </w:t>
      </w:r>
    </w:p>
    <w:p w14:paraId="4BC0928D" w14:textId="77777777" w:rsidR="002A0287" w:rsidRDefault="00000000">
      <w:pPr>
        <w:spacing w:after="169"/>
        <w:ind w:left="19" w:right="15"/>
      </w:pPr>
      <w:r>
        <w:t xml:space="preserve">Ist es nicht. </w:t>
      </w:r>
    </w:p>
    <w:p w14:paraId="35C314DF" w14:textId="77777777" w:rsidR="002A0287" w:rsidRDefault="00000000">
      <w:pPr>
        <w:spacing w:after="178" w:line="259" w:lineRule="auto"/>
        <w:ind w:left="0" w:right="0" w:firstLine="0"/>
      </w:pPr>
      <w:r>
        <w:t xml:space="preserve"> </w:t>
      </w:r>
    </w:p>
    <w:p w14:paraId="18048D33" w14:textId="77777777" w:rsidR="002A0287" w:rsidRDefault="00000000">
      <w:pPr>
        <w:spacing w:after="169"/>
        <w:ind w:left="19" w:right="15"/>
      </w:pPr>
      <w:r>
        <w:t xml:space="preserve">Deshalb schreibe ich dieses Buch. </w:t>
      </w:r>
    </w:p>
    <w:p w14:paraId="01A99D5F" w14:textId="77777777" w:rsidR="002A0287" w:rsidRDefault="00000000">
      <w:pPr>
        <w:spacing w:after="0" w:line="259" w:lineRule="auto"/>
        <w:ind w:left="0" w:right="0" w:firstLine="0"/>
      </w:pPr>
      <w:r>
        <w:t xml:space="preserve"> </w:t>
      </w:r>
    </w:p>
    <w:p w14:paraId="6306EFB2" w14:textId="77777777" w:rsidR="002A0287" w:rsidRDefault="00000000">
      <w:pPr>
        <w:spacing w:after="178" w:line="259" w:lineRule="auto"/>
        <w:ind w:left="0" w:right="0" w:firstLine="0"/>
      </w:pPr>
      <w:r>
        <w:t xml:space="preserve"> </w:t>
      </w:r>
    </w:p>
    <w:p w14:paraId="1C26639F" w14:textId="77777777" w:rsidR="002A0287" w:rsidRDefault="00000000">
      <w:pPr>
        <w:spacing w:after="169"/>
        <w:ind w:left="19" w:right="15"/>
      </w:pPr>
      <w:r>
        <w:t xml:space="preserve">[Ende Kapitel 8: Der Aufstieg] </w:t>
      </w:r>
    </w:p>
    <w:p w14:paraId="07C8958B" w14:textId="77777777" w:rsidR="002A0287" w:rsidRDefault="00000000">
      <w:pPr>
        <w:spacing w:after="178" w:line="259" w:lineRule="auto"/>
        <w:ind w:left="0" w:right="0" w:firstLine="0"/>
      </w:pPr>
      <w:r>
        <w:lastRenderedPageBreak/>
        <w:t xml:space="preserve"> </w:t>
      </w:r>
    </w:p>
    <w:p w14:paraId="351DB39D" w14:textId="77777777" w:rsidR="002A0287" w:rsidRDefault="00000000">
      <w:pPr>
        <w:spacing w:after="177"/>
        <w:ind w:left="19" w:right="15"/>
      </w:pPr>
      <w:r>
        <w:t xml:space="preserve">Status: ENTWURF V1 </w:t>
      </w:r>
    </w:p>
    <w:p w14:paraId="4F8057C4"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09B3C9DB" w14:textId="77777777" w:rsidR="002A0287" w:rsidRDefault="00000000">
      <w:pPr>
        <w:pStyle w:val="berschrift1"/>
        <w:spacing w:after="200"/>
        <w:ind w:left="19"/>
      </w:pPr>
      <w:bookmarkStart w:id="82" w:name="_Toc170015"/>
      <w:r>
        <w:rPr>
          <w:rFonts w:ascii="Georgia" w:eastAsia="Georgia" w:hAnsi="Georgia" w:cs="Georgia"/>
          <w:b w:val="0"/>
          <w:i w:val="0"/>
          <w:color w:val="0F4761"/>
        </w:rPr>
        <w:lastRenderedPageBreak/>
        <w:t xml:space="preserve">KAPITEL 9 </w:t>
      </w:r>
      <w:bookmarkEnd w:id="82"/>
    </w:p>
    <w:p w14:paraId="51538D41" w14:textId="77777777" w:rsidR="002A0287" w:rsidRDefault="00000000">
      <w:pPr>
        <w:pStyle w:val="berschrift2"/>
        <w:ind w:left="19"/>
      </w:pPr>
      <w:bookmarkStart w:id="83" w:name="_Toc170016"/>
      <w:r>
        <w:t xml:space="preserve">Das Wunder </w:t>
      </w:r>
      <w:bookmarkEnd w:id="83"/>
    </w:p>
    <w:p w14:paraId="0D5EE762" w14:textId="77777777" w:rsidR="002A0287" w:rsidRDefault="00000000">
      <w:pPr>
        <w:ind w:left="19" w:right="15"/>
      </w:pPr>
      <w:r>
        <w:t xml:space="preserve">Elternzeit und der Weg nach Köln, 2010–2011 </w:t>
      </w:r>
    </w:p>
    <w:p w14:paraId="0CDF5C3E"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2FD653C8" wp14:editId="4C58FF30">
                <wp:extent cx="4394200" cy="10160"/>
                <wp:effectExtent l="0" t="0" r="0" b="0"/>
                <wp:docPr id="145365" name="Group 14536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5" name="Picture 164425"/>
                          <pic:cNvPicPr/>
                        </pic:nvPicPr>
                        <pic:blipFill>
                          <a:blip r:embed="rId35"/>
                          <a:stretch>
                            <a:fillRect/>
                          </a:stretch>
                        </pic:blipFill>
                        <pic:spPr>
                          <a:xfrm>
                            <a:off x="-3364" y="-4769"/>
                            <a:ext cx="4398264" cy="15240"/>
                          </a:xfrm>
                          <a:prstGeom prst="rect">
                            <a:avLst/>
                          </a:prstGeom>
                        </pic:spPr>
                      </pic:pic>
                    </wpg:wgp>
                  </a:graphicData>
                </a:graphic>
              </wp:inline>
            </w:drawing>
          </mc:Choice>
          <mc:Fallback xmlns:a="http://schemas.openxmlformats.org/drawingml/2006/main">
            <w:pict>
              <v:group id="Group 145365" style="width:346pt;height:0.799988pt;mso-position-horizontal-relative:char;mso-position-vertical-relative:line" coordsize="43942,101">
                <v:shape id="Picture 164425" style="position:absolute;width:43982;height:152;left:-33;top:-47;" filled="f">
                  <v:imagedata r:id="rId36"/>
                </v:shape>
              </v:group>
            </w:pict>
          </mc:Fallback>
        </mc:AlternateContent>
      </w:r>
      <w:r>
        <w:t xml:space="preserve"> </w:t>
      </w:r>
    </w:p>
    <w:p w14:paraId="6FE26E7E" w14:textId="77777777" w:rsidR="002A0287" w:rsidRDefault="00000000">
      <w:pPr>
        <w:spacing w:after="77" w:line="394" w:lineRule="auto"/>
        <w:ind w:left="19" w:right="1345"/>
      </w:pPr>
      <w:r>
        <w:t xml:space="preserve">Ich war sechsunddreißig, als das Wunder meines Lebens geschah. Meine Tochter wurde geboren. </w:t>
      </w:r>
    </w:p>
    <w:p w14:paraId="5CB5CBE9"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0D42C4FC" wp14:editId="558BA447">
                <wp:extent cx="4394200" cy="10160"/>
                <wp:effectExtent l="0" t="0" r="0" b="0"/>
                <wp:docPr id="145366" name="Group 14536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6" name="Picture 164426"/>
                          <pic:cNvPicPr/>
                        </pic:nvPicPr>
                        <pic:blipFill>
                          <a:blip r:embed="rId17"/>
                          <a:stretch>
                            <a:fillRect/>
                          </a:stretch>
                        </pic:blipFill>
                        <pic:spPr>
                          <a:xfrm>
                            <a:off x="-3364" y="-4227"/>
                            <a:ext cx="4398264" cy="15240"/>
                          </a:xfrm>
                          <a:prstGeom prst="rect">
                            <a:avLst/>
                          </a:prstGeom>
                        </pic:spPr>
                      </pic:pic>
                      <pic:pic xmlns:pic="http://schemas.openxmlformats.org/drawingml/2006/picture">
                        <pic:nvPicPr>
                          <pic:cNvPr id="164427" name="Picture 164427"/>
                          <pic:cNvPicPr/>
                        </pic:nvPicPr>
                        <pic:blipFill>
                          <a:blip r:embed="rId17"/>
                          <a:stretch>
                            <a:fillRect/>
                          </a:stretch>
                        </pic:blipFill>
                        <pic:spPr>
                          <a:xfrm>
                            <a:off x="-3364" y="-4227"/>
                            <a:ext cx="4398264" cy="15240"/>
                          </a:xfrm>
                          <a:prstGeom prst="rect">
                            <a:avLst/>
                          </a:prstGeom>
                        </pic:spPr>
                      </pic:pic>
                    </wpg:wgp>
                  </a:graphicData>
                </a:graphic>
              </wp:inline>
            </w:drawing>
          </mc:Choice>
          <mc:Fallback xmlns:a="http://schemas.openxmlformats.org/drawingml/2006/main">
            <w:pict>
              <v:group id="Group 145366" style="width:346pt;height:0.799988pt;mso-position-horizontal-relative:char;mso-position-vertical-relative:line" coordsize="43942,101">
                <v:shape id="Picture 164426" style="position:absolute;width:43982;height:152;left:-33;top:-42;" filled="f">
                  <v:imagedata r:id="rId18"/>
                </v:shape>
                <v:shape id="Picture 164427" style="position:absolute;width:43982;height:152;left:-33;top:-42;" filled="f">
                  <v:imagedata r:id="rId18"/>
                </v:shape>
              </v:group>
            </w:pict>
          </mc:Fallback>
        </mc:AlternateContent>
      </w:r>
      <w:r>
        <w:t xml:space="preserve"> </w:t>
      </w:r>
    </w:p>
    <w:p w14:paraId="455C9850" w14:textId="77777777" w:rsidR="002A0287" w:rsidRDefault="00000000">
      <w:pPr>
        <w:pStyle w:val="berschrift2"/>
        <w:ind w:left="19"/>
      </w:pPr>
      <w:bookmarkStart w:id="84" w:name="_Toc170017"/>
      <w:r>
        <w:t xml:space="preserve">Vater </w:t>
      </w:r>
      <w:bookmarkEnd w:id="84"/>
    </w:p>
    <w:p w14:paraId="0C4C19C5" w14:textId="77777777" w:rsidR="002A0287" w:rsidRDefault="00000000">
      <w:pPr>
        <w:spacing w:after="145"/>
        <w:ind w:left="19" w:right="15"/>
      </w:pPr>
      <w:r>
        <w:t xml:space="preserve">Es gibt keine Worte dafür. </w:t>
      </w:r>
    </w:p>
    <w:p w14:paraId="5E8552D6" w14:textId="77777777" w:rsidR="002A0287" w:rsidRDefault="00000000">
      <w:pPr>
        <w:spacing w:after="145"/>
        <w:ind w:left="19" w:right="15"/>
      </w:pPr>
      <w:r>
        <w:t xml:space="preserve">Ich hatte Saucen perfektioniert. Ich hatte Teams geführt. Ich hatte Systeme gebaut. </w:t>
      </w:r>
    </w:p>
    <w:p w14:paraId="3BC7C564" w14:textId="77777777" w:rsidR="002A0287" w:rsidRDefault="00000000">
      <w:pPr>
        <w:spacing w:after="153"/>
        <w:ind w:left="19" w:right="15"/>
      </w:pPr>
      <w:r>
        <w:t xml:space="preserve">Aber nichts – nichts – bereitet dich darauf vor, ein winziges Wesen in den Armen zu halten und zu wissen: Du bist jetzt verantwortlich. Für alles. Für immer. </w:t>
      </w:r>
    </w:p>
    <w:p w14:paraId="79EC6B83" w14:textId="77777777" w:rsidR="002A0287" w:rsidRDefault="00000000">
      <w:pPr>
        <w:spacing w:after="145"/>
        <w:ind w:left="19" w:right="15"/>
      </w:pPr>
      <w:r>
        <w:t xml:space="preserve">Ich wollte der beste Vater sein, der ich sein konnte. </w:t>
      </w:r>
    </w:p>
    <w:p w14:paraId="7DE566CA" w14:textId="77777777" w:rsidR="002A0287" w:rsidRDefault="00000000">
      <w:pPr>
        <w:ind w:left="19" w:right="15"/>
      </w:pPr>
      <w:r>
        <w:t xml:space="preserve">Ich nahm Elternzeit. Nicht weil es erwartet wurde – es war 2010, Väter in Elternzeit waren noch selten. Sondern weil ich dabei sein wollte. Jeden Tag. Jede Nacht. Jeden ersten Schritt, jedes erste Wort, jeden ersten Blick. </w:t>
      </w:r>
    </w:p>
    <w:p w14:paraId="64A54A4B"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692A227D" wp14:editId="107A086E">
                <wp:extent cx="4394200" cy="10160"/>
                <wp:effectExtent l="0" t="0" r="0" b="0"/>
                <wp:docPr id="145367" name="Group 14536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8" name="Picture 164428"/>
                          <pic:cNvPicPr/>
                        </pic:nvPicPr>
                        <pic:blipFill>
                          <a:blip r:embed="rId46"/>
                          <a:stretch>
                            <a:fillRect/>
                          </a:stretch>
                        </pic:blipFill>
                        <pic:spPr>
                          <a:xfrm>
                            <a:off x="-3364" y="-5237"/>
                            <a:ext cx="4398264" cy="15240"/>
                          </a:xfrm>
                          <a:prstGeom prst="rect">
                            <a:avLst/>
                          </a:prstGeom>
                        </pic:spPr>
                      </pic:pic>
                    </wpg:wgp>
                  </a:graphicData>
                </a:graphic>
              </wp:inline>
            </w:drawing>
          </mc:Choice>
          <mc:Fallback xmlns:a="http://schemas.openxmlformats.org/drawingml/2006/main">
            <w:pict>
              <v:group id="Group 145367" style="width:346pt;height:0.800018pt;mso-position-horizontal-relative:char;mso-position-vertical-relative:line" coordsize="43942,101">
                <v:shape id="Picture 164428" style="position:absolute;width:43982;height:152;left:-33;top:-52;" filled="f">
                  <v:imagedata r:id="rId47"/>
                </v:shape>
              </v:group>
            </w:pict>
          </mc:Fallback>
        </mc:AlternateContent>
      </w:r>
      <w:r>
        <w:t xml:space="preserve"> </w:t>
      </w:r>
    </w:p>
    <w:p w14:paraId="34200347" w14:textId="77777777" w:rsidR="002A0287" w:rsidRDefault="00000000">
      <w:pPr>
        <w:pStyle w:val="berschrift2"/>
        <w:ind w:left="19"/>
      </w:pPr>
      <w:bookmarkStart w:id="85" w:name="_Toc170018"/>
      <w:r>
        <w:t xml:space="preserve">Köln </w:t>
      </w:r>
      <w:bookmarkEnd w:id="85"/>
    </w:p>
    <w:p w14:paraId="4B2A8113" w14:textId="77777777" w:rsidR="002A0287" w:rsidRDefault="00000000">
      <w:pPr>
        <w:spacing w:after="150"/>
        <w:ind w:left="19" w:right="15"/>
      </w:pPr>
      <w:r>
        <w:t xml:space="preserve">Wir zogen nach Köln. </w:t>
      </w:r>
    </w:p>
    <w:p w14:paraId="38A69E47" w14:textId="77777777" w:rsidR="002A0287" w:rsidRDefault="00000000">
      <w:pPr>
        <w:spacing w:after="145"/>
        <w:ind w:left="19" w:right="15"/>
      </w:pPr>
      <w:r>
        <w:t xml:space="preserve">Ein Wunschkind. Eine neue Stadt. </w:t>
      </w:r>
    </w:p>
    <w:p w14:paraId="6B12E49B" w14:textId="77777777" w:rsidR="002A0287" w:rsidRDefault="00000000">
      <w:pPr>
        <w:ind w:left="19" w:right="15"/>
      </w:pPr>
      <w:r>
        <w:t xml:space="preserve">Ich glaubte daran, wie ich immer an Dinge glaube. Mit voller Kraft. Ohne Sicherheitsnetz. Ohne Plan B. </w:t>
      </w:r>
    </w:p>
    <w:p w14:paraId="4ED8EDD7"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34A21078" wp14:editId="485EA163">
                <wp:extent cx="4394200" cy="10160"/>
                <wp:effectExtent l="0" t="0" r="0" b="0"/>
                <wp:docPr id="145368" name="Group 14536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29" name="Picture 164429"/>
                          <pic:cNvPicPr/>
                        </pic:nvPicPr>
                        <pic:blipFill>
                          <a:blip r:embed="rId29"/>
                          <a:stretch>
                            <a:fillRect/>
                          </a:stretch>
                        </pic:blipFill>
                        <pic:spPr>
                          <a:xfrm>
                            <a:off x="-3364" y="-3466"/>
                            <a:ext cx="4398264" cy="15240"/>
                          </a:xfrm>
                          <a:prstGeom prst="rect">
                            <a:avLst/>
                          </a:prstGeom>
                        </pic:spPr>
                      </pic:pic>
                    </wpg:wgp>
                  </a:graphicData>
                </a:graphic>
              </wp:inline>
            </w:drawing>
          </mc:Choice>
          <mc:Fallback xmlns:a="http://schemas.openxmlformats.org/drawingml/2006/main">
            <w:pict>
              <v:group id="Group 145368" style="width:346pt;height:0.799988pt;mso-position-horizontal-relative:char;mso-position-vertical-relative:line" coordsize="43942,101">
                <v:shape id="Picture 164429" style="position:absolute;width:43982;height:152;left:-33;top:-34;" filled="f">
                  <v:imagedata r:id="rId30"/>
                </v:shape>
              </v:group>
            </w:pict>
          </mc:Fallback>
        </mc:AlternateContent>
      </w:r>
      <w:r>
        <w:t xml:space="preserve"> </w:t>
      </w:r>
    </w:p>
    <w:p w14:paraId="732941B8" w14:textId="77777777" w:rsidR="002A0287" w:rsidRDefault="00000000">
      <w:pPr>
        <w:pStyle w:val="berschrift2"/>
        <w:ind w:left="19"/>
      </w:pPr>
      <w:bookmarkStart w:id="86" w:name="_Toc170019"/>
      <w:r>
        <w:t xml:space="preserve">Die Lektion </w:t>
      </w:r>
      <w:bookmarkEnd w:id="86"/>
    </w:p>
    <w:p w14:paraId="10CB3046" w14:textId="77777777" w:rsidR="002A0287" w:rsidRDefault="00000000">
      <w:pPr>
        <w:spacing w:after="145"/>
        <w:ind w:left="19" w:right="15"/>
      </w:pPr>
      <w:r>
        <w:t xml:space="preserve">Jahre später verstand ich: </w:t>
      </w:r>
    </w:p>
    <w:p w14:paraId="5E07ADA4" w14:textId="77777777" w:rsidR="002A0287" w:rsidRDefault="00000000">
      <w:pPr>
        <w:spacing w:after="145"/>
        <w:ind w:left="19" w:right="15"/>
      </w:pPr>
      <w:r>
        <w:t xml:space="preserve">Naivität ist keine Schwäche. Sie ist der Preis für Hoffnung. </w:t>
      </w:r>
    </w:p>
    <w:p w14:paraId="679D5FF7" w14:textId="77777777" w:rsidR="002A0287" w:rsidRDefault="00000000">
      <w:pPr>
        <w:spacing w:after="145"/>
        <w:ind w:left="19" w:right="15"/>
      </w:pPr>
      <w:r>
        <w:t xml:space="preserve">Wer nie naiv ist, hofft nie. Wer nie hofft, riskiert nie. Wer nie riskiert, lebt nicht. </w:t>
      </w:r>
    </w:p>
    <w:p w14:paraId="1B777C72" w14:textId="77777777" w:rsidR="002A0287" w:rsidRDefault="00000000">
      <w:pPr>
        <w:spacing w:after="150"/>
        <w:ind w:left="19" w:right="15"/>
      </w:pPr>
      <w:r>
        <w:t xml:space="preserve">Ich war naiv. Ich bin es immer noch. </w:t>
      </w:r>
    </w:p>
    <w:p w14:paraId="51EDE29A" w14:textId="77777777" w:rsidR="002A0287" w:rsidRDefault="00000000">
      <w:pPr>
        <w:spacing w:after="145"/>
        <w:ind w:left="19" w:right="15"/>
      </w:pPr>
      <w:r>
        <w:t xml:space="preserve">Und ich würde es wieder sein. </w:t>
      </w:r>
    </w:p>
    <w:p w14:paraId="2E1B08D6" w14:textId="77777777" w:rsidR="002A0287" w:rsidRDefault="00000000">
      <w:pPr>
        <w:ind w:left="19" w:right="15"/>
      </w:pPr>
      <w:r>
        <w:t xml:space="preserve">Für sie. </w:t>
      </w:r>
    </w:p>
    <w:p w14:paraId="5E2EB9E1" w14:textId="77777777" w:rsidR="002A0287" w:rsidRDefault="00000000">
      <w:pPr>
        <w:spacing w:after="0" w:line="259" w:lineRule="auto"/>
        <w:ind w:left="-8" w:right="2051" w:firstLine="0"/>
        <w:jc w:val="center"/>
      </w:pPr>
      <w:r>
        <w:rPr>
          <w:rFonts w:ascii="Calibri" w:eastAsia="Calibri" w:hAnsi="Calibri" w:cs="Calibri"/>
          <w:noProof/>
          <w:sz w:val="22"/>
        </w:rPr>
        <mc:AlternateContent>
          <mc:Choice Requires="wpg">
            <w:drawing>
              <wp:inline distT="0" distB="0" distL="0" distR="0" wp14:anchorId="71622BFA" wp14:editId="5E3E0DEE">
                <wp:extent cx="4394200" cy="10160"/>
                <wp:effectExtent l="0" t="0" r="0" b="0"/>
                <wp:docPr id="145369" name="Group 14536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0" name="Picture 164430"/>
                          <pic:cNvPicPr/>
                        </pic:nvPicPr>
                        <pic:blipFill>
                          <a:blip r:embed="rId37"/>
                          <a:stretch>
                            <a:fillRect/>
                          </a:stretch>
                        </pic:blipFill>
                        <pic:spPr>
                          <a:xfrm>
                            <a:off x="-3364" y="-4102"/>
                            <a:ext cx="4398264" cy="15240"/>
                          </a:xfrm>
                          <a:prstGeom prst="rect">
                            <a:avLst/>
                          </a:prstGeom>
                        </pic:spPr>
                      </pic:pic>
                    </wpg:wgp>
                  </a:graphicData>
                </a:graphic>
              </wp:inline>
            </w:drawing>
          </mc:Choice>
          <mc:Fallback xmlns:a="http://schemas.openxmlformats.org/drawingml/2006/main">
            <w:pict>
              <v:group id="Group 145369" style="width:346pt;height:0.799988pt;mso-position-horizontal-relative:char;mso-position-vertical-relative:line" coordsize="43942,101">
                <v:shape id="Picture 164430" style="position:absolute;width:43982;height:152;left:-33;top:-41;" filled="f">
                  <v:imagedata r:id="rId38"/>
                </v:shape>
              </v:group>
            </w:pict>
          </mc:Fallback>
        </mc:AlternateContent>
      </w:r>
      <w:r>
        <w:t xml:space="preserve"> </w:t>
      </w:r>
    </w:p>
    <w:p w14:paraId="419DD929" w14:textId="77777777" w:rsidR="002A0287" w:rsidRDefault="00000000">
      <w:pPr>
        <w:spacing w:after="145"/>
        <w:ind w:left="19" w:right="15"/>
      </w:pPr>
      <w:r>
        <w:t xml:space="preserve">[Ende Kapitel 9: Das Wunder] </w:t>
      </w:r>
    </w:p>
    <w:p w14:paraId="5FA0CD5D" w14:textId="77777777" w:rsidR="002A0287" w:rsidRDefault="00000000">
      <w:pPr>
        <w:spacing w:after="153"/>
        <w:ind w:left="19" w:right="15"/>
      </w:pPr>
      <w:r>
        <w:lastRenderedPageBreak/>
        <w:t xml:space="preserve">Status: FERTIG </w:t>
      </w:r>
    </w:p>
    <w:p w14:paraId="36F34FF6"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2F4F6EC7" w14:textId="77777777" w:rsidR="002A0287" w:rsidRDefault="00000000">
      <w:pPr>
        <w:spacing w:after="246"/>
        <w:ind w:left="19" w:right="15"/>
      </w:pPr>
      <w:r>
        <w:lastRenderedPageBreak/>
        <w:t xml:space="preserve">EIL IX: KÖLN I </w:t>
      </w:r>
    </w:p>
    <w:p w14:paraId="15599D0A" w14:textId="77777777" w:rsidR="002A0287" w:rsidRDefault="00000000">
      <w:pPr>
        <w:spacing w:after="328"/>
        <w:ind w:left="19" w:right="15"/>
      </w:pPr>
      <w:r>
        <w:t xml:space="preserve">Liebe und Verlust (2011-2013) </w:t>
      </w:r>
    </w:p>
    <w:p w14:paraId="29EA4CD2" w14:textId="77777777" w:rsidR="002A0287" w:rsidRDefault="00000000">
      <w:pPr>
        <w:pStyle w:val="berschrift1"/>
        <w:spacing w:after="200"/>
        <w:ind w:left="19"/>
      </w:pPr>
      <w:bookmarkStart w:id="87" w:name="_Toc170020"/>
      <w:r>
        <w:rPr>
          <w:rFonts w:ascii="Georgia" w:eastAsia="Georgia" w:hAnsi="Georgia" w:cs="Georgia"/>
          <w:b w:val="0"/>
          <w:i w:val="0"/>
          <w:color w:val="0F4761"/>
        </w:rPr>
        <w:t xml:space="preserve">KAPITEL 10 </w:t>
      </w:r>
      <w:bookmarkEnd w:id="87"/>
    </w:p>
    <w:p w14:paraId="1C91D302" w14:textId="77777777" w:rsidR="002A0287" w:rsidRDefault="00000000">
      <w:pPr>
        <w:pStyle w:val="berschrift2"/>
        <w:ind w:left="19"/>
      </w:pPr>
      <w:bookmarkStart w:id="88" w:name="_Toc170021"/>
      <w:r>
        <w:t xml:space="preserve">Köln, das erste Mal </w:t>
      </w:r>
      <w:bookmarkEnd w:id="88"/>
    </w:p>
    <w:p w14:paraId="2158A87A" w14:textId="77777777" w:rsidR="002A0287" w:rsidRDefault="00000000">
      <w:pPr>
        <w:ind w:left="19" w:right="15"/>
      </w:pPr>
      <w:r>
        <w:t xml:space="preserve">Köln-Südstadt, 2011–2013 </w:t>
      </w:r>
    </w:p>
    <w:p w14:paraId="6144255D"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0DA943E6" wp14:editId="319E7944">
                <wp:extent cx="4394200" cy="10160"/>
                <wp:effectExtent l="0" t="0" r="0" b="0"/>
                <wp:docPr id="145548" name="Group 14554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1" name="Picture 164431"/>
                          <pic:cNvPicPr/>
                        </pic:nvPicPr>
                        <pic:blipFill>
                          <a:blip r:embed="rId8"/>
                          <a:stretch>
                            <a:fillRect/>
                          </a:stretch>
                        </pic:blipFill>
                        <pic:spPr>
                          <a:xfrm>
                            <a:off x="-3364" y="-4636"/>
                            <a:ext cx="4398264" cy="15240"/>
                          </a:xfrm>
                          <a:prstGeom prst="rect">
                            <a:avLst/>
                          </a:prstGeom>
                        </pic:spPr>
                      </pic:pic>
                    </wpg:wgp>
                  </a:graphicData>
                </a:graphic>
              </wp:inline>
            </w:drawing>
          </mc:Choice>
          <mc:Fallback xmlns:a="http://schemas.openxmlformats.org/drawingml/2006/main">
            <w:pict>
              <v:group id="Group 145548" style="width:346pt;height:0.799988pt;mso-position-horizontal-relative:char;mso-position-vertical-relative:line" coordsize="43942,101">
                <v:shape id="Picture 164431" style="position:absolute;width:43982;height:152;left:-33;top:-46;" filled="f">
                  <v:imagedata r:id="rId14"/>
                </v:shape>
              </v:group>
            </w:pict>
          </mc:Fallback>
        </mc:AlternateContent>
      </w:r>
      <w:r>
        <w:t xml:space="preserve"> </w:t>
      </w:r>
    </w:p>
    <w:p w14:paraId="0E5A40D9" w14:textId="77777777" w:rsidR="002A0287" w:rsidRDefault="00000000">
      <w:pPr>
        <w:spacing w:after="145"/>
        <w:ind w:left="19" w:right="15"/>
      </w:pPr>
      <w:r>
        <w:t xml:space="preserve">Ich liebte Köln, bevor ich dort lebte. </w:t>
      </w:r>
    </w:p>
    <w:p w14:paraId="37767310" w14:textId="77777777" w:rsidR="002A0287" w:rsidRDefault="00000000">
      <w:pPr>
        <w:spacing w:after="148"/>
        <w:ind w:left="19" w:right="15"/>
      </w:pPr>
      <w:r>
        <w:t xml:space="preserve">Ein Freund war von Münster nach Köln gezogen. Ich besuchte ihn, so oft ich konnte. Jedes Mal verliebte ich mich mehr in diese Stadt. </w:t>
      </w:r>
    </w:p>
    <w:p w14:paraId="5629096C" w14:textId="77777777" w:rsidR="002A0287" w:rsidRDefault="00000000">
      <w:pPr>
        <w:spacing w:after="148"/>
        <w:ind w:left="19" w:right="15"/>
      </w:pPr>
      <w:r>
        <w:t xml:space="preserve">Die Sprache. Die Regeln. Das Kneipenleben. Südstadt. Wie Kreuzberg in klein – dabei war ich nie in Kreuzberg, nur eine Woche in der Oranienburger Straße. </w:t>
      </w:r>
    </w:p>
    <w:p w14:paraId="7F5B618D" w14:textId="77777777" w:rsidR="002A0287" w:rsidRDefault="00000000">
      <w:pPr>
        <w:ind w:left="19" w:right="15"/>
      </w:pPr>
      <w:r>
        <w:t xml:space="preserve">Egal. Ich liebte Köln. </w:t>
      </w:r>
    </w:p>
    <w:p w14:paraId="6FBA5EF2"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279EEDB6" wp14:editId="171227F3">
                <wp:extent cx="4394200" cy="10160"/>
                <wp:effectExtent l="0" t="0" r="0" b="0"/>
                <wp:docPr id="145549" name="Group 14554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2" name="Picture 164432"/>
                          <pic:cNvPicPr/>
                        </pic:nvPicPr>
                        <pic:blipFill>
                          <a:blip r:embed="rId35"/>
                          <a:stretch>
                            <a:fillRect/>
                          </a:stretch>
                        </pic:blipFill>
                        <pic:spPr>
                          <a:xfrm>
                            <a:off x="-3364" y="-4844"/>
                            <a:ext cx="4398264" cy="15240"/>
                          </a:xfrm>
                          <a:prstGeom prst="rect">
                            <a:avLst/>
                          </a:prstGeom>
                        </pic:spPr>
                      </pic:pic>
                      <pic:pic xmlns:pic="http://schemas.openxmlformats.org/drawingml/2006/picture">
                        <pic:nvPicPr>
                          <pic:cNvPr id="164433" name="Picture 164433"/>
                          <pic:cNvPicPr/>
                        </pic:nvPicPr>
                        <pic:blipFill>
                          <a:blip r:embed="rId35"/>
                          <a:stretch>
                            <a:fillRect/>
                          </a:stretch>
                        </pic:blipFill>
                        <pic:spPr>
                          <a:xfrm>
                            <a:off x="-3364" y="-4844"/>
                            <a:ext cx="4398264" cy="15240"/>
                          </a:xfrm>
                          <a:prstGeom prst="rect">
                            <a:avLst/>
                          </a:prstGeom>
                        </pic:spPr>
                      </pic:pic>
                    </wpg:wgp>
                  </a:graphicData>
                </a:graphic>
              </wp:inline>
            </w:drawing>
          </mc:Choice>
          <mc:Fallback xmlns:a="http://schemas.openxmlformats.org/drawingml/2006/main">
            <w:pict>
              <v:group id="Group 145549" style="width:346pt;height:0.800018pt;mso-position-horizontal-relative:char;mso-position-vertical-relative:line" coordsize="43942,101">
                <v:shape id="Picture 164432" style="position:absolute;width:43982;height:152;left:-33;top:-48;" filled="f">
                  <v:imagedata r:id="rId36"/>
                </v:shape>
                <v:shape id="Picture 164433" style="position:absolute;width:43982;height:152;left:-33;top:-48;" filled="f">
                  <v:imagedata r:id="rId36"/>
                </v:shape>
              </v:group>
            </w:pict>
          </mc:Fallback>
        </mc:AlternateContent>
      </w:r>
      <w:r>
        <w:t xml:space="preserve"> </w:t>
      </w:r>
    </w:p>
    <w:p w14:paraId="5BD96C5D" w14:textId="77777777" w:rsidR="002A0287" w:rsidRDefault="00000000">
      <w:pPr>
        <w:pStyle w:val="berschrift2"/>
        <w:ind w:left="19"/>
      </w:pPr>
      <w:bookmarkStart w:id="89" w:name="_Toc170022"/>
      <w:r>
        <w:t xml:space="preserve">Das System, das funktionierte </w:t>
      </w:r>
      <w:bookmarkEnd w:id="89"/>
    </w:p>
    <w:p w14:paraId="3F1F0EC4" w14:textId="77777777" w:rsidR="002A0287" w:rsidRDefault="00000000">
      <w:pPr>
        <w:spacing w:after="148"/>
        <w:ind w:left="19" w:right="15"/>
      </w:pPr>
      <w:r>
        <w:t xml:space="preserve">Ich arbeitete für die Einrichtung, die den Kindergarten meiner Tochter versorgte. Die Institutionen arbeiteten zusammen – so wie sich das Träger wünschen. Kindergarten und Altenheim. Hoffeste. Die Kinder gingen bei den Alten ein und aus. </w:t>
      </w:r>
    </w:p>
    <w:p w14:paraId="25864D05" w14:textId="77777777" w:rsidR="002A0287" w:rsidRDefault="00000000">
      <w:pPr>
        <w:spacing w:after="145"/>
        <w:ind w:left="19" w:right="15"/>
      </w:pPr>
      <w:r>
        <w:t xml:space="preserve">Alles kein Problem, wenn man weiß, wie man mit Menschen reden muss. </w:t>
      </w:r>
    </w:p>
    <w:p w14:paraId="2C458E29" w14:textId="77777777" w:rsidR="002A0287" w:rsidRDefault="00000000">
      <w:pPr>
        <w:ind w:left="19" w:right="15"/>
      </w:pPr>
      <w:r>
        <w:t xml:space="preserve">Das hatte ich inzwischen gelernt. </w:t>
      </w:r>
    </w:p>
    <w:p w14:paraId="036B9077"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2E935E09" wp14:editId="668B410E">
                <wp:extent cx="4394200" cy="10160"/>
                <wp:effectExtent l="0" t="0" r="0" b="0"/>
                <wp:docPr id="145550" name="Group 14555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4" name="Picture 164434"/>
                          <pic:cNvPicPr/>
                        </pic:nvPicPr>
                        <pic:blipFill>
                          <a:blip r:embed="rId8"/>
                          <a:stretch>
                            <a:fillRect/>
                          </a:stretch>
                        </pic:blipFill>
                        <pic:spPr>
                          <a:xfrm>
                            <a:off x="-3364" y="-4530"/>
                            <a:ext cx="4398264" cy="15240"/>
                          </a:xfrm>
                          <a:prstGeom prst="rect">
                            <a:avLst/>
                          </a:prstGeom>
                        </pic:spPr>
                      </pic:pic>
                    </wpg:wgp>
                  </a:graphicData>
                </a:graphic>
              </wp:inline>
            </w:drawing>
          </mc:Choice>
          <mc:Fallback xmlns:a="http://schemas.openxmlformats.org/drawingml/2006/main">
            <w:pict>
              <v:group id="Group 145550" style="width:346pt;height:0.800018pt;mso-position-horizontal-relative:char;mso-position-vertical-relative:line" coordsize="43942,101">
                <v:shape id="Picture 164434" style="position:absolute;width:43982;height:152;left:-33;top:-45;" filled="f">
                  <v:imagedata r:id="rId14"/>
                </v:shape>
              </v:group>
            </w:pict>
          </mc:Fallback>
        </mc:AlternateContent>
      </w:r>
      <w:r>
        <w:t xml:space="preserve"> </w:t>
      </w:r>
    </w:p>
    <w:p w14:paraId="5091E957" w14:textId="77777777" w:rsidR="002A0287" w:rsidRDefault="00000000">
      <w:pPr>
        <w:pStyle w:val="berschrift2"/>
        <w:ind w:left="19"/>
      </w:pPr>
      <w:bookmarkStart w:id="90" w:name="_Toc170023"/>
      <w:r>
        <w:t xml:space="preserve">Manipulation </w:t>
      </w:r>
      <w:bookmarkEnd w:id="90"/>
    </w:p>
    <w:p w14:paraId="08B18CB8" w14:textId="77777777" w:rsidR="002A0287" w:rsidRDefault="00000000">
      <w:pPr>
        <w:spacing w:after="145"/>
        <w:ind w:left="19" w:right="15"/>
      </w:pPr>
      <w:r>
        <w:t xml:space="preserve">Wie bringe ich Menschen zusammen? </w:t>
      </w:r>
    </w:p>
    <w:p w14:paraId="1E7027B7" w14:textId="77777777" w:rsidR="002A0287" w:rsidRDefault="00000000">
      <w:pPr>
        <w:spacing w:after="148"/>
        <w:ind w:left="19" w:right="15"/>
      </w:pPr>
      <w:r>
        <w:t xml:space="preserve">Wir haben </w:t>
      </w:r>
      <w:proofErr w:type="gramStart"/>
      <w:r>
        <w:t>alle im Prinzip</w:t>
      </w:r>
      <w:proofErr w:type="gramEnd"/>
      <w:r>
        <w:t xml:space="preserve"> dieselben Wünsche und Träume. Am besten erwischt man die Normalen mit Serien, Filmen, Büchern und Musik. Gemeinsame Referenzen. Gemeinsame Sprache. </w:t>
      </w:r>
    </w:p>
    <w:p w14:paraId="4FB06C26" w14:textId="77777777" w:rsidR="002A0287" w:rsidRDefault="00000000">
      <w:pPr>
        <w:spacing w:after="145"/>
        <w:ind w:left="19" w:right="15"/>
      </w:pPr>
      <w:r>
        <w:t xml:space="preserve">Wenn du sie einmal hast, kannst du sie führen. </w:t>
      </w:r>
    </w:p>
    <w:p w14:paraId="3E31D163" w14:textId="77777777" w:rsidR="002A0287" w:rsidRDefault="00000000">
      <w:pPr>
        <w:spacing w:after="153"/>
        <w:ind w:left="19" w:right="15"/>
      </w:pPr>
      <w:r>
        <w:t xml:space="preserve">Manipulation ist etwas Gefährliches. Aber richtig eingesetzt – plötzlich war ein gemeinsames Hoffest mit dem Kindergarten möglich. Plötzlich redeten Menschen miteinander, die vorher nur übereinander geredet hatten. </w:t>
      </w:r>
    </w:p>
    <w:p w14:paraId="183A85CE" w14:textId="77777777" w:rsidR="002A0287" w:rsidRDefault="00000000">
      <w:pPr>
        <w:spacing w:after="145"/>
        <w:ind w:left="19" w:right="15"/>
      </w:pPr>
      <w:r>
        <w:t xml:space="preserve">Wenn ich etwas wirklich will, bekomme ich es auch. </w:t>
      </w:r>
    </w:p>
    <w:p w14:paraId="182BE437" w14:textId="77777777" w:rsidR="002A0287" w:rsidRDefault="00000000">
      <w:pPr>
        <w:ind w:left="19" w:right="15"/>
      </w:pPr>
      <w:r>
        <w:t xml:space="preserve">Meistens. Oft. Nicht immer. Auch nicht hin und wieder. Aber ganz </w:t>
      </w:r>
      <w:proofErr w:type="spellStart"/>
      <w:proofErr w:type="gramStart"/>
      <w:r>
        <w:t>Selten</w:t>
      </w:r>
      <w:proofErr w:type="spellEnd"/>
      <w:proofErr w:type="gramEnd"/>
      <w:r>
        <w:t xml:space="preserve"> schon. </w:t>
      </w:r>
      <w:proofErr w:type="gramStart"/>
      <w:r>
        <w:t>Hab</w:t>
      </w:r>
      <w:proofErr w:type="gramEnd"/>
      <w:r>
        <w:t xml:space="preserve"> wohl mal einen Wunsch bei der richtigen </w:t>
      </w:r>
      <w:proofErr w:type="spellStart"/>
      <w:r>
        <w:t>Konstelation</w:t>
      </w:r>
      <w:proofErr w:type="spellEnd"/>
      <w:r>
        <w:t xml:space="preserve"> </w:t>
      </w:r>
      <w:proofErr w:type="gramStart"/>
      <w:r>
        <w:t>zu richtigen Zeit</w:t>
      </w:r>
      <w:proofErr w:type="gramEnd"/>
      <w:r>
        <w:t xml:space="preserve"> mit dem genauen Inhalt an das zuständige Nichts an einem guten Tag im Büro </w:t>
      </w:r>
      <w:proofErr w:type="spellStart"/>
      <w:r>
        <w:t>weitergeletet</w:t>
      </w:r>
      <w:proofErr w:type="spellEnd"/>
      <w:r>
        <w:t xml:space="preserve">. </w:t>
      </w:r>
    </w:p>
    <w:p w14:paraId="66DEC42E"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074BA25C" wp14:editId="7BA068F4">
                <wp:extent cx="4394200" cy="10160"/>
                <wp:effectExtent l="0" t="0" r="0" b="0"/>
                <wp:docPr id="145678" name="Group 14567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5" name="Picture 164435"/>
                          <pic:cNvPicPr/>
                        </pic:nvPicPr>
                        <pic:blipFill>
                          <a:blip r:embed="rId19"/>
                          <a:stretch>
                            <a:fillRect/>
                          </a:stretch>
                        </pic:blipFill>
                        <pic:spPr>
                          <a:xfrm>
                            <a:off x="-3364" y="-4487"/>
                            <a:ext cx="4398264" cy="15240"/>
                          </a:xfrm>
                          <a:prstGeom prst="rect">
                            <a:avLst/>
                          </a:prstGeom>
                        </pic:spPr>
                      </pic:pic>
                    </wpg:wgp>
                  </a:graphicData>
                </a:graphic>
              </wp:inline>
            </w:drawing>
          </mc:Choice>
          <mc:Fallback xmlns:a="http://schemas.openxmlformats.org/drawingml/2006/main">
            <w:pict>
              <v:group id="Group 145678" style="width:346pt;height:0.799988pt;mso-position-horizontal-relative:char;mso-position-vertical-relative:line" coordsize="43942,101">
                <v:shape id="Picture 164435" style="position:absolute;width:43982;height:152;left:-33;top:-44;" filled="f">
                  <v:imagedata r:id="rId20"/>
                </v:shape>
              </v:group>
            </w:pict>
          </mc:Fallback>
        </mc:AlternateContent>
      </w:r>
      <w:r>
        <w:t xml:space="preserve"> </w:t>
      </w:r>
    </w:p>
    <w:p w14:paraId="0B190D61" w14:textId="77777777" w:rsidR="002A0287" w:rsidRDefault="00000000">
      <w:pPr>
        <w:pStyle w:val="berschrift2"/>
        <w:ind w:left="19"/>
      </w:pPr>
      <w:bookmarkStart w:id="91" w:name="_Toc170024"/>
      <w:r>
        <w:lastRenderedPageBreak/>
        <w:t xml:space="preserve">Der Sportplatz </w:t>
      </w:r>
      <w:bookmarkEnd w:id="91"/>
    </w:p>
    <w:p w14:paraId="5B22EE98" w14:textId="77777777" w:rsidR="002A0287" w:rsidRDefault="00000000">
      <w:pPr>
        <w:spacing w:after="141"/>
        <w:ind w:left="19" w:right="15"/>
      </w:pPr>
      <w:r>
        <w:t xml:space="preserve">Dann kam der Tag, der alles veränderte. </w:t>
      </w:r>
    </w:p>
    <w:p w14:paraId="66282B70" w14:textId="77777777" w:rsidR="002A0287" w:rsidRDefault="00000000">
      <w:pPr>
        <w:spacing w:after="153"/>
        <w:ind w:left="19" w:right="15"/>
      </w:pPr>
      <w:r>
        <w:t xml:space="preserve">Fußballturnier. Unsere Kinder spielten. Eltern standen am Rand, wie Eltern das tun. Ich kannte kaum jemanden. </w:t>
      </w:r>
    </w:p>
    <w:p w14:paraId="2E1748F2" w14:textId="77777777" w:rsidR="002A0287" w:rsidRDefault="00000000">
      <w:pPr>
        <w:spacing w:after="154"/>
        <w:ind w:left="19" w:right="15"/>
      </w:pPr>
      <w:r>
        <w:t xml:space="preserve">Sie zeigte auf einen Mann am Spielfeldrand. Er fummelte an seiner Kamera, versuchte eine SD-Karte in das moderne Videogerät einzusetzen. Vor ihm stand ein Bier. </w:t>
      </w:r>
    </w:p>
    <w:p w14:paraId="4E563CE9" w14:textId="77777777" w:rsidR="002A0287" w:rsidRDefault="00000000">
      <w:pPr>
        <w:spacing w:after="0" w:line="394" w:lineRule="auto"/>
        <w:ind w:left="19" w:right="1561"/>
      </w:pPr>
      <w:r>
        <w:t xml:space="preserve">„Das ist er”, sagte sie. „Ich denke, ihr werdet euch gut verstehen.” Zwei Sätze später waren wir beste Freunde. </w:t>
      </w:r>
    </w:p>
    <w:p w14:paraId="5D6B9E0B" w14:textId="77777777" w:rsidR="002A0287" w:rsidRDefault="00000000">
      <w:pPr>
        <w:spacing w:after="148"/>
        <w:ind w:left="19" w:right="15"/>
      </w:pPr>
      <w:r>
        <w:t xml:space="preserve">Martin. Musikschulleiter. Zwei Söhne, später drei. Wilde Jungs, aber gut erzogen. Französische Wurzeln. Ein Haus voller Elektrogeräte und Computer, die mich jedes Mal in Staunen versetzten. </w:t>
      </w:r>
    </w:p>
    <w:p w14:paraId="049AFF51" w14:textId="77777777" w:rsidR="002A0287" w:rsidRDefault="00000000">
      <w:pPr>
        <w:ind w:left="19" w:right="15"/>
      </w:pPr>
      <w:r>
        <w:t xml:space="preserve">Und er konnte kochen. </w:t>
      </w:r>
    </w:p>
    <w:p w14:paraId="49416871"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53E7480F" wp14:editId="6AC4452F">
                <wp:extent cx="4394200" cy="10160"/>
                <wp:effectExtent l="0" t="0" r="0" b="0"/>
                <wp:docPr id="145679" name="Group 14567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6" name="Picture 164436"/>
                          <pic:cNvPicPr/>
                        </pic:nvPicPr>
                        <pic:blipFill>
                          <a:blip r:embed="rId15"/>
                          <a:stretch>
                            <a:fillRect/>
                          </a:stretch>
                        </pic:blipFill>
                        <pic:spPr>
                          <a:xfrm>
                            <a:off x="-3364" y="-3200"/>
                            <a:ext cx="4398264" cy="15240"/>
                          </a:xfrm>
                          <a:prstGeom prst="rect">
                            <a:avLst/>
                          </a:prstGeom>
                        </pic:spPr>
                      </pic:pic>
                      <pic:pic xmlns:pic="http://schemas.openxmlformats.org/drawingml/2006/picture">
                        <pic:nvPicPr>
                          <pic:cNvPr id="164437" name="Picture 164437"/>
                          <pic:cNvPicPr/>
                        </pic:nvPicPr>
                        <pic:blipFill>
                          <a:blip r:embed="rId15"/>
                          <a:stretch>
                            <a:fillRect/>
                          </a:stretch>
                        </pic:blipFill>
                        <pic:spPr>
                          <a:xfrm>
                            <a:off x="-3364" y="-3200"/>
                            <a:ext cx="4398264" cy="15240"/>
                          </a:xfrm>
                          <a:prstGeom prst="rect">
                            <a:avLst/>
                          </a:prstGeom>
                        </pic:spPr>
                      </pic:pic>
                    </wpg:wgp>
                  </a:graphicData>
                </a:graphic>
              </wp:inline>
            </w:drawing>
          </mc:Choice>
          <mc:Fallback xmlns:a="http://schemas.openxmlformats.org/drawingml/2006/main">
            <w:pict>
              <v:group id="Group 145679" style="width:346pt;height:0.800018pt;mso-position-horizontal-relative:char;mso-position-vertical-relative:line" coordsize="43942,101">
                <v:shape id="Picture 164436" style="position:absolute;width:43982;height:152;left:-33;top:-32;" filled="f">
                  <v:imagedata r:id="rId16"/>
                </v:shape>
                <v:shape id="Picture 164437" style="position:absolute;width:43982;height:152;left:-33;top:-32;" filled="f">
                  <v:imagedata r:id="rId16"/>
                </v:shape>
              </v:group>
            </w:pict>
          </mc:Fallback>
        </mc:AlternateContent>
      </w:r>
      <w:r>
        <w:t xml:space="preserve"> </w:t>
      </w:r>
    </w:p>
    <w:p w14:paraId="6D50A2B8" w14:textId="77777777" w:rsidR="002A0287" w:rsidRDefault="00000000">
      <w:pPr>
        <w:pStyle w:val="berschrift2"/>
        <w:ind w:left="19"/>
      </w:pPr>
      <w:bookmarkStart w:id="92" w:name="_Toc170025"/>
      <w:r>
        <w:t xml:space="preserve">Drei Häuser weiter </w:t>
      </w:r>
      <w:bookmarkEnd w:id="92"/>
    </w:p>
    <w:p w14:paraId="497F6DB8" w14:textId="77777777" w:rsidR="002A0287" w:rsidRDefault="00000000">
      <w:pPr>
        <w:spacing w:after="145"/>
        <w:ind w:left="19" w:right="15"/>
      </w:pPr>
      <w:r>
        <w:t xml:space="preserve">Wir wohnten in derselben Straße. Drei Häuser auseinander. </w:t>
      </w:r>
    </w:p>
    <w:p w14:paraId="38A115DE" w14:textId="77777777" w:rsidR="002A0287" w:rsidRDefault="00000000">
      <w:pPr>
        <w:spacing w:after="145"/>
        <w:ind w:left="19" w:right="15"/>
      </w:pPr>
      <w:r>
        <w:t xml:space="preserve">Ab diesem Tag war es wie ein Zuhause. </w:t>
      </w:r>
    </w:p>
    <w:p w14:paraId="16D0C051" w14:textId="77777777" w:rsidR="002A0287" w:rsidRDefault="00000000">
      <w:pPr>
        <w:spacing w:after="148"/>
        <w:ind w:left="19" w:right="15"/>
      </w:pPr>
      <w:r>
        <w:t xml:space="preserve">Die Familien vermischten sich. Unsere Kinder gingen bei ihm ein und aus, seine bei mir. Wir saßen gemeinsam zu Abend. Wir gingen gemeinsam in die Kirche – ja, jeden Sonntag. Wir waren in der Gemeinde. </w:t>
      </w:r>
    </w:p>
    <w:p w14:paraId="616E8EA8" w14:textId="77777777" w:rsidR="002A0287" w:rsidRDefault="00000000">
      <w:pPr>
        <w:spacing w:after="150"/>
        <w:ind w:left="19" w:right="15"/>
      </w:pPr>
      <w:r>
        <w:t xml:space="preserve">Die Kinder beschützten sich gegenseitig. Spielten. Stritten. Versöhnten sich. </w:t>
      </w:r>
    </w:p>
    <w:p w14:paraId="6963BBD0" w14:textId="77777777" w:rsidR="002A0287" w:rsidRDefault="00000000">
      <w:pPr>
        <w:spacing w:after="145"/>
        <w:ind w:left="19" w:right="15"/>
      </w:pPr>
      <w:r>
        <w:t xml:space="preserve">Und wir kochten. Nach allen Regeln der Kunst. Immer wenn Zeit war. </w:t>
      </w:r>
    </w:p>
    <w:p w14:paraId="32291346" w14:textId="77777777" w:rsidR="002A0287" w:rsidRDefault="00000000">
      <w:pPr>
        <w:ind w:left="19" w:right="15"/>
      </w:pPr>
      <w:r>
        <w:t xml:space="preserve">Es war das erste Mal seit Jahren, dass ich das Gefühl hatte: Hier gehöre ich hin. </w:t>
      </w:r>
    </w:p>
    <w:p w14:paraId="6CD52FCE"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069EFED5" wp14:editId="1CA2F44B">
                <wp:extent cx="4394200" cy="10160"/>
                <wp:effectExtent l="0" t="0" r="0" b="0"/>
                <wp:docPr id="145680" name="Group 14568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8" name="Picture 164438"/>
                          <pic:cNvPicPr/>
                        </pic:nvPicPr>
                        <pic:blipFill>
                          <a:blip r:embed="rId8"/>
                          <a:stretch>
                            <a:fillRect/>
                          </a:stretch>
                        </pic:blipFill>
                        <pic:spPr>
                          <a:xfrm>
                            <a:off x="-3364" y="-4720"/>
                            <a:ext cx="4398264" cy="15240"/>
                          </a:xfrm>
                          <a:prstGeom prst="rect">
                            <a:avLst/>
                          </a:prstGeom>
                        </pic:spPr>
                      </pic:pic>
                    </wpg:wgp>
                  </a:graphicData>
                </a:graphic>
              </wp:inline>
            </w:drawing>
          </mc:Choice>
          <mc:Fallback xmlns:a="http://schemas.openxmlformats.org/drawingml/2006/main">
            <w:pict>
              <v:group id="Group 145680" style="width:346pt;height:0.799988pt;mso-position-horizontal-relative:char;mso-position-vertical-relative:line" coordsize="43942,101">
                <v:shape id="Picture 164438" style="position:absolute;width:43982;height:152;left:-33;top:-47;" filled="f">
                  <v:imagedata r:id="rId14"/>
                </v:shape>
              </v:group>
            </w:pict>
          </mc:Fallback>
        </mc:AlternateContent>
      </w:r>
      <w:r>
        <w:t xml:space="preserve"> </w:t>
      </w:r>
    </w:p>
    <w:p w14:paraId="4997E7B3" w14:textId="77777777" w:rsidR="002A0287" w:rsidRDefault="00000000">
      <w:pPr>
        <w:pStyle w:val="berschrift2"/>
        <w:ind w:left="19"/>
      </w:pPr>
      <w:bookmarkStart w:id="93" w:name="_Toc170026"/>
      <w:r>
        <w:t xml:space="preserve">Die Wissenschaftler </w:t>
      </w:r>
      <w:bookmarkEnd w:id="93"/>
    </w:p>
    <w:p w14:paraId="63A08D3A" w14:textId="77777777" w:rsidR="002A0287" w:rsidRDefault="00000000">
      <w:pPr>
        <w:spacing w:after="145"/>
        <w:ind w:left="19" w:right="15"/>
      </w:pPr>
      <w:r>
        <w:t xml:space="preserve">Über Martin lernte ich seine Familie kennen. </w:t>
      </w:r>
    </w:p>
    <w:p w14:paraId="2156C3B0" w14:textId="77777777" w:rsidR="002A0287" w:rsidRDefault="00000000">
      <w:pPr>
        <w:spacing w:after="145"/>
        <w:ind w:left="19" w:right="15"/>
      </w:pPr>
      <w:r>
        <w:t xml:space="preserve">Doktoren. Wissenschaftler. Ein Kernphysiker. </w:t>
      </w:r>
    </w:p>
    <w:p w14:paraId="189DF3B5" w14:textId="77777777" w:rsidR="002A0287" w:rsidRDefault="00000000">
      <w:pPr>
        <w:spacing w:after="145"/>
        <w:ind w:left="19" w:right="15"/>
      </w:pPr>
      <w:r>
        <w:t xml:space="preserve">Genau meine Welt. Schlaue Menschen ohne Stock im Arsch. </w:t>
      </w:r>
    </w:p>
    <w:p w14:paraId="7E9B2624" w14:textId="77777777" w:rsidR="002A0287" w:rsidRDefault="00000000">
      <w:pPr>
        <w:spacing w:after="153"/>
        <w:ind w:left="19" w:right="15"/>
      </w:pPr>
      <w:r>
        <w:t xml:space="preserve">Wir feierten Familienfeste und unterhielten uns nächtelang. Über CERN. Über Forschung. Über Teilchenphysik und Quantenmechanik. </w:t>
      </w:r>
    </w:p>
    <w:p w14:paraId="2113268B" w14:textId="77777777" w:rsidR="002A0287" w:rsidRDefault="00000000">
      <w:pPr>
        <w:ind w:left="19" w:right="15"/>
      </w:pPr>
      <w:r>
        <w:t xml:space="preserve">Ich hörte viel zu. Streute Wissen ein, das ich auf YouTube von Herrn Lesch gelernt hatte. Manchmal fanden sie meine Kommentare nur lustig – was am Anfang sehr oft der Fall war. </w:t>
      </w:r>
    </w:p>
    <w:p w14:paraId="76BA78E3" w14:textId="77777777" w:rsidR="002A0287" w:rsidRDefault="00000000">
      <w:pPr>
        <w:spacing w:after="148"/>
        <w:ind w:left="19" w:right="15"/>
      </w:pPr>
      <w:r>
        <w:t xml:space="preserve">Aber manchmal sagten sie: Interessant. Die Sichtweise ist überlegenswert. Die Perspektive ist neu. </w:t>
      </w:r>
    </w:p>
    <w:p w14:paraId="6ABC86DC" w14:textId="77777777" w:rsidR="002A0287" w:rsidRDefault="00000000">
      <w:pPr>
        <w:ind w:left="19" w:right="15"/>
      </w:pPr>
      <w:r>
        <w:lastRenderedPageBreak/>
        <w:t xml:space="preserve">Ich hatte das Gefühl, dazuzugehören. </w:t>
      </w:r>
    </w:p>
    <w:p w14:paraId="5D8EA36D"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32829C97" wp14:editId="57BE214C">
                <wp:extent cx="4394200" cy="10160"/>
                <wp:effectExtent l="0" t="0" r="0" b="0"/>
                <wp:docPr id="146111" name="Group 14611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39" name="Picture 164439"/>
                          <pic:cNvPicPr/>
                        </pic:nvPicPr>
                        <pic:blipFill>
                          <a:blip r:embed="rId41"/>
                          <a:stretch>
                            <a:fillRect/>
                          </a:stretch>
                        </pic:blipFill>
                        <pic:spPr>
                          <a:xfrm>
                            <a:off x="-3364" y="-3781"/>
                            <a:ext cx="4398264" cy="15240"/>
                          </a:xfrm>
                          <a:prstGeom prst="rect">
                            <a:avLst/>
                          </a:prstGeom>
                        </pic:spPr>
                      </pic:pic>
                    </wpg:wgp>
                  </a:graphicData>
                </a:graphic>
              </wp:inline>
            </w:drawing>
          </mc:Choice>
          <mc:Fallback xmlns:a="http://schemas.openxmlformats.org/drawingml/2006/main">
            <w:pict>
              <v:group id="Group 146111" style="width:346pt;height:0.799988pt;mso-position-horizontal-relative:char;mso-position-vertical-relative:line" coordsize="43942,101">
                <v:shape id="Picture 164439" style="position:absolute;width:43982;height:152;left:-33;top:-37;" filled="f">
                  <v:imagedata r:id="rId42"/>
                </v:shape>
              </v:group>
            </w:pict>
          </mc:Fallback>
        </mc:AlternateContent>
      </w:r>
      <w:r>
        <w:t xml:space="preserve"> </w:t>
      </w:r>
    </w:p>
    <w:p w14:paraId="44206FF4" w14:textId="77777777" w:rsidR="002A0287" w:rsidRDefault="00000000">
      <w:pPr>
        <w:pStyle w:val="berschrift2"/>
        <w:ind w:left="19"/>
      </w:pPr>
      <w:bookmarkStart w:id="94" w:name="_Toc170027"/>
      <w:r>
        <w:t xml:space="preserve">Die Muster </w:t>
      </w:r>
      <w:bookmarkEnd w:id="94"/>
    </w:p>
    <w:p w14:paraId="2B73B7F0" w14:textId="77777777" w:rsidR="002A0287" w:rsidRDefault="00000000">
      <w:pPr>
        <w:spacing w:after="145"/>
        <w:ind w:left="19" w:right="15"/>
      </w:pPr>
      <w:r>
        <w:t xml:space="preserve">Und selbst bei diesen Gesprächen erkannte ich die Muster wieder. </w:t>
      </w:r>
    </w:p>
    <w:p w14:paraId="116432EE" w14:textId="77777777" w:rsidR="002A0287" w:rsidRDefault="00000000">
      <w:pPr>
        <w:spacing w:after="148"/>
        <w:ind w:left="19" w:right="15"/>
      </w:pPr>
      <w:r>
        <w:t xml:space="preserve">Die Probleme an den Institutionen. Konzentriertes, personenbezogenes Wissen. Neid. Missgunst. Veröffentlichungsdruck. Das Rennen um Fördermittel. </w:t>
      </w:r>
    </w:p>
    <w:p w14:paraId="4C02858A" w14:textId="77777777" w:rsidR="002A0287" w:rsidRDefault="00000000">
      <w:pPr>
        <w:spacing w:after="150"/>
        <w:ind w:left="19" w:right="15"/>
      </w:pPr>
      <w:r>
        <w:t xml:space="preserve">Dieselben Muster wie in der Küche. Dieselben Muster wie überall. </w:t>
      </w:r>
    </w:p>
    <w:p w14:paraId="17C9D800" w14:textId="77777777" w:rsidR="002A0287" w:rsidRDefault="00000000">
      <w:pPr>
        <w:spacing w:after="145"/>
        <w:ind w:left="19" w:right="15"/>
      </w:pPr>
      <w:r>
        <w:t xml:space="preserve">Nur mit Doktortiteln. </w:t>
      </w:r>
    </w:p>
    <w:p w14:paraId="35703BD0" w14:textId="77777777" w:rsidR="002A0287" w:rsidRDefault="00000000">
      <w:pPr>
        <w:spacing w:after="145"/>
        <w:ind w:left="19" w:right="15"/>
      </w:pPr>
      <w:r>
        <w:t xml:space="preserve">Ich sagte nichts. Ich hörte zu. Ich sammelte. </w:t>
      </w:r>
    </w:p>
    <w:p w14:paraId="2DB35CCD" w14:textId="77777777" w:rsidR="002A0287" w:rsidRDefault="00000000">
      <w:pPr>
        <w:ind w:left="19" w:right="15"/>
      </w:pPr>
      <w:r>
        <w:t xml:space="preserve">Ich wusste noch nicht, dass ich eines Tages </w:t>
      </w:r>
      <w:proofErr w:type="gramStart"/>
      <w:r>
        <w:t>darüber schreiben</w:t>
      </w:r>
      <w:proofErr w:type="gramEnd"/>
      <w:r>
        <w:t xml:space="preserve"> würde. </w:t>
      </w:r>
    </w:p>
    <w:p w14:paraId="54FBEDD4" w14:textId="77777777" w:rsidR="002A0287" w:rsidRDefault="00000000">
      <w:pPr>
        <w:spacing w:after="130" w:line="259" w:lineRule="auto"/>
        <w:ind w:left="-8" w:right="2051" w:firstLine="0"/>
        <w:jc w:val="center"/>
      </w:pPr>
      <w:r>
        <w:rPr>
          <w:rFonts w:ascii="Calibri" w:eastAsia="Calibri" w:hAnsi="Calibri" w:cs="Calibri"/>
          <w:noProof/>
          <w:sz w:val="22"/>
        </w:rPr>
        <mc:AlternateContent>
          <mc:Choice Requires="wpg">
            <w:drawing>
              <wp:inline distT="0" distB="0" distL="0" distR="0" wp14:anchorId="341055A6" wp14:editId="71B29080">
                <wp:extent cx="4394200" cy="10160"/>
                <wp:effectExtent l="0" t="0" r="0" b="0"/>
                <wp:docPr id="146112" name="Group 14611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0" name="Picture 164440"/>
                          <pic:cNvPicPr/>
                        </pic:nvPicPr>
                        <pic:blipFill>
                          <a:blip r:embed="rId21"/>
                          <a:stretch>
                            <a:fillRect/>
                          </a:stretch>
                        </pic:blipFill>
                        <pic:spPr>
                          <a:xfrm>
                            <a:off x="-3364" y="-5873"/>
                            <a:ext cx="4398264" cy="18288"/>
                          </a:xfrm>
                          <a:prstGeom prst="rect">
                            <a:avLst/>
                          </a:prstGeom>
                        </pic:spPr>
                      </pic:pic>
                      <pic:pic xmlns:pic="http://schemas.openxmlformats.org/drawingml/2006/picture">
                        <pic:nvPicPr>
                          <pic:cNvPr id="164441" name="Picture 164441"/>
                          <pic:cNvPicPr/>
                        </pic:nvPicPr>
                        <pic:blipFill>
                          <a:blip r:embed="rId21"/>
                          <a:stretch>
                            <a:fillRect/>
                          </a:stretch>
                        </pic:blipFill>
                        <pic:spPr>
                          <a:xfrm>
                            <a:off x="-3364" y="-5873"/>
                            <a:ext cx="4398264" cy="18288"/>
                          </a:xfrm>
                          <a:prstGeom prst="rect">
                            <a:avLst/>
                          </a:prstGeom>
                        </pic:spPr>
                      </pic:pic>
                    </wpg:wgp>
                  </a:graphicData>
                </a:graphic>
              </wp:inline>
            </w:drawing>
          </mc:Choice>
          <mc:Fallback xmlns:a="http://schemas.openxmlformats.org/drawingml/2006/main">
            <w:pict>
              <v:group id="Group 146112" style="width:346pt;height:0.800018pt;mso-position-horizontal-relative:char;mso-position-vertical-relative:line" coordsize="43942,101">
                <v:shape id="Picture 164440" style="position:absolute;width:43982;height:182;left:-33;top:-58;" filled="f">
                  <v:imagedata r:id="rId22"/>
                </v:shape>
                <v:shape id="Picture 164441" style="position:absolute;width:43982;height:182;left:-33;top:-58;" filled="f">
                  <v:imagedata r:id="rId22"/>
                </v:shape>
              </v:group>
            </w:pict>
          </mc:Fallback>
        </mc:AlternateContent>
      </w:r>
      <w:r>
        <w:t xml:space="preserve"> </w:t>
      </w:r>
    </w:p>
    <w:p w14:paraId="5FDFB12F" w14:textId="77777777" w:rsidR="002A0287" w:rsidRDefault="00000000">
      <w:pPr>
        <w:pStyle w:val="berschrift2"/>
        <w:ind w:left="19"/>
      </w:pPr>
      <w:bookmarkStart w:id="95" w:name="_Toc170028"/>
      <w:r>
        <w:t xml:space="preserve">Das Ende </w:t>
      </w:r>
      <w:bookmarkEnd w:id="95"/>
    </w:p>
    <w:p w14:paraId="239D49BE" w14:textId="77777777" w:rsidR="002A0287" w:rsidRDefault="00000000">
      <w:pPr>
        <w:spacing w:after="145"/>
        <w:ind w:left="19" w:right="15"/>
      </w:pPr>
      <w:r>
        <w:t xml:space="preserve">Dann kam die Nordseeinsel. </w:t>
      </w:r>
    </w:p>
    <w:p w14:paraId="6422C68D" w14:textId="77777777" w:rsidR="002A0287" w:rsidRDefault="00000000">
      <w:pPr>
        <w:spacing w:after="145"/>
        <w:ind w:left="19" w:right="15"/>
      </w:pPr>
      <w:r>
        <w:t xml:space="preserve">Ein Versuch, etwas zu retten, das nicht mehr zu retten war. </w:t>
      </w:r>
    </w:p>
    <w:p w14:paraId="252808D5" w14:textId="77777777" w:rsidR="002A0287" w:rsidRDefault="00000000">
      <w:pPr>
        <w:ind w:left="19" w:right="15"/>
      </w:pPr>
      <w:r>
        <w:t xml:space="preserve">Ich verließ Köln. Martin. Die Familie. Die Sonntage. Das Zuhause, das ich gefunden hatte. </w:t>
      </w:r>
    </w:p>
    <w:p w14:paraId="0BE7A5A7"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6A5E7E7A" wp14:editId="4626F173">
                <wp:extent cx="4394200" cy="10160"/>
                <wp:effectExtent l="0" t="0" r="0" b="0"/>
                <wp:docPr id="146113" name="Group 14611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2" name="Picture 164442"/>
                          <pic:cNvPicPr/>
                        </pic:nvPicPr>
                        <pic:blipFill>
                          <a:blip r:embed="rId37"/>
                          <a:stretch>
                            <a:fillRect/>
                          </a:stretch>
                        </pic:blipFill>
                        <pic:spPr>
                          <a:xfrm>
                            <a:off x="-3364" y="-4102"/>
                            <a:ext cx="4398264" cy="15240"/>
                          </a:xfrm>
                          <a:prstGeom prst="rect">
                            <a:avLst/>
                          </a:prstGeom>
                        </pic:spPr>
                      </pic:pic>
                    </wpg:wgp>
                  </a:graphicData>
                </a:graphic>
              </wp:inline>
            </w:drawing>
          </mc:Choice>
          <mc:Fallback xmlns:a="http://schemas.openxmlformats.org/drawingml/2006/main">
            <w:pict>
              <v:group id="Group 146113" style="width:346pt;height:0.800018pt;mso-position-horizontal-relative:char;mso-position-vertical-relative:line" coordsize="43942,101">
                <v:shape id="Picture 164442" style="position:absolute;width:43982;height:152;left:-33;top:-41;" filled="f">
                  <v:imagedata r:id="rId38"/>
                </v:shape>
              </v:group>
            </w:pict>
          </mc:Fallback>
        </mc:AlternateContent>
      </w:r>
      <w:r>
        <w:t xml:space="preserve"> </w:t>
      </w:r>
    </w:p>
    <w:p w14:paraId="50CABC14" w14:textId="77777777" w:rsidR="002A0287" w:rsidRDefault="00000000">
      <w:pPr>
        <w:spacing w:after="145"/>
        <w:ind w:left="19" w:right="15"/>
      </w:pPr>
      <w:r>
        <w:t xml:space="preserve">[Ende Kapitel 10: Köln, das erste Mal] </w:t>
      </w:r>
    </w:p>
    <w:p w14:paraId="0C9E1EE4" w14:textId="77777777" w:rsidR="002A0287" w:rsidRDefault="00000000">
      <w:pPr>
        <w:spacing w:after="149"/>
        <w:ind w:left="19" w:right="15"/>
      </w:pPr>
      <w:r>
        <w:t xml:space="preserve">Status: FERTIG </w:t>
      </w:r>
    </w:p>
    <w:p w14:paraId="2913B937"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4B54925" w14:textId="77777777" w:rsidR="002A0287" w:rsidRDefault="00000000">
      <w:pPr>
        <w:spacing w:line="265" w:lineRule="auto"/>
        <w:ind w:left="11" w:right="1"/>
        <w:jc w:val="center"/>
      </w:pPr>
      <w:r>
        <w:t xml:space="preserve">INTERMEZZO </w:t>
      </w:r>
    </w:p>
    <w:p w14:paraId="69C40C4C" w14:textId="77777777" w:rsidR="002A0287" w:rsidRDefault="00000000">
      <w:pPr>
        <w:spacing w:after="215" w:line="265" w:lineRule="auto"/>
        <w:ind w:left="11" w:right="1"/>
        <w:jc w:val="center"/>
      </w:pPr>
      <w:r>
        <w:t xml:space="preserve">Jede Farbe ist schön </w:t>
      </w:r>
    </w:p>
    <w:p w14:paraId="2118A331" w14:textId="77777777" w:rsidR="002A0287" w:rsidRDefault="00000000">
      <w:pPr>
        <w:spacing w:after="614" w:line="265" w:lineRule="auto"/>
        <w:ind w:left="11" w:right="1"/>
        <w:jc w:val="center"/>
      </w:pPr>
      <w:r>
        <w:t xml:space="preserve">Oder: Ich komme aus Bayern, das ist auch ein anderes Land </w:t>
      </w:r>
    </w:p>
    <w:p w14:paraId="493951A3" w14:textId="77777777" w:rsidR="002A0287" w:rsidRDefault="00000000">
      <w:pPr>
        <w:ind w:left="19" w:right="15"/>
      </w:pPr>
      <w:r>
        <w:t xml:space="preserve">„Papa, wann werde ich endlich dunkler?“ </w:t>
      </w:r>
    </w:p>
    <w:p w14:paraId="36FDB4F4" w14:textId="77777777" w:rsidR="002A0287" w:rsidRDefault="00000000">
      <w:pPr>
        <w:ind w:left="19" w:right="15"/>
      </w:pPr>
      <w:r>
        <w:t xml:space="preserve">Sie wollte so schöne braune Haut wie Amie. </w:t>
      </w:r>
    </w:p>
    <w:p w14:paraId="3E13CD35" w14:textId="77777777" w:rsidR="002A0287" w:rsidRDefault="00000000">
      <w:pPr>
        <w:ind w:left="19" w:right="15"/>
      </w:pPr>
      <w:r>
        <w:t xml:space="preserve">Ich sagte ihr, dass Amie eine wunderschöne Frau ist. Und dass sie leider nicht so werden würde. Aber anders wunderschön. Ein bisschen heller. Glatte Haare. Blond. </w:t>
      </w:r>
    </w:p>
    <w:p w14:paraId="18B4388F" w14:textId="77777777" w:rsidR="002A0287" w:rsidRDefault="00000000">
      <w:pPr>
        <w:ind w:left="19" w:right="15"/>
      </w:pPr>
      <w:r>
        <w:t xml:space="preserve">Schön ist schön. </w:t>
      </w:r>
    </w:p>
    <w:p w14:paraId="54EA724E" w14:textId="77777777" w:rsidR="002A0287" w:rsidRDefault="00000000">
      <w:pPr>
        <w:ind w:left="19" w:right="15"/>
      </w:pPr>
      <w:r>
        <w:t xml:space="preserve">Sie verstand es nicht ganz. </w:t>
      </w:r>
    </w:p>
    <w:p w14:paraId="4130088E" w14:textId="77777777" w:rsidR="002A0287" w:rsidRDefault="00000000">
      <w:pPr>
        <w:ind w:left="19" w:right="15"/>
      </w:pPr>
      <w:r>
        <w:t xml:space="preserve">Dann lief Karel Gott im Radio. „Jede Farbe ist schön und jede hat ihren Sinn...“ </w:t>
      </w:r>
    </w:p>
    <w:p w14:paraId="6AC510D7" w14:textId="77777777" w:rsidR="002A0287" w:rsidRDefault="00000000">
      <w:pPr>
        <w:spacing w:after="407"/>
        <w:ind w:left="19" w:right="15"/>
      </w:pPr>
      <w:r>
        <w:lastRenderedPageBreak/>
        <w:t xml:space="preserve">Das war einfacher als es zu erklären. Manchmal braucht man keine Worte. Manchmal braucht man nur den richtigen Song. </w:t>
      </w:r>
    </w:p>
    <w:p w14:paraId="2523FF78" w14:textId="77777777" w:rsidR="002A0287" w:rsidRDefault="00000000">
      <w:pPr>
        <w:ind w:left="19" w:right="15"/>
      </w:pPr>
      <w:r>
        <w:t xml:space="preserve">Nicht lange danach im Kindergarten. </w:t>
      </w:r>
    </w:p>
    <w:p w14:paraId="710C5FB4" w14:textId="77777777" w:rsidR="002A0287" w:rsidRDefault="00000000">
      <w:pPr>
        <w:ind w:left="19" w:right="15"/>
      </w:pPr>
      <w:r>
        <w:t xml:space="preserve">Die Großen riefen mal wieder „Nico Schokolade“ oder sowas zu ihrem Freund. </w:t>
      </w:r>
    </w:p>
    <w:p w14:paraId="02C076AD" w14:textId="77777777" w:rsidR="002A0287" w:rsidRDefault="00000000">
      <w:pPr>
        <w:ind w:left="19" w:right="15"/>
      </w:pPr>
      <w:r>
        <w:t xml:space="preserve">Sie stellte sich vor ihre schwarzen Freunde. </w:t>
      </w:r>
    </w:p>
    <w:p w14:paraId="2C958F1C" w14:textId="77777777" w:rsidR="002A0287" w:rsidRDefault="00000000">
      <w:pPr>
        <w:ind w:left="19" w:right="15"/>
      </w:pPr>
      <w:r>
        <w:t xml:space="preserve">„Jetzt hört auf, meine Freunde zu ärgern, weil sie braun sind. Wir sind alle gleich. Die kommen halt aus China. Ist doch egal. Ich komme aus Bayern, das ist auch ein anderes Land.“ </w:t>
      </w:r>
    </w:p>
    <w:p w14:paraId="009FEADD" w14:textId="77777777" w:rsidR="002A0287" w:rsidRDefault="00000000">
      <w:pPr>
        <w:spacing w:after="409"/>
        <w:ind w:left="19" w:right="15"/>
      </w:pPr>
      <w:r>
        <w:t xml:space="preserve">Das ging lange bei den Damen im Kindergarten rum. </w:t>
      </w:r>
    </w:p>
    <w:p w14:paraId="1201C18E" w14:textId="77777777" w:rsidR="002A0287" w:rsidRDefault="00000000">
      <w:pPr>
        <w:ind w:left="19" w:right="15"/>
      </w:pPr>
      <w:r>
        <w:t xml:space="preserve">Ich war selten stolzer. </w:t>
      </w:r>
    </w:p>
    <w:p w14:paraId="686B30F0" w14:textId="77777777" w:rsidR="002A0287" w:rsidRDefault="00000000">
      <w:pPr>
        <w:ind w:left="19" w:right="15"/>
      </w:pPr>
      <w:r>
        <w:t xml:space="preserve">Sag ich bei fast allem, was sie macht. </w:t>
      </w:r>
      <w:proofErr w:type="gramStart"/>
      <w:r>
        <w:t>Kann</w:t>
      </w:r>
      <w:proofErr w:type="gramEnd"/>
      <w:r>
        <w:t xml:space="preserve"> nicht anders. </w:t>
      </w:r>
    </w:p>
    <w:p w14:paraId="7341500C" w14:textId="77777777" w:rsidR="002A0287" w:rsidRDefault="00000000">
      <w:pPr>
        <w:spacing w:after="611"/>
        <w:ind w:left="19" w:right="15"/>
      </w:pPr>
      <w:r>
        <w:t xml:space="preserve">Selbst als sie endlich mal Ärger in der Schule bekam – ich war stolz. </w:t>
      </w:r>
    </w:p>
    <w:p w14:paraId="2BA8D153" w14:textId="77777777" w:rsidR="002A0287" w:rsidRDefault="00000000">
      <w:pPr>
        <w:spacing w:line="265" w:lineRule="auto"/>
        <w:ind w:left="11" w:right="1"/>
        <w:jc w:val="center"/>
      </w:pPr>
      <w:r>
        <w:t xml:space="preserve">[Ende Intermezzo] </w:t>
      </w:r>
    </w:p>
    <w:p w14:paraId="06732576" w14:textId="77777777" w:rsidR="002A0287" w:rsidRDefault="00000000">
      <w:pPr>
        <w:pStyle w:val="berschrift4"/>
        <w:spacing w:line="259" w:lineRule="auto"/>
        <w:jc w:val="center"/>
      </w:pPr>
      <w:r>
        <w:rPr>
          <w:color w:val="666666"/>
          <w:sz w:val="24"/>
        </w:rPr>
        <w:t>Wörter: ~250 | Status: FERTIG</w:t>
      </w:r>
      <w:r>
        <w:rPr>
          <w:sz w:val="24"/>
        </w:rPr>
        <w:t xml:space="preserve"> </w:t>
      </w:r>
    </w:p>
    <w:p w14:paraId="0A70DE36"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270975E4" w14:textId="77777777" w:rsidR="002A0287" w:rsidRDefault="00000000">
      <w:pPr>
        <w:spacing w:line="265" w:lineRule="auto"/>
        <w:ind w:left="11" w:right="1"/>
        <w:jc w:val="center"/>
      </w:pPr>
      <w:r>
        <w:t xml:space="preserve">KAPITEL 11 </w:t>
      </w:r>
    </w:p>
    <w:p w14:paraId="30FC6F1D" w14:textId="77777777" w:rsidR="002A0287" w:rsidRDefault="00000000">
      <w:pPr>
        <w:spacing w:after="215" w:line="265" w:lineRule="auto"/>
        <w:ind w:left="11" w:right="1"/>
        <w:jc w:val="center"/>
      </w:pPr>
      <w:r>
        <w:t xml:space="preserve">Die Insel </w:t>
      </w:r>
    </w:p>
    <w:p w14:paraId="5F3F89B8" w14:textId="77777777" w:rsidR="002A0287" w:rsidRDefault="00000000">
      <w:pPr>
        <w:spacing w:after="614" w:line="265" w:lineRule="auto"/>
        <w:ind w:left="11" w:right="1"/>
        <w:jc w:val="center"/>
      </w:pPr>
      <w:r>
        <w:t xml:space="preserve">Für Jörg. Für das Kind, das mich zurückholt. </w:t>
      </w:r>
    </w:p>
    <w:p w14:paraId="23933E0C" w14:textId="77777777" w:rsidR="002A0287" w:rsidRDefault="00000000">
      <w:pPr>
        <w:ind w:left="19" w:right="15"/>
      </w:pPr>
      <w:r>
        <w:t xml:space="preserve">Es war ein schöner Sommertag. Fast zu perfekt. </w:t>
      </w:r>
    </w:p>
    <w:p w14:paraId="62C022E8" w14:textId="77777777" w:rsidR="002A0287" w:rsidRDefault="00000000">
      <w:pPr>
        <w:ind w:left="19" w:right="15"/>
      </w:pPr>
      <w:r>
        <w:t xml:space="preserve">Jeder kennt diese Momente. Die Luft steht still. Das Licht ist weich. Und irgendwo in dir weißt du, dass gleich etwas passiert. Dass die Stille eine Lüge ist. </w:t>
      </w:r>
    </w:p>
    <w:p w14:paraId="0008023D" w14:textId="77777777" w:rsidR="002A0287" w:rsidRDefault="00000000">
      <w:pPr>
        <w:ind w:left="19" w:right="15"/>
      </w:pPr>
      <w:r>
        <w:t xml:space="preserve">Das Telefon klingelte. </w:t>
      </w:r>
    </w:p>
    <w:p w14:paraId="4E4A9D79" w14:textId="77777777" w:rsidR="002A0287" w:rsidRDefault="00000000">
      <w:pPr>
        <w:ind w:left="19" w:right="15"/>
      </w:pPr>
      <w:r>
        <w:t xml:space="preserve">Ich spürte es, bevor ich ranging. Etwas ist passiert. Ich wusste, dass es mein Vater war. Ich wusste es einfach. </w:t>
      </w:r>
    </w:p>
    <w:p w14:paraId="1F881775" w14:textId="77777777" w:rsidR="002A0287" w:rsidRDefault="00000000">
      <w:pPr>
        <w:ind w:left="19" w:right="15"/>
      </w:pPr>
      <w:r>
        <w:t xml:space="preserve">Die Jungs fuhren </w:t>
      </w:r>
      <w:proofErr w:type="gramStart"/>
      <w:r>
        <w:t>alle Motorrad</w:t>
      </w:r>
      <w:proofErr w:type="gramEnd"/>
      <w:r>
        <w:t xml:space="preserve">. Ich nicht. Wille, Alex, Jörg – sie fuhren Rennen, auf Rennstrecken, mit Montur und allem. Das Risiko war immer da. Wir wussten es alle. </w:t>
      </w:r>
    </w:p>
    <w:p w14:paraId="42F8A537" w14:textId="77777777" w:rsidR="002A0287" w:rsidRDefault="00000000">
      <w:pPr>
        <w:ind w:left="19" w:right="15"/>
      </w:pPr>
      <w:r>
        <w:t xml:space="preserve">Jahre vorher hatte mir eine Wahrsagerin erzählt, dass ein Familienmitglied bei einem Motorradunfall ums Leben kommen würde. Oder sehr schwer verletzt. Ich nervte so lange, bis meine Eltern kein Motorrad mehr fuhren. Aber die Jungs – das </w:t>
      </w:r>
      <w:r>
        <w:lastRenderedPageBreak/>
        <w:t xml:space="preserve">war was anderes. Sie waren jung. Sie waren unsterblich. Sie waren Idioten, so wie wir alle Idioten waren. </w:t>
      </w:r>
    </w:p>
    <w:p w14:paraId="57E71448" w14:textId="77777777" w:rsidR="002A0287" w:rsidRDefault="00000000">
      <w:pPr>
        <w:ind w:left="19" w:right="15"/>
      </w:pPr>
      <w:r>
        <w:t xml:space="preserve">Ich ging ran. </w:t>
      </w:r>
    </w:p>
    <w:p w14:paraId="5701FE2C" w14:textId="77777777" w:rsidR="002A0287" w:rsidRDefault="00000000">
      <w:pPr>
        <w:ind w:left="19" w:right="15"/>
      </w:pPr>
      <w:r>
        <w:t xml:space="preserve">Stille. </w:t>
      </w:r>
    </w:p>
    <w:p w14:paraId="0280CD08" w14:textId="77777777" w:rsidR="002A0287" w:rsidRDefault="00000000">
      <w:pPr>
        <w:ind w:left="19" w:right="15"/>
      </w:pPr>
      <w:r>
        <w:t xml:space="preserve">Mein Vater konnte nicht sprechen. Diese Stille. Ich kannte meinen Vater. Er redete immer. Er hatte für alles Worte. Aber jetzt – nichts. Nur Atmen. </w:t>
      </w:r>
    </w:p>
    <w:p w14:paraId="224666BA" w14:textId="77777777" w:rsidR="002A0287" w:rsidRDefault="00000000">
      <w:pPr>
        <w:ind w:left="19" w:right="15"/>
      </w:pPr>
      <w:r>
        <w:t xml:space="preserve">„Willi oder Alex?“, fragte ich. </w:t>
      </w:r>
    </w:p>
    <w:p w14:paraId="01DFB79B" w14:textId="77777777" w:rsidR="002A0287" w:rsidRDefault="00000000">
      <w:pPr>
        <w:spacing w:line="448" w:lineRule="auto"/>
        <w:ind w:left="19" w:right="1672"/>
      </w:pPr>
      <w:r>
        <w:t xml:space="preserve">Ich wusste, dass etwas Schlimmes passiert war. Ich wusste es. „Nein“, sagte er. „Jörg.“ </w:t>
      </w:r>
    </w:p>
    <w:p w14:paraId="7E936B1B" w14:textId="77777777" w:rsidR="002A0287" w:rsidRDefault="00000000">
      <w:pPr>
        <w:spacing w:after="412" w:line="265" w:lineRule="auto"/>
        <w:ind w:left="11" w:right="1"/>
        <w:jc w:val="center"/>
      </w:pPr>
      <w:r>
        <w:t xml:space="preserve">— </w:t>
      </w:r>
    </w:p>
    <w:p w14:paraId="7880D4AE" w14:textId="77777777" w:rsidR="002A0287" w:rsidRDefault="00000000">
      <w:pPr>
        <w:ind w:left="19" w:right="15"/>
      </w:pPr>
      <w:r>
        <w:t xml:space="preserve">Mehr bekam ich nicht mit. </w:t>
      </w:r>
    </w:p>
    <w:p w14:paraId="016C214F" w14:textId="77777777" w:rsidR="002A0287" w:rsidRDefault="00000000">
      <w:pPr>
        <w:ind w:left="19" w:right="15"/>
      </w:pPr>
      <w:r>
        <w:t xml:space="preserve">Ich muss stundenlang über die Insel gelaufen sein. Planlos. Meine Tochter im Arm. Langeoog ist nicht groß. Irgendwann muss ich am Strand gewesen sein, an den Dünen, am Hafen. Ich weiß es nicht mehr. </w:t>
      </w:r>
    </w:p>
    <w:p w14:paraId="2C467E2F" w14:textId="77777777" w:rsidR="002A0287" w:rsidRDefault="00000000">
      <w:pPr>
        <w:ind w:left="19" w:right="15"/>
      </w:pPr>
      <w:r>
        <w:t xml:space="preserve">Was ich weiß: Irgendwann weinte sie. </w:t>
      </w:r>
    </w:p>
    <w:p w14:paraId="2763AA8B" w14:textId="77777777" w:rsidR="002A0287" w:rsidRDefault="00000000">
      <w:pPr>
        <w:ind w:left="19" w:right="15"/>
      </w:pPr>
      <w:r>
        <w:t xml:space="preserve">Meine Tochter. Hunger. Sie hatte Hunger. </w:t>
      </w:r>
    </w:p>
    <w:p w14:paraId="359250D4" w14:textId="77777777" w:rsidR="002A0287" w:rsidRDefault="00000000">
      <w:pPr>
        <w:ind w:left="19" w:right="15"/>
      </w:pPr>
      <w:r>
        <w:t xml:space="preserve">Und dieses Weinen – dieses kleine, fordernde Weinen eines Kindes, das nicht versteht, warum Papa nicht reagiert – das holte mich zurück. </w:t>
      </w:r>
    </w:p>
    <w:p w14:paraId="4933AB4C" w14:textId="77777777" w:rsidR="002A0287" w:rsidRDefault="00000000">
      <w:pPr>
        <w:ind w:left="19" w:right="15"/>
      </w:pPr>
      <w:r>
        <w:t xml:space="preserve">Realität. </w:t>
      </w:r>
    </w:p>
    <w:p w14:paraId="5E3F4F69" w14:textId="77777777" w:rsidR="002A0287" w:rsidRDefault="00000000">
      <w:pPr>
        <w:spacing w:after="409"/>
        <w:ind w:left="19" w:right="15"/>
      </w:pPr>
      <w:r>
        <w:t xml:space="preserve">Das Kind hat Hunger. Du funktionierst jetzt. </w:t>
      </w:r>
    </w:p>
    <w:p w14:paraId="3DD64FF4" w14:textId="77777777" w:rsidR="002A0287" w:rsidRDefault="00000000">
      <w:pPr>
        <w:ind w:left="19" w:right="15"/>
      </w:pPr>
      <w:r>
        <w:t xml:space="preserve">Der dritte Zwilling </w:t>
      </w:r>
    </w:p>
    <w:p w14:paraId="61C61131" w14:textId="77777777" w:rsidR="002A0287" w:rsidRDefault="00000000">
      <w:pPr>
        <w:ind w:left="19" w:right="15"/>
      </w:pPr>
      <w:r>
        <w:t xml:space="preserve">Jörg war ein Genie. </w:t>
      </w:r>
    </w:p>
    <w:p w14:paraId="068E5E92" w14:textId="77777777" w:rsidR="002A0287" w:rsidRDefault="00000000">
      <w:pPr>
        <w:ind w:left="19" w:right="15"/>
      </w:pPr>
      <w:r>
        <w:t xml:space="preserve">Mit siebzehn hatte er eine Erfindung an die Industrie verkauft. Er programmierte, bevor Programmieren cool war. Er fuhr Rennen. Er trank. Er hatte Ideen, die andere Leute nicht mal denken konnten. </w:t>
      </w:r>
    </w:p>
    <w:p w14:paraId="1ECEAB62" w14:textId="77777777" w:rsidR="002A0287" w:rsidRDefault="00000000">
      <w:pPr>
        <w:ind w:left="19" w:right="15"/>
      </w:pPr>
      <w:r>
        <w:t xml:space="preserve">Er war der dritte Zwilling. </w:t>
      </w:r>
    </w:p>
    <w:p w14:paraId="799185BF" w14:textId="77777777" w:rsidR="002A0287" w:rsidRDefault="00000000">
      <w:pPr>
        <w:spacing w:after="11"/>
        <w:ind w:left="19" w:right="15"/>
      </w:pPr>
      <w:r>
        <w:t xml:space="preserve">Mein Bruder und ich – zwei Jahre Unterschied, aber wir funktionierten wie eins. </w:t>
      </w:r>
    </w:p>
    <w:p w14:paraId="5EC4E499" w14:textId="77777777" w:rsidR="002A0287" w:rsidRDefault="00000000">
      <w:pPr>
        <w:ind w:left="19" w:right="15"/>
      </w:pPr>
      <w:r>
        <w:t xml:space="preserve">Und dann kam Jörg. Erst der Freund meiner Schwester, dann adoptierte unsere Familie ihn einfach. Über zehn Jahre ging er bei uns ein und aus wie ein weiterer Sohn. </w:t>
      </w:r>
    </w:p>
    <w:p w14:paraId="4282B74B" w14:textId="77777777" w:rsidR="002A0287" w:rsidRDefault="00000000">
      <w:pPr>
        <w:spacing w:after="409"/>
        <w:ind w:left="19" w:right="15"/>
      </w:pPr>
      <w:r>
        <w:t xml:space="preserve">Jetzt war er tot. </w:t>
      </w:r>
    </w:p>
    <w:p w14:paraId="2BBE9FCC" w14:textId="77777777" w:rsidR="002A0287" w:rsidRDefault="00000000">
      <w:pPr>
        <w:ind w:left="19" w:right="15"/>
      </w:pPr>
      <w:r>
        <w:lastRenderedPageBreak/>
        <w:t xml:space="preserve">Der Kreislauf </w:t>
      </w:r>
    </w:p>
    <w:p w14:paraId="4B052FFF" w14:textId="77777777" w:rsidR="002A0287" w:rsidRDefault="00000000">
      <w:pPr>
        <w:ind w:left="19" w:right="15"/>
      </w:pPr>
      <w:r>
        <w:t xml:space="preserve">In den Tagen danach saß ich viel draußen. </w:t>
      </w:r>
    </w:p>
    <w:p w14:paraId="210F3024" w14:textId="77777777" w:rsidR="002A0287" w:rsidRDefault="00000000">
      <w:pPr>
        <w:ind w:left="19" w:right="15"/>
      </w:pPr>
      <w:r>
        <w:t xml:space="preserve">Einmal beobachtete ich den Kreislauf der Natur. Live. Wie in einem </w:t>
      </w:r>
      <w:proofErr w:type="spellStart"/>
      <w:r>
        <w:t>JamesMichener</w:t>
      </w:r>
      <w:proofErr w:type="spellEnd"/>
      <w:r>
        <w:t xml:space="preserve">-Roman, nur ohne die tausend Seiten Einleitung. </w:t>
      </w:r>
    </w:p>
    <w:p w14:paraId="5EB69B22" w14:textId="77777777" w:rsidR="002A0287" w:rsidRDefault="00000000">
      <w:pPr>
        <w:ind w:left="19" w:right="15"/>
      </w:pPr>
      <w:r>
        <w:t xml:space="preserve">Ein Schmetterling. Ich sah ihn und dachte an Jörg. Die Seele, die davonfliegt. Es gibt </w:t>
      </w:r>
      <w:proofErr w:type="spellStart"/>
      <w:r>
        <w:t>Eso</w:t>
      </w:r>
      <w:proofErr w:type="spellEnd"/>
      <w:r>
        <w:t xml:space="preserve">-Bücher darüber. Ich hatte sie alle gelesen. Die Seele verlässt den Körper, wird zum Schmetterling, fliegt ins Licht. </w:t>
      </w:r>
    </w:p>
    <w:p w14:paraId="1E6A6130" w14:textId="77777777" w:rsidR="002A0287" w:rsidRDefault="00000000">
      <w:pPr>
        <w:ind w:left="19" w:right="15"/>
      </w:pPr>
      <w:r>
        <w:t xml:space="preserve">Dann kam ein kleiner Vogel und fraß den Schmetterling. </w:t>
      </w:r>
    </w:p>
    <w:p w14:paraId="721F2F3F" w14:textId="77777777" w:rsidR="002A0287" w:rsidRDefault="00000000">
      <w:pPr>
        <w:ind w:left="19" w:right="15"/>
      </w:pPr>
      <w:r>
        <w:t xml:space="preserve">Ich war verärgert. Kurz. Dann beobachtete ich den Vogel. Er flog zu seinem Nest und fütterte seine Jungen. </w:t>
      </w:r>
    </w:p>
    <w:p w14:paraId="316488A9" w14:textId="77777777" w:rsidR="002A0287" w:rsidRDefault="00000000">
      <w:pPr>
        <w:ind w:left="19" w:right="15"/>
      </w:pPr>
      <w:r>
        <w:t xml:space="preserve">Oh, dachte ich. Der Kreislauf. Das Leben. Wie schön. </w:t>
      </w:r>
    </w:p>
    <w:p w14:paraId="78DB9023" w14:textId="77777777" w:rsidR="002A0287" w:rsidRDefault="00000000">
      <w:pPr>
        <w:ind w:left="19" w:right="15"/>
      </w:pPr>
      <w:r>
        <w:t xml:space="preserve">Dann kam eine Möwe und fraß die Jungen. </w:t>
      </w:r>
    </w:p>
    <w:p w14:paraId="1A357944" w14:textId="77777777" w:rsidR="002A0287" w:rsidRDefault="00000000">
      <w:pPr>
        <w:ind w:left="19" w:right="15"/>
      </w:pPr>
      <w:r>
        <w:t xml:space="preserve">Ich ging rein und schaltete den Fernseher ein. </w:t>
      </w:r>
    </w:p>
    <w:p w14:paraId="1079E46C" w14:textId="77777777" w:rsidR="002A0287" w:rsidRDefault="00000000">
      <w:pPr>
        <w:ind w:left="19" w:right="15"/>
      </w:pPr>
      <w:r>
        <w:t xml:space="preserve">Alles eins. Was ein Scheiß. </w:t>
      </w:r>
    </w:p>
    <w:p w14:paraId="2F3CB7FC" w14:textId="77777777" w:rsidR="002A0287" w:rsidRDefault="00000000">
      <w:pPr>
        <w:ind w:left="19" w:right="15"/>
      </w:pPr>
      <w:r>
        <w:t xml:space="preserve">Der tote Hase </w:t>
      </w:r>
    </w:p>
    <w:p w14:paraId="476B1397" w14:textId="77777777" w:rsidR="002A0287" w:rsidRDefault="00000000">
      <w:pPr>
        <w:ind w:left="19" w:right="15"/>
      </w:pPr>
      <w:r>
        <w:t xml:space="preserve">Auf dem Heimweg vom Kindergarten lag er am Wegesrand. Ein Kadaver. Meine Tochter fand ihn interessant. Also besuchten wir ihn. Jeden Tag. Wir sahen ihm zu, wie er wieder zu Natur wurde. </w:t>
      </w:r>
    </w:p>
    <w:p w14:paraId="71DB67E9" w14:textId="77777777" w:rsidR="002A0287" w:rsidRDefault="00000000">
      <w:pPr>
        <w:ind w:left="19" w:right="15"/>
      </w:pPr>
      <w:r>
        <w:t xml:space="preserve">Und sie fragte. </w:t>
      </w:r>
    </w:p>
    <w:p w14:paraId="092E509B" w14:textId="77777777" w:rsidR="002A0287" w:rsidRDefault="00000000">
      <w:pPr>
        <w:ind w:left="19" w:right="15"/>
      </w:pPr>
      <w:r>
        <w:t xml:space="preserve">Tausend Fragen. Warum ist er tot? Wo ist er jetzt? Warum stinkt er? Warum kommen die Fliegen? Warum sind da Maden? Wo gehen die Maden hin? Wird er wieder ein Hase? </w:t>
      </w:r>
    </w:p>
    <w:p w14:paraId="50D700A2" w14:textId="77777777" w:rsidR="002A0287" w:rsidRDefault="00000000">
      <w:pPr>
        <w:ind w:left="19" w:right="15"/>
      </w:pPr>
      <w:r>
        <w:t xml:space="preserve">Ich beantwortete jede einzelne. Nahm mir Zeit. Wenn ich etwas nicht wusste, akzeptierte ich ihre Theorie und hielt so lange daran fest, bis sie selbst auf die richtige Lösung kam. </w:t>
      </w:r>
    </w:p>
    <w:p w14:paraId="634014C6" w14:textId="77777777" w:rsidR="002A0287" w:rsidRDefault="00000000">
      <w:pPr>
        <w:ind w:left="19" w:right="15"/>
      </w:pPr>
      <w:r>
        <w:t xml:space="preserve">Das war meine Methode. Nicht belehren. Begleiten. </w:t>
      </w:r>
    </w:p>
    <w:p w14:paraId="2C69EC89" w14:textId="77777777" w:rsidR="002A0287" w:rsidRDefault="00000000">
      <w:pPr>
        <w:ind w:left="19" w:right="15"/>
      </w:pPr>
      <w:r>
        <w:t xml:space="preserve">Die Welt durch Kinderaugen sehen. Ihr erklären, was ich wusste. Und von ihr lernen, was ich vergessen hatte. </w:t>
      </w:r>
    </w:p>
    <w:p w14:paraId="76A4203A" w14:textId="77777777" w:rsidR="002A0287" w:rsidRDefault="00000000">
      <w:pPr>
        <w:spacing w:after="409"/>
        <w:ind w:left="19" w:right="15"/>
      </w:pPr>
      <w:r>
        <w:t xml:space="preserve">Es war der Himmel auf Erden. </w:t>
      </w:r>
    </w:p>
    <w:p w14:paraId="117556D2" w14:textId="77777777" w:rsidR="002A0287" w:rsidRDefault="00000000">
      <w:pPr>
        <w:ind w:left="19" w:right="15"/>
      </w:pPr>
      <w:r>
        <w:t xml:space="preserve">Das leere Kinderzimmer </w:t>
      </w:r>
    </w:p>
    <w:p w14:paraId="5D90729B" w14:textId="77777777" w:rsidR="002A0287" w:rsidRDefault="00000000">
      <w:pPr>
        <w:ind w:left="19" w:right="15"/>
      </w:pPr>
      <w:r>
        <w:t xml:space="preserve">Sie verschwand nicht über Nacht. </w:t>
      </w:r>
    </w:p>
    <w:p w14:paraId="0989869E" w14:textId="77777777" w:rsidR="002A0287" w:rsidRDefault="00000000">
      <w:pPr>
        <w:ind w:left="19" w:right="15"/>
      </w:pPr>
      <w:r>
        <w:lastRenderedPageBreak/>
        <w:t xml:space="preserve">Es war ein Prozess. Wie alles. Wie immer. Erst die Gespräche. Dann die Andeutungen. Dann die offenen Pläne. </w:t>
      </w:r>
    </w:p>
    <w:p w14:paraId="7BFE1ADC" w14:textId="77777777" w:rsidR="002A0287" w:rsidRDefault="00000000">
      <w:pPr>
        <w:ind w:left="19" w:right="15"/>
      </w:pPr>
      <w:r>
        <w:t xml:space="preserve">Zwei Personen sagten mir, es wäre besser fürs Kind. Der Anwalt sagte, ich hätte eh keine Chance. Ich stand allein auf einer Insel. Wortwörtlich. </w:t>
      </w:r>
    </w:p>
    <w:p w14:paraId="5E59645A" w14:textId="77777777" w:rsidR="002A0287" w:rsidRDefault="00000000">
      <w:pPr>
        <w:ind w:left="19" w:right="15"/>
      </w:pPr>
      <w:r>
        <w:t xml:space="preserve">Aber es war nicht die Nacht, in der alles endete. Es war ein Tag. Ein </w:t>
      </w:r>
      <w:proofErr w:type="gramStart"/>
      <w:r>
        <w:t>ganz normaler</w:t>
      </w:r>
      <w:proofErr w:type="gramEnd"/>
      <w:r>
        <w:t xml:space="preserve"> Tag. Gestern noch der tote Hase. Heute das leere Kinderzimmer. </w:t>
      </w:r>
    </w:p>
    <w:p w14:paraId="266BC942" w14:textId="77777777" w:rsidR="002A0287" w:rsidRDefault="00000000">
      <w:pPr>
        <w:ind w:left="19" w:right="15"/>
      </w:pPr>
      <w:r>
        <w:t xml:space="preserve">Die Sachen weg. Die Stimme weg. Die Fragen weg. </w:t>
      </w:r>
    </w:p>
    <w:p w14:paraId="1014A66C" w14:textId="77777777" w:rsidR="002A0287" w:rsidRDefault="00000000">
      <w:pPr>
        <w:spacing w:after="407"/>
        <w:ind w:left="19" w:right="15"/>
      </w:pPr>
      <w:r>
        <w:t xml:space="preserve">Der tote Hase lag wahrscheinlich noch am Wegesrand. Aber niemand fragte mehr, warum die Maden kommen. </w:t>
      </w:r>
    </w:p>
    <w:p w14:paraId="03412E9E" w14:textId="77777777" w:rsidR="002A0287" w:rsidRDefault="00000000">
      <w:pPr>
        <w:ind w:left="19" w:right="15"/>
      </w:pPr>
      <w:r>
        <w:t xml:space="preserve">Der Grund </w:t>
      </w:r>
    </w:p>
    <w:p w14:paraId="76A60B68" w14:textId="77777777" w:rsidR="002A0287" w:rsidRDefault="00000000">
      <w:pPr>
        <w:ind w:left="19" w:right="15"/>
      </w:pPr>
      <w:r>
        <w:t xml:space="preserve">Jörg war tot. </w:t>
      </w:r>
    </w:p>
    <w:p w14:paraId="5B1094D6" w14:textId="77777777" w:rsidR="002A0287" w:rsidRDefault="00000000">
      <w:pPr>
        <w:ind w:left="19" w:right="15"/>
      </w:pPr>
      <w:r>
        <w:t xml:space="preserve">Meine Tochter war weg. </w:t>
      </w:r>
    </w:p>
    <w:p w14:paraId="262AB07B" w14:textId="77777777" w:rsidR="002A0287" w:rsidRDefault="00000000">
      <w:pPr>
        <w:ind w:left="19" w:right="15"/>
      </w:pPr>
      <w:r>
        <w:t xml:space="preserve">Ich stand auf einer Insel in der Nordsee und hatte keinen einzigen Menschen mehr, für den ich funktionieren musste. </w:t>
      </w:r>
    </w:p>
    <w:p w14:paraId="4EC13740" w14:textId="77777777" w:rsidR="002A0287" w:rsidRDefault="00000000">
      <w:pPr>
        <w:ind w:left="19" w:right="15"/>
      </w:pPr>
      <w:r>
        <w:t xml:space="preserve">Das war das Gefährliche. </w:t>
      </w:r>
    </w:p>
    <w:p w14:paraId="6571608C" w14:textId="77777777" w:rsidR="002A0287" w:rsidRDefault="00000000">
      <w:pPr>
        <w:ind w:left="19" w:right="15"/>
      </w:pPr>
      <w:r>
        <w:t xml:space="preserve">Solange sie da war – solange sie weinte und Hunger hatte und fragte, warum der Hase stinkt – solange funktionierte ich. </w:t>
      </w:r>
      <w:proofErr w:type="gramStart"/>
      <w:r>
        <w:t>Solange</w:t>
      </w:r>
      <w:proofErr w:type="gramEnd"/>
      <w:r>
        <w:t xml:space="preserve"> hatte ich einen Grund. </w:t>
      </w:r>
    </w:p>
    <w:p w14:paraId="4991D3F1" w14:textId="77777777" w:rsidR="002A0287" w:rsidRDefault="00000000">
      <w:pPr>
        <w:spacing w:after="409"/>
        <w:ind w:left="19" w:right="15"/>
      </w:pPr>
      <w:r>
        <w:t xml:space="preserve">Jetzt war der Grund weg. </w:t>
      </w:r>
    </w:p>
    <w:p w14:paraId="7A7CB2C4" w14:textId="77777777" w:rsidR="002A0287" w:rsidRDefault="00000000">
      <w:pPr>
        <w:spacing w:after="409"/>
        <w:ind w:left="19" w:right="15"/>
      </w:pPr>
      <w:r>
        <w:t xml:space="preserve">Alles war weg. </w:t>
      </w:r>
    </w:p>
    <w:p w14:paraId="1CE310D3" w14:textId="77777777" w:rsidR="002A0287" w:rsidRDefault="00000000">
      <w:pPr>
        <w:spacing w:after="409"/>
        <w:ind w:left="19" w:right="15"/>
      </w:pPr>
      <w:r>
        <w:t xml:space="preserve">Ich gab auf.  </w:t>
      </w:r>
    </w:p>
    <w:p w14:paraId="4E093FA6" w14:textId="77777777" w:rsidR="002A0287" w:rsidRDefault="00000000">
      <w:pPr>
        <w:spacing w:after="409"/>
        <w:ind w:left="19" w:right="15"/>
      </w:pPr>
      <w:r>
        <w:t xml:space="preserve">Ich sah mir </w:t>
      </w:r>
      <w:proofErr w:type="gramStart"/>
      <w:r>
        <w:t xml:space="preserve">beim </w:t>
      </w:r>
      <w:proofErr w:type="spellStart"/>
      <w:r>
        <w:t>sterben</w:t>
      </w:r>
      <w:proofErr w:type="spellEnd"/>
      <w:proofErr w:type="gramEnd"/>
      <w:r>
        <w:t xml:space="preserve"> zu und es war mir egal. </w:t>
      </w:r>
    </w:p>
    <w:p w14:paraId="53DBAAB4" w14:textId="77777777" w:rsidR="002A0287" w:rsidRDefault="00000000">
      <w:pPr>
        <w:spacing w:after="409"/>
        <w:ind w:left="19" w:right="15"/>
      </w:pPr>
      <w:r>
        <w:t xml:space="preserve">Dann war da kein Ich mehr das zusehen konnte. </w:t>
      </w:r>
    </w:p>
    <w:p w14:paraId="2D30AEB5" w14:textId="77777777" w:rsidR="002A0287" w:rsidRDefault="00000000">
      <w:pPr>
        <w:ind w:left="19" w:right="15"/>
      </w:pPr>
      <w:r>
        <w:t xml:space="preserve">Das torlose Tor </w:t>
      </w:r>
    </w:p>
    <w:p w14:paraId="3FAB1E23" w14:textId="77777777" w:rsidR="002A0287" w:rsidRDefault="00000000">
      <w:pPr>
        <w:ind w:left="19" w:right="15"/>
      </w:pPr>
      <w:r>
        <w:t xml:space="preserve">Ich las McKenna. „Spiritual </w:t>
      </w:r>
      <w:proofErr w:type="spellStart"/>
      <w:r>
        <w:t>Enlightenment</w:t>
      </w:r>
      <w:proofErr w:type="spellEnd"/>
      <w:r>
        <w:t xml:space="preserve"> – The </w:t>
      </w:r>
      <w:proofErr w:type="spellStart"/>
      <w:r>
        <w:t>Damnedest</w:t>
      </w:r>
      <w:proofErr w:type="spellEnd"/>
      <w:r>
        <w:t xml:space="preserve"> Thing.“ Ein paar Jahre vorher. </w:t>
      </w:r>
    </w:p>
    <w:p w14:paraId="22AFEA07" w14:textId="77777777" w:rsidR="002A0287" w:rsidRDefault="00000000">
      <w:pPr>
        <w:ind w:left="19" w:right="15"/>
      </w:pPr>
      <w:r>
        <w:t xml:space="preserve">Er schrieb, dass Erleuchtung kein Glück ist. Kein Frieden. Kein Licht am Ende des Tunnels. Er schrieb, dass es der Tod ist. Der Tod von allem, was du zu sein glaubtest. </w:t>
      </w:r>
    </w:p>
    <w:p w14:paraId="51B1C2B1" w14:textId="77777777" w:rsidR="002A0287" w:rsidRDefault="00000000">
      <w:pPr>
        <w:ind w:left="19" w:right="15"/>
      </w:pPr>
      <w:r>
        <w:t xml:space="preserve">Ich dachte, ich verstehe das. </w:t>
      </w:r>
    </w:p>
    <w:p w14:paraId="2B86EA53" w14:textId="77777777" w:rsidR="002A0287" w:rsidRDefault="00000000">
      <w:pPr>
        <w:ind w:left="19" w:right="15"/>
      </w:pPr>
      <w:r>
        <w:t xml:space="preserve">Ich verstand es nicht. </w:t>
      </w:r>
    </w:p>
    <w:p w14:paraId="71D84CD0" w14:textId="77777777" w:rsidR="002A0287" w:rsidRDefault="00000000">
      <w:pPr>
        <w:ind w:left="19" w:right="15"/>
      </w:pPr>
      <w:r>
        <w:lastRenderedPageBreak/>
        <w:t xml:space="preserve">Und dann, irgendwann auf dieser Insel, zwischen dem toten Hasen und dem leeren Kinderzimmer, zwischen dem </w:t>
      </w:r>
      <w:proofErr w:type="gramStart"/>
      <w:r>
        <w:t>Schmetterling</w:t>
      </w:r>
      <w:proofErr w:type="gramEnd"/>
      <w:r>
        <w:t xml:space="preserve"> der gefressen wird und der </w:t>
      </w:r>
      <w:proofErr w:type="gramStart"/>
      <w:r>
        <w:t>Möwe</w:t>
      </w:r>
      <w:proofErr w:type="gramEnd"/>
      <w:r>
        <w:t xml:space="preserve"> die die Jungen holt – irgendwann ging ich durch. </w:t>
      </w:r>
    </w:p>
    <w:p w14:paraId="1207BF87" w14:textId="77777777" w:rsidR="002A0287" w:rsidRDefault="00000000">
      <w:pPr>
        <w:ind w:left="19" w:right="15"/>
      </w:pPr>
      <w:r>
        <w:t xml:space="preserve">Das torlose Tor. So nennen sie es. </w:t>
      </w:r>
    </w:p>
    <w:p w14:paraId="4E4B4A2D" w14:textId="77777777" w:rsidR="002A0287" w:rsidRDefault="00000000">
      <w:pPr>
        <w:spacing w:after="407"/>
        <w:ind w:left="19" w:right="15"/>
      </w:pPr>
      <w:r>
        <w:t xml:space="preserve">Es gibt kein Zurück. Nicht weil jemand es verbietet. Sondern weil es kein „Du“ mehr gibt, das zurückgehen könnte. </w:t>
      </w:r>
    </w:p>
    <w:p w14:paraId="396979AA" w14:textId="77777777" w:rsidR="002A0287" w:rsidRDefault="00000000">
      <w:pPr>
        <w:ind w:left="19" w:right="15"/>
      </w:pPr>
      <w:r>
        <w:t xml:space="preserve">Ich funktionierte weiter. Von außen. Die Rolle. Die Routine. Aufstehen, arbeiten, schlafen. Lächeln wenn erwartet, nicken wenn nötig. </w:t>
      </w:r>
    </w:p>
    <w:p w14:paraId="1E6D3604" w14:textId="77777777" w:rsidR="002A0287" w:rsidRDefault="00000000">
      <w:pPr>
        <w:ind w:left="19" w:right="15"/>
      </w:pPr>
      <w:r>
        <w:t xml:space="preserve">Aber innen war nichts mehr. </w:t>
      </w:r>
    </w:p>
    <w:p w14:paraId="5EBE0753" w14:textId="77777777" w:rsidR="002A0287" w:rsidRDefault="00000000">
      <w:pPr>
        <w:ind w:left="19" w:right="15"/>
      </w:pPr>
      <w:r>
        <w:t xml:space="preserve">Keine Verbindung. Keine Angst. Keine Hoffnung. Kein Ich, </w:t>
      </w:r>
      <w:proofErr w:type="gramStart"/>
      <w:r>
        <w:t>das</w:t>
      </w:r>
      <w:proofErr w:type="gramEnd"/>
      <w:r>
        <w:t xml:space="preserve"> sich Sorgen machte. </w:t>
      </w:r>
    </w:p>
    <w:p w14:paraId="3B2BED1E" w14:textId="77777777" w:rsidR="002A0287" w:rsidRDefault="00000000">
      <w:pPr>
        <w:ind w:left="19" w:right="15"/>
      </w:pPr>
      <w:r>
        <w:t xml:space="preserve">Das klingt nach Frieden. Es war keiner. </w:t>
      </w:r>
    </w:p>
    <w:p w14:paraId="1F347C4E" w14:textId="77777777" w:rsidR="002A0287" w:rsidRDefault="00000000">
      <w:pPr>
        <w:ind w:left="19" w:right="15"/>
      </w:pPr>
      <w:r>
        <w:t xml:space="preserve">Es war eine Wüste. Viele Jahre Wüste. </w:t>
      </w:r>
    </w:p>
    <w:p w14:paraId="3B917F19" w14:textId="77777777" w:rsidR="002A0287" w:rsidRDefault="00000000">
      <w:pPr>
        <w:ind w:left="19" w:right="15"/>
      </w:pPr>
      <w:r>
        <w:t xml:space="preserve">Erleuchtung ist kein Spaß. Es ist dein Tod. </w:t>
      </w:r>
    </w:p>
    <w:p w14:paraId="57C5B5DA" w14:textId="77777777" w:rsidR="002A0287" w:rsidRDefault="00000000">
      <w:pPr>
        <w:ind w:left="19" w:right="15"/>
      </w:pPr>
      <w:r>
        <w:t xml:space="preserve">Und niemand sagt dir, dass du danach trotzdem weiterleben musst. Dass du Miete zahlen musst. Dass du kochen musst. Dass du so tun musst, als wärst du noch da. </w:t>
      </w:r>
    </w:p>
    <w:p w14:paraId="56DE48E1" w14:textId="77777777" w:rsidR="002A0287" w:rsidRDefault="00000000">
      <w:pPr>
        <w:ind w:left="19" w:right="15"/>
      </w:pPr>
      <w:r>
        <w:t xml:space="preserve">Das Ego kam zurück. Langsam.  </w:t>
      </w:r>
    </w:p>
    <w:p w14:paraId="289ED407" w14:textId="77777777" w:rsidR="002A0287" w:rsidRDefault="00000000">
      <w:pPr>
        <w:ind w:left="19" w:right="15"/>
      </w:pPr>
      <w:r>
        <w:t xml:space="preserve">Zum Glück. </w:t>
      </w:r>
    </w:p>
    <w:p w14:paraId="7038E6C8" w14:textId="77777777" w:rsidR="002A0287" w:rsidRDefault="00000000">
      <w:pPr>
        <w:spacing w:after="407"/>
        <w:ind w:left="19" w:right="15"/>
      </w:pPr>
      <w:r>
        <w:t xml:space="preserve">Ich brauchte es. Nicht um wichtig zu sein. Sondern um wieder hier zu sein. In dieser Welt. Mit diesen Menschen. Mit diesem Schmerz, der wenigstens echt ist. </w:t>
      </w:r>
    </w:p>
    <w:p w14:paraId="51FA897B" w14:textId="77777777" w:rsidR="002A0287" w:rsidRDefault="00000000">
      <w:pPr>
        <w:spacing w:after="409"/>
        <w:ind w:left="19" w:right="15"/>
      </w:pPr>
      <w:r>
        <w:t xml:space="preserve">Erst dann konnte mich jemand retten. </w:t>
      </w:r>
    </w:p>
    <w:p w14:paraId="13791312" w14:textId="77777777" w:rsidR="002A0287" w:rsidRDefault="00000000">
      <w:pPr>
        <w:ind w:left="19" w:right="15"/>
      </w:pPr>
      <w:r>
        <w:t xml:space="preserve">Der Freund </w:t>
      </w:r>
    </w:p>
    <w:p w14:paraId="26DD55C9" w14:textId="77777777" w:rsidR="002A0287" w:rsidRDefault="00000000">
      <w:pPr>
        <w:ind w:left="19" w:right="15"/>
      </w:pPr>
      <w:r>
        <w:t xml:space="preserve">Ich ging zurück nach Köln. </w:t>
      </w:r>
    </w:p>
    <w:p w14:paraId="1430B4FF" w14:textId="77777777" w:rsidR="002A0287" w:rsidRDefault="00000000">
      <w:pPr>
        <w:ind w:left="19" w:right="15"/>
      </w:pPr>
      <w:r>
        <w:t xml:space="preserve">Zu Martin. </w:t>
      </w:r>
    </w:p>
    <w:p w14:paraId="2B9C5E39" w14:textId="77777777" w:rsidR="002A0287" w:rsidRDefault="00000000">
      <w:pPr>
        <w:spacing w:after="11"/>
        <w:ind w:left="19" w:right="15"/>
      </w:pPr>
      <w:r>
        <w:t>Dem Mann, den ich auf einem Sportplatz kennengelernt hatte, während er eine SD-</w:t>
      </w:r>
    </w:p>
    <w:p w14:paraId="28D78467" w14:textId="77777777" w:rsidR="002A0287" w:rsidRDefault="00000000">
      <w:pPr>
        <w:ind w:left="19" w:right="15"/>
      </w:pPr>
      <w:r>
        <w:t xml:space="preserve">Karte in seine Kamera fummelte. Dem Mann, der drei Häuser weiter gewohnt hatte. Dem Mann, mit dem ich jeden Sonntag in die Kirche gegangen war und jeden Abend gekocht hatte, wenn Zeit war. </w:t>
      </w:r>
    </w:p>
    <w:p w14:paraId="6EFF3922" w14:textId="77777777" w:rsidR="002A0287" w:rsidRDefault="00000000">
      <w:pPr>
        <w:ind w:left="19" w:right="15"/>
      </w:pPr>
      <w:r>
        <w:t xml:space="preserve">Er half mir, die ersten Monate zu Überstehen. Er machte mir einem Plan. Das kann der </w:t>
      </w:r>
      <w:proofErr w:type="spellStart"/>
      <w:r>
        <w:t>Maddin</w:t>
      </w:r>
      <w:proofErr w:type="spellEnd"/>
      <w:r>
        <w:t xml:space="preserve">. Der Plan hatte viel mit Rache zu tun. Mit verletztem Ego das nicht mehr da war. Mit dem Wunsch, irgendwem irgendwas zu beweisen. Ich spielte die Rolle des Loosers der Hilfe braucht. Wie sollte ich ihm sagen das er mit dem Nichts spricht. </w:t>
      </w:r>
    </w:p>
    <w:p w14:paraId="503FC5C3" w14:textId="77777777" w:rsidR="002A0287" w:rsidRDefault="00000000">
      <w:pPr>
        <w:ind w:left="19" w:right="15"/>
      </w:pPr>
      <w:r>
        <w:lastRenderedPageBreak/>
        <w:t xml:space="preserve">Und er ließ mich. Er unterstützte mich durch den ganzen Prozess, bis ich wieder Fuß fasste, bis ich einen Job bekam, bis ich wieder funktionierte. Das Ego kam zum Glück zurück. Langsam. Ich redete mit niemandem darüber. Weshalb auch. </w:t>
      </w:r>
    </w:p>
    <w:p w14:paraId="39929FC9" w14:textId="77777777" w:rsidR="002A0287" w:rsidRDefault="00000000">
      <w:pPr>
        <w:ind w:left="19" w:right="15"/>
      </w:pPr>
      <w:r>
        <w:t xml:space="preserve">Martin ist einer der wenigen Menschen, die nehmen, was kommt, und sich Mühe geben, das Richtige zu tun, egal um welchen Preis. Auch wenn das Richtige manchmal bedeutet, einen Freund seinen falschen Weg gehen zu lassen – und da zu sein, wenn er zurückkommt. </w:t>
      </w:r>
    </w:p>
    <w:p w14:paraId="4908A29C" w14:textId="77777777" w:rsidR="002A0287" w:rsidRDefault="00000000">
      <w:pPr>
        <w:ind w:left="19" w:right="15"/>
      </w:pPr>
      <w:r>
        <w:t xml:space="preserve">Seine drei Söhne. Seine wunderschöne Frau. Sie nahmen mich wieder auf. Als wäre ich nie weg gewesen. Als hätte die Insel nicht stattgefunden. Als wäre ich immer noch der Mann von drei Häusern weiter. </w:t>
      </w:r>
    </w:p>
    <w:p w14:paraId="6B53042D" w14:textId="77777777" w:rsidR="002A0287" w:rsidRDefault="00000000">
      <w:pPr>
        <w:ind w:left="19" w:right="15"/>
      </w:pPr>
      <w:r>
        <w:t xml:space="preserve">Afrikanisch-französisch-deutsche Wärme. Gastfreundschaft, die keine Gegenleistung erwartet. Menschen, die einfach da sind. </w:t>
      </w:r>
    </w:p>
    <w:p w14:paraId="6AD41374" w14:textId="77777777" w:rsidR="002A0287" w:rsidRDefault="00000000">
      <w:pPr>
        <w:ind w:left="19" w:right="15"/>
      </w:pPr>
      <w:r>
        <w:t xml:space="preserve">Das hat mich gerettet. </w:t>
      </w:r>
    </w:p>
    <w:p w14:paraId="64FB3290" w14:textId="77777777" w:rsidR="002A0287" w:rsidRDefault="00000000">
      <w:pPr>
        <w:ind w:left="19" w:right="15"/>
      </w:pPr>
      <w:r>
        <w:t xml:space="preserve">Die Wahrheit </w:t>
      </w:r>
    </w:p>
    <w:p w14:paraId="13CFAE09" w14:textId="77777777" w:rsidR="002A0287" w:rsidRDefault="00000000">
      <w:pPr>
        <w:ind w:left="19" w:right="15"/>
      </w:pPr>
      <w:r>
        <w:t xml:space="preserve">Nicht die </w:t>
      </w:r>
      <w:proofErr w:type="spellStart"/>
      <w:r>
        <w:t>Eso</w:t>
      </w:r>
      <w:proofErr w:type="spellEnd"/>
      <w:r>
        <w:t xml:space="preserve">-Bücher. Nicht Jed McKenna. Nicht die Erkenntnis, dass alles eins ist und der Schmetterling gefressen wird. </w:t>
      </w:r>
    </w:p>
    <w:p w14:paraId="21543C14" w14:textId="77777777" w:rsidR="002A0287" w:rsidRDefault="00000000">
      <w:pPr>
        <w:ind w:left="19" w:right="15"/>
      </w:pPr>
      <w:r>
        <w:t xml:space="preserve">Menschen. </w:t>
      </w:r>
    </w:p>
    <w:p w14:paraId="37919692" w14:textId="77777777" w:rsidR="002A0287" w:rsidRDefault="00000000">
      <w:pPr>
        <w:ind w:left="19" w:right="15"/>
      </w:pPr>
      <w:r>
        <w:t xml:space="preserve">Ein weinendes Kind, das Hunger hat. </w:t>
      </w:r>
    </w:p>
    <w:p w14:paraId="674A2791" w14:textId="77777777" w:rsidR="002A0287" w:rsidRDefault="00000000">
      <w:pPr>
        <w:ind w:left="19" w:right="15"/>
      </w:pPr>
      <w:r>
        <w:t xml:space="preserve">Ein Freund, der weiß, dass du durch bist, und trotzdem bleibt. </w:t>
      </w:r>
    </w:p>
    <w:p w14:paraId="22DCDF49" w14:textId="77777777" w:rsidR="002A0287" w:rsidRDefault="00000000">
      <w:pPr>
        <w:spacing w:after="409"/>
        <w:ind w:left="19" w:right="15"/>
      </w:pPr>
      <w:r>
        <w:t xml:space="preserve">Eine Familie, die dich aufnimmt, obwohl du nichts zu geben hast. </w:t>
      </w:r>
    </w:p>
    <w:p w14:paraId="0E6EC5CB" w14:textId="77777777" w:rsidR="002A0287" w:rsidRDefault="00000000">
      <w:pPr>
        <w:ind w:left="19" w:right="15"/>
      </w:pPr>
      <w:r>
        <w:t xml:space="preserve">Ich rufe ihn viel zu selten an. </w:t>
      </w:r>
    </w:p>
    <w:p w14:paraId="4AA6C128" w14:textId="77777777" w:rsidR="002A0287" w:rsidRDefault="00000000">
      <w:pPr>
        <w:ind w:left="19" w:right="15"/>
      </w:pPr>
      <w:r>
        <w:t xml:space="preserve">Jahre nicht gemeldet. </w:t>
      </w:r>
    </w:p>
    <w:p w14:paraId="7A4CEF26" w14:textId="77777777" w:rsidR="002A0287" w:rsidRDefault="00000000">
      <w:pPr>
        <w:spacing w:after="611"/>
        <w:ind w:left="19" w:right="15"/>
      </w:pPr>
      <w:r>
        <w:t xml:space="preserve">Das wird sich ändern. </w:t>
      </w:r>
    </w:p>
    <w:p w14:paraId="747F79EA" w14:textId="77777777" w:rsidR="002A0287" w:rsidRDefault="00000000">
      <w:pPr>
        <w:spacing w:after="215" w:line="265" w:lineRule="auto"/>
        <w:ind w:left="11" w:right="1"/>
        <w:jc w:val="center"/>
      </w:pPr>
      <w:r>
        <w:t xml:space="preserve">[Ende Kapitel 11: Die Insel] </w:t>
      </w:r>
    </w:p>
    <w:p w14:paraId="5975029D" w14:textId="77777777" w:rsidR="002A0287" w:rsidRDefault="00000000">
      <w:pPr>
        <w:pStyle w:val="berschrift4"/>
        <w:spacing w:line="259" w:lineRule="auto"/>
        <w:jc w:val="center"/>
      </w:pPr>
      <w:r>
        <w:rPr>
          <w:color w:val="666666"/>
          <w:sz w:val="24"/>
        </w:rPr>
        <w:t>Langeoog, 2013-2015</w:t>
      </w:r>
      <w:r>
        <w:rPr>
          <w:sz w:val="24"/>
        </w:rPr>
        <w:t xml:space="preserve"> </w:t>
      </w:r>
      <w:r>
        <w:rPr>
          <w:color w:val="666666"/>
          <w:sz w:val="24"/>
        </w:rPr>
        <w:t>Wörter: ~1.600 | Status: ERWEITERT V2</w:t>
      </w:r>
      <w:r>
        <w:rPr>
          <w:sz w:val="24"/>
        </w:rPr>
        <w:t xml:space="preserve"> </w:t>
      </w:r>
    </w:p>
    <w:p w14:paraId="78F21D92"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B655063" w14:textId="77777777" w:rsidR="002A0287" w:rsidRDefault="00000000">
      <w:pPr>
        <w:spacing w:after="0"/>
        <w:ind w:left="19" w:right="15"/>
      </w:pPr>
      <w:r>
        <w:t xml:space="preserve"># INTERMEZZO: Der schwarze Vogel </w:t>
      </w:r>
    </w:p>
    <w:p w14:paraId="78C9EACF" w14:textId="77777777" w:rsidR="002A0287" w:rsidRDefault="00000000">
      <w:pPr>
        <w:spacing w:after="0" w:line="259" w:lineRule="auto"/>
        <w:ind w:left="0" w:right="0" w:firstLine="0"/>
      </w:pPr>
      <w:r>
        <w:t xml:space="preserve"> </w:t>
      </w:r>
    </w:p>
    <w:p w14:paraId="75420959" w14:textId="77777777" w:rsidR="002A0287" w:rsidRDefault="00000000">
      <w:pPr>
        <w:spacing w:after="0"/>
        <w:ind w:left="19" w:right="15"/>
      </w:pPr>
      <w:r>
        <w:t xml:space="preserve">*Über Ludwig Hirsch* </w:t>
      </w:r>
    </w:p>
    <w:p w14:paraId="016D88CE" w14:textId="77777777" w:rsidR="002A0287" w:rsidRDefault="00000000">
      <w:pPr>
        <w:spacing w:after="0" w:line="259" w:lineRule="auto"/>
        <w:ind w:left="0" w:right="0" w:firstLine="0"/>
      </w:pPr>
      <w:r>
        <w:t xml:space="preserve"> </w:t>
      </w:r>
    </w:p>
    <w:p w14:paraId="622608D9" w14:textId="77777777" w:rsidR="002A0287" w:rsidRDefault="00000000">
      <w:pPr>
        <w:spacing w:after="0"/>
        <w:ind w:left="19" w:right="15"/>
      </w:pPr>
      <w:r>
        <w:t xml:space="preserve">--- </w:t>
      </w:r>
    </w:p>
    <w:p w14:paraId="682E47A5" w14:textId="77777777" w:rsidR="002A0287" w:rsidRDefault="00000000">
      <w:pPr>
        <w:spacing w:after="0" w:line="259" w:lineRule="auto"/>
        <w:ind w:left="0" w:right="0" w:firstLine="0"/>
      </w:pPr>
      <w:r>
        <w:t xml:space="preserve"> </w:t>
      </w:r>
    </w:p>
    <w:p w14:paraId="527F6FF0" w14:textId="77777777" w:rsidR="002A0287" w:rsidRDefault="00000000">
      <w:pPr>
        <w:spacing w:after="0"/>
        <w:ind w:left="19" w:right="15"/>
      </w:pPr>
      <w:r>
        <w:t xml:space="preserve">Ich kannte die Texte, bevor ich sie verstand. </w:t>
      </w:r>
    </w:p>
    <w:p w14:paraId="7DF632B6" w14:textId="77777777" w:rsidR="002A0287" w:rsidRDefault="00000000">
      <w:pPr>
        <w:spacing w:after="0" w:line="259" w:lineRule="auto"/>
        <w:ind w:left="0" w:right="0" w:firstLine="0"/>
      </w:pPr>
      <w:r>
        <w:t xml:space="preserve"> </w:t>
      </w:r>
    </w:p>
    <w:p w14:paraId="690458DD" w14:textId="77777777" w:rsidR="002A0287" w:rsidRDefault="00000000">
      <w:pPr>
        <w:spacing w:after="0"/>
        <w:ind w:left="19" w:right="15"/>
      </w:pPr>
      <w:r>
        <w:lastRenderedPageBreak/>
        <w:t xml:space="preserve">Mein Onkel hatte die Platte. Erscheinungsjahr. Riesenfan. Ich war ein Kind und sang mit. </w:t>
      </w:r>
    </w:p>
    <w:p w14:paraId="66D213F0" w14:textId="77777777" w:rsidR="002A0287" w:rsidRDefault="00000000">
      <w:pPr>
        <w:spacing w:after="0" w:line="259" w:lineRule="auto"/>
        <w:ind w:left="0" w:right="0" w:firstLine="0"/>
      </w:pPr>
      <w:r>
        <w:t xml:space="preserve"> </w:t>
      </w:r>
    </w:p>
    <w:p w14:paraId="2453CF7B" w14:textId="77777777" w:rsidR="002A0287" w:rsidRDefault="00000000">
      <w:pPr>
        <w:spacing w:after="0"/>
        <w:ind w:left="19" w:right="15"/>
      </w:pPr>
      <w:r>
        <w:t xml:space="preserve">Die Bilderbücher, die aus dem Fenster fliegen. Herr Haslinger und was er getan hat. Zwei weiße kleine Schuhe, die im Fluss schwimmen. Die Omama. </w:t>
      </w:r>
    </w:p>
    <w:p w14:paraId="3E4B6DBC" w14:textId="77777777" w:rsidR="002A0287" w:rsidRDefault="00000000">
      <w:pPr>
        <w:spacing w:after="0" w:line="259" w:lineRule="auto"/>
        <w:ind w:left="0" w:right="0" w:firstLine="0"/>
      </w:pPr>
      <w:r>
        <w:t xml:space="preserve"> </w:t>
      </w:r>
    </w:p>
    <w:p w14:paraId="6EBDAD25" w14:textId="77777777" w:rsidR="002A0287" w:rsidRDefault="00000000">
      <w:pPr>
        <w:spacing w:after="0"/>
        <w:ind w:left="19" w:right="15"/>
      </w:pPr>
      <w:r>
        <w:t xml:space="preserve">Ich sang. Ich verstand nichts. </w:t>
      </w:r>
    </w:p>
    <w:p w14:paraId="7DA85B33" w14:textId="77777777" w:rsidR="002A0287" w:rsidRDefault="00000000">
      <w:pPr>
        <w:spacing w:after="0" w:line="259" w:lineRule="auto"/>
        <w:ind w:left="0" w:right="0" w:firstLine="0"/>
      </w:pPr>
      <w:r>
        <w:t xml:space="preserve"> </w:t>
      </w:r>
    </w:p>
    <w:p w14:paraId="3EBFAFFC" w14:textId="77777777" w:rsidR="002A0287" w:rsidRDefault="00000000">
      <w:pPr>
        <w:spacing w:after="0"/>
        <w:ind w:left="19" w:right="15"/>
      </w:pPr>
      <w:r>
        <w:t xml:space="preserve">So ist das mit Ludwig. </w:t>
      </w:r>
    </w:p>
    <w:p w14:paraId="5ACF2525" w14:textId="77777777" w:rsidR="002A0287" w:rsidRDefault="00000000">
      <w:pPr>
        <w:spacing w:after="0" w:line="259" w:lineRule="auto"/>
        <w:ind w:left="0" w:right="0" w:firstLine="0"/>
      </w:pPr>
      <w:r>
        <w:t xml:space="preserve"> </w:t>
      </w:r>
    </w:p>
    <w:p w14:paraId="57D0EB09" w14:textId="77777777" w:rsidR="002A0287" w:rsidRDefault="00000000">
      <w:pPr>
        <w:spacing w:after="0"/>
        <w:ind w:left="19" w:right="15"/>
      </w:pPr>
      <w:r>
        <w:t xml:space="preserve">--- </w:t>
      </w:r>
    </w:p>
    <w:p w14:paraId="04D59602" w14:textId="77777777" w:rsidR="002A0287" w:rsidRDefault="00000000">
      <w:pPr>
        <w:spacing w:after="0" w:line="259" w:lineRule="auto"/>
        <w:ind w:left="0" w:right="0" w:firstLine="0"/>
      </w:pPr>
      <w:r>
        <w:t xml:space="preserve"> </w:t>
      </w:r>
    </w:p>
    <w:p w14:paraId="10E8871F" w14:textId="77777777" w:rsidR="002A0287" w:rsidRDefault="00000000">
      <w:pPr>
        <w:spacing w:after="0"/>
        <w:ind w:left="19" w:right="15"/>
      </w:pPr>
      <w:r>
        <w:t xml:space="preserve">Er tritt dich nicht, wenn du es verstehen willst. </w:t>
      </w:r>
    </w:p>
    <w:p w14:paraId="4394732C" w14:textId="77777777" w:rsidR="002A0287" w:rsidRDefault="00000000">
      <w:pPr>
        <w:spacing w:after="0" w:line="259" w:lineRule="auto"/>
        <w:ind w:left="0" w:right="0" w:firstLine="0"/>
      </w:pPr>
      <w:r>
        <w:t xml:space="preserve"> </w:t>
      </w:r>
    </w:p>
    <w:p w14:paraId="311340B1" w14:textId="77777777" w:rsidR="002A0287" w:rsidRDefault="00000000">
      <w:pPr>
        <w:spacing w:after="0"/>
        <w:ind w:left="19" w:right="15"/>
      </w:pPr>
      <w:r>
        <w:t xml:space="preserve">Er tritt dich, wenn du es verstanden hast. </w:t>
      </w:r>
    </w:p>
    <w:p w14:paraId="4AA59ABF" w14:textId="77777777" w:rsidR="002A0287" w:rsidRDefault="00000000">
      <w:pPr>
        <w:spacing w:after="0" w:line="259" w:lineRule="auto"/>
        <w:ind w:left="0" w:right="0" w:firstLine="0"/>
      </w:pPr>
      <w:r>
        <w:t xml:space="preserve"> </w:t>
      </w:r>
    </w:p>
    <w:p w14:paraId="4E2E6010" w14:textId="77777777" w:rsidR="002A0287" w:rsidRDefault="00000000">
      <w:pPr>
        <w:spacing w:after="0"/>
        <w:ind w:left="19" w:right="15"/>
      </w:pPr>
      <w:r>
        <w:t xml:space="preserve">--- </w:t>
      </w:r>
    </w:p>
    <w:p w14:paraId="64281503" w14:textId="77777777" w:rsidR="002A0287" w:rsidRDefault="00000000">
      <w:pPr>
        <w:spacing w:after="0" w:line="259" w:lineRule="auto"/>
        <w:ind w:left="0" w:right="0" w:firstLine="0"/>
      </w:pPr>
      <w:r>
        <w:t xml:space="preserve"> </w:t>
      </w:r>
    </w:p>
    <w:p w14:paraId="70BAEDB4" w14:textId="77777777" w:rsidR="002A0287" w:rsidRDefault="00000000">
      <w:pPr>
        <w:spacing w:after="0"/>
        <w:ind w:left="19" w:right="15"/>
      </w:pPr>
      <w:r>
        <w:t xml:space="preserve">Der große schwarze Vogel. Ich hörte ihn mein ganzes Leben. </w:t>
      </w:r>
    </w:p>
    <w:p w14:paraId="4E3DF585" w14:textId="77777777" w:rsidR="002A0287" w:rsidRDefault="00000000">
      <w:pPr>
        <w:spacing w:after="0" w:line="259" w:lineRule="auto"/>
        <w:ind w:left="0" w:right="0" w:firstLine="0"/>
      </w:pPr>
      <w:r>
        <w:t xml:space="preserve"> </w:t>
      </w:r>
    </w:p>
    <w:p w14:paraId="3A00D525" w14:textId="77777777" w:rsidR="002A0287" w:rsidRDefault="00000000">
      <w:pPr>
        <w:spacing w:after="0"/>
        <w:ind w:left="19" w:right="15"/>
      </w:pPr>
      <w:r>
        <w:t xml:space="preserve">Als Kind: ein Lied. Seltsam. Dunkel. Die Melodie blieb hängen. </w:t>
      </w:r>
    </w:p>
    <w:p w14:paraId="4CFDC083" w14:textId="77777777" w:rsidR="002A0287" w:rsidRDefault="00000000">
      <w:pPr>
        <w:spacing w:after="0" w:line="259" w:lineRule="auto"/>
        <w:ind w:left="0" w:right="0" w:firstLine="0"/>
      </w:pPr>
      <w:r>
        <w:t xml:space="preserve"> </w:t>
      </w:r>
    </w:p>
    <w:p w14:paraId="3DCF33C9" w14:textId="77777777" w:rsidR="002A0287" w:rsidRDefault="00000000">
      <w:pPr>
        <w:spacing w:after="0"/>
        <w:ind w:left="19" w:right="15"/>
      </w:pPr>
      <w:r>
        <w:t xml:space="preserve">Als Jugendlicher: ein Text. Morbide. Faszinierend. Nichts für die Charts. </w:t>
      </w:r>
    </w:p>
    <w:p w14:paraId="510289D3" w14:textId="77777777" w:rsidR="002A0287" w:rsidRDefault="00000000">
      <w:pPr>
        <w:spacing w:after="0" w:line="259" w:lineRule="auto"/>
        <w:ind w:left="0" w:right="0" w:firstLine="0"/>
      </w:pPr>
      <w:r>
        <w:t xml:space="preserve"> </w:t>
      </w:r>
    </w:p>
    <w:p w14:paraId="696E3B64" w14:textId="77777777" w:rsidR="002A0287" w:rsidRDefault="00000000">
      <w:pPr>
        <w:spacing w:after="0"/>
        <w:ind w:left="19" w:right="15"/>
      </w:pPr>
      <w:r>
        <w:t xml:space="preserve">Als Erwachsener: eine Wahrheit. Die man nicht ausspricht. Die man nicht anschaut. Die trotzdem da ist. </w:t>
      </w:r>
    </w:p>
    <w:p w14:paraId="44E96011" w14:textId="77777777" w:rsidR="002A0287" w:rsidRDefault="00000000">
      <w:pPr>
        <w:spacing w:after="0" w:line="259" w:lineRule="auto"/>
        <w:ind w:left="0" w:right="0" w:firstLine="0"/>
      </w:pPr>
      <w:r>
        <w:t xml:space="preserve"> </w:t>
      </w:r>
    </w:p>
    <w:p w14:paraId="481745DD" w14:textId="77777777" w:rsidR="002A0287" w:rsidRDefault="00000000">
      <w:pPr>
        <w:spacing w:after="0"/>
        <w:ind w:left="19" w:right="15"/>
      </w:pPr>
      <w:r>
        <w:t xml:space="preserve">--- </w:t>
      </w:r>
    </w:p>
    <w:p w14:paraId="3FE01962" w14:textId="77777777" w:rsidR="002A0287" w:rsidRDefault="00000000">
      <w:pPr>
        <w:spacing w:after="0" w:line="259" w:lineRule="auto"/>
        <w:ind w:left="0" w:right="0" w:firstLine="0"/>
      </w:pPr>
      <w:r>
        <w:t xml:space="preserve"> </w:t>
      </w:r>
    </w:p>
    <w:p w14:paraId="133AA63C" w14:textId="77777777" w:rsidR="002A0287" w:rsidRDefault="00000000">
      <w:pPr>
        <w:spacing w:after="0"/>
        <w:ind w:left="19" w:right="15"/>
      </w:pPr>
      <w:r>
        <w:t xml:space="preserve">Auf der Insel verstand ich ihn. </w:t>
      </w:r>
    </w:p>
    <w:p w14:paraId="4C081946" w14:textId="77777777" w:rsidR="002A0287" w:rsidRDefault="00000000">
      <w:pPr>
        <w:spacing w:after="0" w:line="259" w:lineRule="auto"/>
        <w:ind w:left="0" w:right="0" w:firstLine="0"/>
      </w:pPr>
      <w:r>
        <w:t xml:space="preserve"> </w:t>
      </w:r>
    </w:p>
    <w:p w14:paraId="6DBE6539" w14:textId="77777777" w:rsidR="002A0287" w:rsidRDefault="00000000">
      <w:pPr>
        <w:spacing w:after="0"/>
        <w:ind w:left="19" w:right="15"/>
      </w:pPr>
      <w:r>
        <w:t xml:space="preserve">Nach Jörg. Nach dem leeren Kinderzimmer. Im torlosen Tor. </w:t>
      </w:r>
    </w:p>
    <w:p w14:paraId="3C3E30E5" w14:textId="77777777" w:rsidR="002A0287" w:rsidRDefault="00000000">
      <w:pPr>
        <w:spacing w:after="0" w:line="259" w:lineRule="auto"/>
        <w:ind w:left="0" w:right="0" w:firstLine="0"/>
      </w:pPr>
      <w:r>
        <w:t xml:space="preserve"> </w:t>
      </w:r>
    </w:p>
    <w:p w14:paraId="38E69E54" w14:textId="77777777" w:rsidR="002A0287" w:rsidRDefault="00000000">
      <w:pPr>
        <w:spacing w:after="0"/>
        <w:ind w:left="19" w:right="15"/>
      </w:pPr>
      <w:r>
        <w:t xml:space="preserve">*Komm großer schwarzer </w:t>
      </w:r>
      <w:proofErr w:type="gramStart"/>
      <w:r>
        <w:t>Vogel.*</w:t>
      </w:r>
      <w:proofErr w:type="gramEnd"/>
      <w:r>
        <w:t xml:space="preserve"> </w:t>
      </w:r>
    </w:p>
    <w:p w14:paraId="0254CDE4" w14:textId="77777777" w:rsidR="002A0287" w:rsidRDefault="00000000">
      <w:pPr>
        <w:spacing w:after="0" w:line="259" w:lineRule="auto"/>
        <w:ind w:left="0" w:right="0" w:firstLine="0"/>
      </w:pPr>
      <w:r>
        <w:t xml:space="preserve"> </w:t>
      </w:r>
    </w:p>
    <w:p w14:paraId="0A6B6159" w14:textId="77777777" w:rsidR="002A0287" w:rsidRDefault="00000000">
      <w:pPr>
        <w:spacing w:after="0"/>
        <w:ind w:left="19" w:right="15"/>
      </w:pPr>
      <w:r>
        <w:t xml:space="preserve">Er kam nicht. Oder er kam und ich sah ihn nicht. Oder ich sah ihn und schickte ihn weg. </w:t>
      </w:r>
    </w:p>
    <w:p w14:paraId="54824BAE" w14:textId="77777777" w:rsidR="002A0287" w:rsidRDefault="00000000">
      <w:pPr>
        <w:spacing w:after="0" w:line="259" w:lineRule="auto"/>
        <w:ind w:left="0" w:right="0" w:firstLine="0"/>
      </w:pPr>
      <w:r>
        <w:t xml:space="preserve"> </w:t>
      </w:r>
    </w:p>
    <w:p w14:paraId="259E3376" w14:textId="77777777" w:rsidR="002A0287" w:rsidRDefault="00000000">
      <w:pPr>
        <w:spacing w:after="0"/>
        <w:ind w:left="19" w:right="15"/>
      </w:pPr>
      <w:r>
        <w:t xml:space="preserve">Ich weiß es nicht mehr. </w:t>
      </w:r>
    </w:p>
    <w:p w14:paraId="4128F794" w14:textId="77777777" w:rsidR="002A0287" w:rsidRDefault="00000000">
      <w:pPr>
        <w:spacing w:after="0" w:line="259" w:lineRule="auto"/>
        <w:ind w:left="0" w:right="0" w:firstLine="0"/>
      </w:pPr>
      <w:r>
        <w:t xml:space="preserve"> </w:t>
      </w:r>
    </w:p>
    <w:p w14:paraId="5BAECE11" w14:textId="77777777" w:rsidR="002A0287" w:rsidRDefault="00000000">
      <w:pPr>
        <w:spacing w:after="0"/>
        <w:ind w:left="19" w:right="15"/>
      </w:pPr>
      <w:r>
        <w:t xml:space="preserve">Ich weiß nur: Ludwig wusste es. Schon damals. Schon immer. </w:t>
      </w:r>
    </w:p>
    <w:p w14:paraId="5C245231" w14:textId="77777777" w:rsidR="002A0287" w:rsidRDefault="00000000">
      <w:pPr>
        <w:spacing w:after="0" w:line="259" w:lineRule="auto"/>
        <w:ind w:left="0" w:right="0" w:firstLine="0"/>
      </w:pPr>
      <w:r>
        <w:t xml:space="preserve"> </w:t>
      </w:r>
    </w:p>
    <w:p w14:paraId="787210D7" w14:textId="77777777" w:rsidR="002A0287" w:rsidRDefault="00000000">
      <w:pPr>
        <w:spacing w:after="0"/>
        <w:ind w:left="19" w:right="15"/>
      </w:pPr>
      <w:r>
        <w:t xml:space="preserve">Der Scheißkerl wusste es. </w:t>
      </w:r>
    </w:p>
    <w:p w14:paraId="4AFD0FA7" w14:textId="77777777" w:rsidR="002A0287" w:rsidRDefault="00000000">
      <w:pPr>
        <w:spacing w:after="0" w:line="259" w:lineRule="auto"/>
        <w:ind w:left="0" w:right="0" w:firstLine="0"/>
      </w:pPr>
      <w:r>
        <w:t xml:space="preserve"> </w:t>
      </w:r>
    </w:p>
    <w:p w14:paraId="694E43C5" w14:textId="77777777" w:rsidR="002A0287" w:rsidRDefault="00000000">
      <w:pPr>
        <w:spacing w:after="0"/>
        <w:ind w:left="19" w:right="15"/>
      </w:pPr>
      <w:r>
        <w:t xml:space="preserve">--- </w:t>
      </w:r>
    </w:p>
    <w:p w14:paraId="7A8ACF0E" w14:textId="77777777" w:rsidR="002A0287" w:rsidRDefault="00000000">
      <w:pPr>
        <w:spacing w:after="0" w:line="259" w:lineRule="auto"/>
        <w:ind w:left="0" w:right="0" w:firstLine="0"/>
      </w:pPr>
      <w:r>
        <w:t xml:space="preserve"> </w:t>
      </w:r>
    </w:p>
    <w:p w14:paraId="3A363AE8" w14:textId="77777777" w:rsidR="002A0287" w:rsidRDefault="00000000">
      <w:pPr>
        <w:spacing w:after="0"/>
        <w:ind w:left="19" w:right="15"/>
      </w:pPr>
      <w:r>
        <w:t xml:space="preserve">*Manche Musik hört </w:t>
      </w:r>
      <w:proofErr w:type="gramStart"/>
      <w:r>
        <w:t>man.*</w:t>
      </w:r>
      <w:proofErr w:type="gramEnd"/>
      <w:r>
        <w:t xml:space="preserve"> </w:t>
      </w:r>
    </w:p>
    <w:p w14:paraId="4D7EA2A2" w14:textId="77777777" w:rsidR="002A0287" w:rsidRDefault="00000000">
      <w:pPr>
        <w:spacing w:after="0" w:line="259" w:lineRule="auto"/>
        <w:ind w:left="0" w:right="0" w:firstLine="0"/>
      </w:pPr>
      <w:r>
        <w:lastRenderedPageBreak/>
        <w:t xml:space="preserve"> </w:t>
      </w:r>
    </w:p>
    <w:p w14:paraId="0E31FE37" w14:textId="77777777" w:rsidR="002A0287" w:rsidRDefault="00000000">
      <w:pPr>
        <w:spacing w:after="0"/>
        <w:ind w:left="19" w:right="15"/>
      </w:pPr>
      <w:r>
        <w:t xml:space="preserve">*Manche Musik versteht </w:t>
      </w:r>
      <w:proofErr w:type="gramStart"/>
      <w:r>
        <w:t>man.*</w:t>
      </w:r>
      <w:proofErr w:type="gramEnd"/>
      <w:r>
        <w:t xml:space="preserve"> </w:t>
      </w:r>
    </w:p>
    <w:p w14:paraId="2EF243E5" w14:textId="77777777" w:rsidR="002A0287" w:rsidRDefault="00000000">
      <w:pPr>
        <w:spacing w:after="0" w:line="259" w:lineRule="auto"/>
        <w:ind w:left="0" w:right="0" w:firstLine="0"/>
      </w:pPr>
      <w:r>
        <w:t xml:space="preserve"> </w:t>
      </w:r>
    </w:p>
    <w:p w14:paraId="1F237FB6" w14:textId="77777777" w:rsidR="002A0287" w:rsidRDefault="00000000">
      <w:pPr>
        <w:spacing w:after="0"/>
        <w:ind w:left="19" w:right="15"/>
      </w:pPr>
      <w:r>
        <w:t xml:space="preserve">*Und manche Musik wartet. Jahrzehnte. Bis du bereit </w:t>
      </w:r>
      <w:proofErr w:type="gramStart"/>
      <w:r>
        <w:t>bist.*</w:t>
      </w:r>
      <w:proofErr w:type="gramEnd"/>
      <w:r>
        <w:t xml:space="preserve"> </w:t>
      </w:r>
    </w:p>
    <w:p w14:paraId="2FE72297" w14:textId="77777777" w:rsidR="002A0287" w:rsidRDefault="00000000">
      <w:pPr>
        <w:spacing w:after="0" w:line="259" w:lineRule="auto"/>
        <w:ind w:left="0" w:right="0" w:firstLine="0"/>
      </w:pPr>
      <w:r>
        <w:t xml:space="preserve"> </w:t>
      </w:r>
    </w:p>
    <w:p w14:paraId="5126BA8B" w14:textId="77777777" w:rsidR="002A0287" w:rsidRDefault="00000000">
      <w:pPr>
        <w:spacing w:after="0"/>
        <w:ind w:left="19" w:right="15"/>
      </w:pPr>
      <w:r>
        <w:t xml:space="preserve">*Dann tritt sie dich in die </w:t>
      </w:r>
      <w:proofErr w:type="gramStart"/>
      <w:r>
        <w:t>Fresse.*</w:t>
      </w:r>
      <w:proofErr w:type="gramEnd"/>
      <w:r>
        <w:t xml:space="preserve"> </w:t>
      </w:r>
    </w:p>
    <w:p w14:paraId="55CF4F78" w14:textId="77777777" w:rsidR="002A0287" w:rsidRDefault="00000000">
      <w:pPr>
        <w:spacing w:after="0" w:line="259" w:lineRule="auto"/>
        <w:ind w:left="0" w:right="0" w:firstLine="0"/>
      </w:pPr>
      <w:r>
        <w:t xml:space="preserve"> </w:t>
      </w:r>
    </w:p>
    <w:p w14:paraId="0D289ACB" w14:textId="77777777" w:rsidR="002A0287" w:rsidRDefault="00000000">
      <w:pPr>
        <w:spacing w:after="0"/>
        <w:ind w:left="19" w:right="15"/>
      </w:pPr>
      <w:r>
        <w:t xml:space="preserve">--- </w:t>
      </w:r>
    </w:p>
    <w:p w14:paraId="69C71C4F" w14:textId="77777777" w:rsidR="002A0287" w:rsidRDefault="00000000">
      <w:pPr>
        <w:spacing w:after="0" w:line="259" w:lineRule="auto"/>
        <w:ind w:left="0" w:right="0" w:firstLine="0"/>
      </w:pPr>
      <w:r>
        <w:t xml:space="preserve"> </w:t>
      </w:r>
    </w:p>
    <w:p w14:paraId="1695F63E" w14:textId="77777777" w:rsidR="002A0287" w:rsidRDefault="00000000">
      <w:pPr>
        <w:spacing w:after="0"/>
        <w:ind w:left="19" w:right="15"/>
      </w:pPr>
      <w:r>
        <w:t xml:space="preserve">**[Ende Intermezzo: Der schwarze </w:t>
      </w:r>
      <w:proofErr w:type="gramStart"/>
      <w:r>
        <w:t>Vogel]*</w:t>
      </w:r>
      <w:proofErr w:type="gramEnd"/>
      <w:r>
        <w:t xml:space="preserve">* </w:t>
      </w:r>
    </w:p>
    <w:p w14:paraId="12145F73" w14:textId="77777777" w:rsidR="002A0287" w:rsidRDefault="00000000">
      <w:pPr>
        <w:spacing w:after="0" w:line="259" w:lineRule="auto"/>
        <w:ind w:left="0" w:right="0" w:firstLine="0"/>
      </w:pPr>
      <w:r>
        <w:t xml:space="preserve"> </w:t>
      </w:r>
    </w:p>
    <w:p w14:paraId="329E77B9" w14:textId="77777777" w:rsidR="002A0287" w:rsidRDefault="00000000">
      <w:pPr>
        <w:spacing w:after="5"/>
        <w:ind w:left="19" w:right="15"/>
      </w:pPr>
      <w:r>
        <w:t xml:space="preserve">*Wörter: ~280* </w:t>
      </w:r>
    </w:p>
    <w:p w14:paraId="0463CFD9" w14:textId="77777777" w:rsidR="002A0287" w:rsidRDefault="00000000">
      <w:pPr>
        <w:spacing w:after="0"/>
        <w:ind w:left="19" w:right="15"/>
      </w:pPr>
      <w:r>
        <w:rPr>
          <w:noProof/>
        </w:rPr>
        <w:drawing>
          <wp:anchor distT="0" distB="0" distL="114300" distR="114300" simplePos="0" relativeHeight="251658240" behindDoc="0" locked="0" layoutInCell="1" allowOverlap="0" wp14:anchorId="5F09AE87" wp14:editId="11796483">
            <wp:simplePos x="0" y="0"/>
            <wp:positionH relativeFrom="column">
              <wp:posOffset>571500</wp:posOffset>
            </wp:positionH>
            <wp:positionV relativeFrom="paragraph">
              <wp:posOffset>-15372</wp:posOffset>
            </wp:positionV>
            <wp:extent cx="152400" cy="152400"/>
            <wp:effectExtent l="0" t="0" r="0" b="0"/>
            <wp:wrapNone/>
            <wp:docPr id="9182" name="Picture 9182"/>
            <wp:cNvGraphicFramePr/>
            <a:graphic xmlns:a="http://schemas.openxmlformats.org/drawingml/2006/main">
              <a:graphicData uri="http://schemas.openxmlformats.org/drawingml/2006/picture">
                <pic:pic xmlns:pic="http://schemas.openxmlformats.org/drawingml/2006/picture">
                  <pic:nvPicPr>
                    <pic:cNvPr id="9182" name="Picture 9182"/>
                    <pic:cNvPicPr/>
                  </pic:nvPicPr>
                  <pic:blipFill>
                    <a:blip r:embed="rId48"/>
                    <a:stretch>
                      <a:fillRect/>
                    </a:stretch>
                  </pic:blipFill>
                  <pic:spPr>
                    <a:xfrm>
                      <a:off x="0" y="0"/>
                      <a:ext cx="152400" cy="152400"/>
                    </a:xfrm>
                    <a:prstGeom prst="rect">
                      <a:avLst/>
                    </a:prstGeom>
                  </pic:spPr>
                </pic:pic>
              </a:graphicData>
            </a:graphic>
          </wp:anchor>
        </w:drawing>
      </w:r>
      <w:r>
        <w:t xml:space="preserve">*Status: </w:t>
      </w:r>
      <w:r>
        <w:rPr>
          <w:rFonts w:ascii="Calibri" w:eastAsia="Calibri" w:hAnsi="Calibri" w:cs="Calibri"/>
        </w:rPr>
        <w:t>✅</w:t>
      </w:r>
      <w:r>
        <w:t xml:space="preserve"> FERTIG* </w:t>
      </w:r>
    </w:p>
    <w:p w14:paraId="042970EE" w14:textId="77777777" w:rsidR="002A0287" w:rsidRDefault="00000000">
      <w:pPr>
        <w:spacing w:after="0" w:line="239" w:lineRule="auto"/>
        <w:ind w:left="0" w:right="6088" w:firstLine="0"/>
      </w:pP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44DE1DAC" w14:textId="77777777" w:rsidR="002A0287" w:rsidRDefault="00000000">
      <w:pPr>
        <w:pStyle w:val="berschrift1"/>
        <w:spacing w:after="108" w:line="267" w:lineRule="auto"/>
        <w:ind w:left="-5"/>
      </w:pPr>
      <w:bookmarkStart w:id="96" w:name="_Toc170029"/>
      <w:r>
        <w:rPr>
          <w:rFonts w:ascii="Georgia" w:eastAsia="Georgia" w:hAnsi="Georgia" w:cs="Georgia"/>
          <w:b w:val="0"/>
          <w:i w:val="0"/>
          <w:color w:val="0F4761"/>
          <w:sz w:val="40"/>
        </w:rPr>
        <w:lastRenderedPageBreak/>
        <w:t xml:space="preserve">INTERMEZZO </w:t>
      </w:r>
      <w:bookmarkEnd w:id="96"/>
    </w:p>
    <w:p w14:paraId="182526B4" w14:textId="77777777" w:rsidR="002A0287" w:rsidRDefault="00000000">
      <w:pPr>
        <w:pStyle w:val="berschrift2"/>
        <w:spacing w:after="101"/>
        <w:ind w:left="-5"/>
      </w:pPr>
      <w:bookmarkStart w:id="97" w:name="_Toc170030"/>
      <w:r>
        <w:rPr>
          <w:sz w:val="32"/>
        </w:rPr>
        <w:t xml:space="preserve">Star Wars </w:t>
      </w:r>
      <w:bookmarkEnd w:id="97"/>
    </w:p>
    <w:p w14:paraId="644A8B59"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7911A58A" wp14:editId="3508A8ED">
                <wp:extent cx="4394200" cy="10160"/>
                <wp:effectExtent l="0" t="0" r="0" b="0"/>
                <wp:docPr id="148683" name="Group 14868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3" name="Picture 164443"/>
                          <pic:cNvPicPr/>
                        </pic:nvPicPr>
                        <pic:blipFill>
                          <a:blip r:embed="rId33"/>
                          <a:stretch>
                            <a:fillRect/>
                          </a:stretch>
                        </pic:blipFill>
                        <pic:spPr>
                          <a:xfrm>
                            <a:off x="-3364" y="-3737"/>
                            <a:ext cx="4398264" cy="15240"/>
                          </a:xfrm>
                          <a:prstGeom prst="rect">
                            <a:avLst/>
                          </a:prstGeom>
                        </pic:spPr>
                      </pic:pic>
                    </wpg:wgp>
                  </a:graphicData>
                </a:graphic>
              </wp:inline>
            </w:drawing>
          </mc:Choice>
          <mc:Fallback xmlns:a="http://schemas.openxmlformats.org/drawingml/2006/main">
            <w:pict>
              <v:group id="Group 148683" style="width:346pt;height:0.799988pt;mso-position-horizontal-relative:char;mso-position-vertical-relative:line" coordsize="43942,101">
                <v:shape id="Picture 164443" style="position:absolute;width:43982;height:152;left:-33;top:-37;" filled="f">
                  <v:imagedata r:id="rId34"/>
                </v:shape>
              </v:group>
            </w:pict>
          </mc:Fallback>
        </mc:AlternateContent>
      </w:r>
      <w:r>
        <w:t xml:space="preserve"> </w:t>
      </w:r>
    </w:p>
    <w:p w14:paraId="1AD0CBDF" w14:textId="77777777" w:rsidR="002A0287" w:rsidRDefault="00000000">
      <w:pPr>
        <w:spacing w:after="150"/>
        <w:ind w:left="19" w:right="15"/>
      </w:pPr>
      <w:r>
        <w:t xml:space="preserve">Alles voll, dann an Disney. Würg. </w:t>
      </w:r>
    </w:p>
    <w:p w14:paraId="5729EB20" w14:textId="77777777" w:rsidR="002A0287" w:rsidRDefault="00000000">
      <w:pPr>
        <w:spacing w:after="145"/>
        <w:ind w:left="19" w:right="15"/>
      </w:pPr>
      <w:r>
        <w:t xml:space="preserve">Das ist so mit Sammlungen. </w:t>
      </w:r>
    </w:p>
    <w:p w14:paraId="7E2DFE8B" w14:textId="77777777" w:rsidR="002A0287" w:rsidRDefault="00000000">
      <w:pPr>
        <w:spacing w:after="148"/>
        <w:ind w:left="19" w:right="15"/>
      </w:pPr>
      <w:r>
        <w:t xml:space="preserve">Man sammelt halt, weil man nicht anders kann. Und wenn aus einer Sammlung ein Hobby wird, aus dem Hobby eine Obsession und daraus dann Sucht? Ist das so? </w:t>
      </w:r>
      <w:proofErr w:type="gramStart"/>
      <w:r>
        <w:t>Bin</w:t>
      </w:r>
      <w:proofErr w:type="gramEnd"/>
      <w:r>
        <w:t xml:space="preserve"> </w:t>
      </w:r>
      <w:proofErr w:type="gramStart"/>
      <w:r>
        <w:t>ja kein</w:t>
      </w:r>
      <w:proofErr w:type="gramEnd"/>
      <w:r>
        <w:t xml:space="preserve"> Psychiater. </w:t>
      </w:r>
    </w:p>
    <w:p w14:paraId="458B051E" w14:textId="77777777" w:rsidR="002A0287" w:rsidRDefault="00000000">
      <w:pPr>
        <w:spacing w:after="145"/>
        <w:ind w:left="19" w:right="15"/>
      </w:pPr>
      <w:r>
        <w:t xml:space="preserve">Ich sammle Star Wars. Sammelte. Schon von klein an. </w:t>
      </w:r>
    </w:p>
    <w:p w14:paraId="01503C06" w14:textId="77777777" w:rsidR="002A0287" w:rsidRDefault="00000000">
      <w:pPr>
        <w:spacing w:after="150"/>
        <w:ind w:left="19" w:right="15"/>
      </w:pPr>
      <w:r>
        <w:t xml:space="preserve">Es war anders als heute. Es gab nichts zu sammeln. </w:t>
      </w:r>
    </w:p>
    <w:p w14:paraId="7E1B69C6" w14:textId="77777777" w:rsidR="002A0287" w:rsidRDefault="00000000">
      <w:pPr>
        <w:spacing w:after="148"/>
        <w:ind w:left="19" w:right="15"/>
      </w:pPr>
      <w:r>
        <w:t xml:space="preserve">Es </w:t>
      </w:r>
      <w:proofErr w:type="gramStart"/>
      <w:r>
        <w:t>war</w:t>
      </w:r>
      <w:proofErr w:type="gramEnd"/>
      <w:r>
        <w:t xml:space="preserve"> bevor Star Wars vom Bösen gekauft wurde. Bevor George die Rebellion verraten hat. Als alle Romane Canon waren. </w:t>
      </w:r>
    </w:p>
    <w:p w14:paraId="7CB5C897" w14:textId="77777777" w:rsidR="002A0287" w:rsidRDefault="00000000">
      <w:pPr>
        <w:spacing w:after="145"/>
        <w:ind w:left="19" w:right="15"/>
      </w:pPr>
      <w:r>
        <w:t xml:space="preserve">Star Wars begleitet mich schon mein ganzes Leben. </w:t>
      </w:r>
    </w:p>
    <w:p w14:paraId="64DD313B" w14:textId="77777777" w:rsidR="002A0287" w:rsidRDefault="00000000">
      <w:pPr>
        <w:spacing w:after="145"/>
        <w:ind w:left="19" w:right="15"/>
      </w:pPr>
      <w:r>
        <w:t xml:space="preserve">Der erste Film, in dem ich </w:t>
      </w:r>
      <w:proofErr w:type="gramStart"/>
      <w:r>
        <w:t>alleine</w:t>
      </w:r>
      <w:proofErr w:type="gramEnd"/>
      <w:r>
        <w:t xml:space="preserve"> mit meinem Onkel war. </w:t>
      </w:r>
    </w:p>
    <w:p w14:paraId="14B67F53" w14:textId="77777777" w:rsidR="002A0287" w:rsidRDefault="00000000">
      <w:pPr>
        <w:spacing w:after="148"/>
        <w:ind w:left="19" w:right="15"/>
      </w:pPr>
      <w:r>
        <w:t xml:space="preserve">Wir – ich sage extra wir – denn gemeinsam hatten wir alle Figuren, die es gab. Heute unvorstellbar. </w:t>
      </w:r>
    </w:p>
    <w:p w14:paraId="383F534B" w14:textId="77777777" w:rsidR="002A0287" w:rsidRDefault="00000000">
      <w:pPr>
        <w:spacing w:after="153"/>
        <w:ind w:left="19" w:right="15"/>
      </w:pPr>
      <w:r>
        <w:t xml:space="preserve">Später kamen dann die Plastikschiffe für die Actionfiguren. Dann die Eisstation. Der X-Wing. Ich hatte sie alle irgendwann. </w:t>
      </w:r>
    </w:p>
    <w:p w14:paraId="706B2A4D" w14:textId="77777777" w:rsidR="002A0287" w:rsidRDefault="00000000">
      <w:pPr>
        <w:spacing w:after="145"/>
        <w:ind w:left="19" w:right="15"/>
      </w:pPr>
      <w:r>
        <w:t xml:space="preserve">Dann las ich nur noch die Romane. Jede Woche einen, über Jahre. </w:t>
      </w:r>
    </w:p>
    <w:p w14:paraId="5A42C5CE" w14:textId="77777777" w:rsidR="002A0287" w:rsidRDefault="00000000">
      <w:pPr>
        <w:spacing w:after="148"/>
        <w:ind w:left="19" w:right="15"/>
      </w:pPr>
      <w:r>
        <w:t xml:space="preserve">Ich kaufte sie meistens gebraucht und sie verschimmelten alle in Säcken in einem Keller mit Wasserschaden. </w:t>
      </w:r>
    </w:p>
    <w:p w14:paraId="4EAB5703" w14:textId="77777777" w:rsidR="002A0287" w:rsidRDefault="00000000">
      <w:pPr>
        <w:ind w:left="19" w:right="15"/>
      </w:pPr>
      <w:r>
        <w:t xml:space="preserve">Das ist aber eine andere Geschichte. </w:t>
      </w:r>
    </w:p>
    <w:p w14:paraId="1E35EC80"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28456770" wp14:editId="099DF747">
                <wp:extent cx="4394200" cy="10159"/>
                <wp:effectExtent l="0" t="0" r="0" b="0"/>
                <wp:docPr id="148684" name="Group 148684"/>
                <wp:cNvGraphicFramePr/>
                <a:graphic xmlns:a="http://schemas.openxmlformats.org/drawingml/2006/main">
                  <a:graphicData uri="http://schemas.microsoft.com/office/word/2010/wordprocessingGroup">
                    <wpg:wgp>
                      <wpg:cNvGrpSpPr/>
                      <wpg:grpSpPr>
                        <a:xfrm>
                          <a:off x="0" y="0"/>
                          <a:ext cx="4394200" cy="10159"/>
                          <a:chOff x="0" y="0"/>
                          <a:chExt cx="4394200" cy="10159"/>
                        </a:xfrm>
                      </wpg:grpSpPr>
                      <pic:pic xmlns:pic="http://schemas.openxmlformats.org/drawingml/2006/picture">
                        <pic:nvPicPr>
                          <pic:cNvPr id="164444" name="Picture 164444"/>
                          <pic:cNvPicPr/>
                        </pic:nvPicPr>
                        <pic:blipFill>
                          <a:blip r:embed="rId37"/>
                          <a:stretch>
                            <a:fillRect/>
                          </a:stretch>
                        </pic:blipFill>
                        <pic:spPr>
                          <a:xfrm>
                            <a:off x="-3364" y="-4096"/>
                            <a:ext cx="4398264" cy="15240"/>
                          </a:xfrm>
                          <a:prstGeom prst="rect">
                            <a:avLst/>
                          </a:prstGeom>
                        </pic:spPr>
                      </pic:pic>
                    </wpg:wgp>
                  </a:graphicData>
                </a:graphic>
              </wp:inline>
            </w:drawing>
          </mc:Choice>
          <mc:Fallback xmlns:a="http://schemas.openxmlformats.org/drawingml/2006/main">
            <w:pict>
              <v:group id="Group 148684" style="width:346pt;height:0.799927pt;mso-position-horizontal-relative:char;mso-position-vertical-relative:line" coordsize="43942,101">
                <v:shape id="Picture 164444" style="position:absolute;width:43982;height:152;left:-33;top:-40;" filled="f">
                  <v:imagedata r:id="rId38"/>
                </v:shape>
              </v:group>
            </w:pict>
          </mc:Fallback>
        </mc:AlternateContent>
      </w:r>
      <w:r>
        <w:t xml:space="preserve"> </w:t>
      </w:r>
    </w:p>
    <w:p w14:paraId="15BEBF3F" w14:textId="77777777" w:rsidR="002A0287" w:rsidRDefault="00000000">
      <w:pPr>
        <w:spacing w:after="145"/>
        <w:ind w:left="19" w:right="15"/>
      </w:pPr>
      <w:r>
        <w:t xml:space="preserve">Ich war auf der Insel. </w:t>
      </w:r>
    </w:p>
    <w:p w14:paraId="51BB9812" w14:textId="77777777" w:rsidR="002A0287" w:rsidRDefault="00000000">
      <w:pPr>
        <w:spacing w:after="145"/>
        <w:ind w:left="19" w:right="15"/>
      </w:pPr>
      <w:r>
        <w:t xml:space="preserve">Jörg war tot. Meine Tochter war weg. Alles war weg. </w:t>
      </w:r>
    </w:p>
    <w:p w14:paraId="24C5CF9F" w14:textId="77777777" w:rsidR="002A0287" w:rsidRDefault="00000000">
      <w:pPr>
        <w:spacing w:after="150"/>
        <w:ind w:left="19" w:right="15"/>
      </w:pPr>
      <w:r>
        <w:t xml:space="preserve">Dann hörte ich vom Verkauf. </w:t>
      </w:r>
    </w:p>
    <w:p w14:paraId="53BABB83" w14:textId="77777777" w:rsidR="002A0287" w:rsidRDefault="00000000">
      <w:pPr>
        <w:spacing w:after="145"/>
        <w:ind w:left="19" w:right="15"/>
      </w:pPr>
      <w:r>
        <w:t xml:space="preserve">Glaubte es erst nicht. </w:t>
      </w:r>
    </w:p>
    <w:p w14:paraId="3DB865A2" w14:textId="77777777" w:rsidR="002A0287" w:rsidRDefault="00000000">
      <w:pPr>
        <w:spacing w:after="145"/>
        <w:ind w:left="19" w:right="15"/>
      </w:pPr>
      <w:r>
        <w:t xml:space="preserve">Dann erklärten sie Canon für ungültig. </w:t>
      </w:r>
    </w:p>
    <w:p w14:paraId="661FD7E8" w14:textId="77777777" w:rsidR="002A0287" w:rsidRDefault="00000000">
      <w:pPr>
        <w:ind w:left="19" w:right="15"/>
      </w:pPr>
      <w:r>
        <w:t xml:space="preserve">Ich verschenkte alles, was ich noch besaß, an die Kinder, die ich kannte. </w:t>
      </w:r>
    </w:p>
    <w:p w14:paraId="6EAADA3C"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0C240C21" wp14:editId="5DF1FD57">
                <wp:extent cx="4394200" cy="10160"/>
                <wp:effectExtent l="0" t="0" r="0" b="0"/>
                <wp:docPr id="148685" name="Group 14868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5" name="Picture 164445"/>
                          <pic:cNvPicPr/>
                        </pic:nvPicPr>
                        <pic:blipFill>
                          <a:blip r:embed="rId17"/>
                          <a:stretch>
                            <a:fillRect/>
                          </a:stretch>
                        </pic:blipFill>
                        <pic:spPr>
                          <a:xfrm>
                            <a:off x="-3364" y="-4304"/>
                            <a:ext cx="4398264" cy="15240"/>
                          </a:xfrm>
                          <a:prstGeom prst="rect">
                            <a:avLst/>
                          </a:prstGeom>
                        </pic:spPr>
                      </pic:pic>
                      <pic:pic xmlns:pic="http://schemas.openxmlformats.org/drawingml/2006/picture">
                        <pic:nvPicPr>
                          <pic:cNvPr id="164446" name="Picture 164446"/>
                          <pic:cNvPicPr/>
                        </pic:nvPicPr>
                        <pic:blipFill>
                          <a:blip r:embed="rId17"/>
                          <a:stretch>
                            <a:fillRect/>
                          </a:stretch>
                        </pic:blipFill>
                        <pic:spPr>
                          <a:xfrm>
                            <a:off x="-3364" y="-4304"/>
                            <a:ext cx="4398264" cy="15240"/>
                          </a:xfrm>
                          <a:prstGeom prst="rect">
                            <a:avLst/>
                          </a:prstGeom>
                        </pic:spPr>
                      </pic:pic>
                    </wpg:wgp>
                  </a:graphicData>
                </a:graphic>
              </wp:inline>
            </w:drawing>
          </mc:Choice>
          <mc:Fallback xmlns:a="http://schemas.openxmlformats.org/drawingml/2006/main">
            <w:pict>
              <v:group id="Group 148685" style="width:346pt;height:0.799988pt;mso-position-horizontal-relative:char;mso-position-vertical-relative:line" coordsize="43942,101">
                <v:shape id="Picture 164445" style="position:absolute;width:43982;height:152;left:-33;top:-43;" filled="f">
                  <v:imagedata r:id="rId18"/>
                </v:shape>
                <v:shape id="Picture 164446" style="position:absolute;width:43982;height:152;left:-33;top:-43;" filled="f">
                  <v:imagedata r:id="rId18"/>
                </v:shape>
              </v:group>
            </w:pict>
          </mc:Fallback>
        </mc:AlternateContent>
      </w:r>
      <w:r>
        <w:t xml:space="preserve"> </w:t>
      </w:r>
    </w:p>
    <w:p w14:paraId="2B8332C6" w14:textId="77777777" w:rsidR="002A0287" w:rsidRDefault="00000000">
      <w:pPr>
        <w:ind w:left="19" w:right="15"/>
      </w:pPr>
      <w:r>
        <w:t xml:space="preserve">Ich schaue zwar noch ab und an die neuen Sachen. Und Andor und Rogue </w:t>
      </w:r>
      <w:proofErr w:type="spellStart"/>
      <w:r>
        <w:t>One</w:t>
      </w:r>
      <w:proofErr w:type="spellEnd"/>
      <w:r>
        <w:t xml:space="preserve"> sind gut. </w:t>
      </w:r>
    </w:p>
    <w:p w14:paraId="633F9CE3" w14:textId="77777777" w:rsidR="002A0287" w:rsidRDefault="00000000">
      <w:pPr>
        <w:spacing w:after="145"/>
        <w:ind w:left="19" w:right="15"/>
      </w:pPr>
      <w:r>
        <w:t xml:space="preserve">ABER GEORGE, DU BIST EIN IDIOT. </w:t>
      </w:r>
    </w:p>
    <w:p w14:paraId="1A728AD5" w14:textId="77777777" w:rsidR="002A0287" w:rsidRDefault="00000000">
      <w:pPr>
        <w:spacing w:after="150"/>
        <w:ind w:left="19" w:right="15"/>
      </w:pPr>
      <w:r>
        <w:lastRenderedPageBreak/>
        <w:t xml:space="preserve">UND ICH BIN IMMER NOCH SAUER. </w:t>
      </w:r>
    </w:p>
    <w:p w14:paraId="3744C31A" w14:textId="77777777" w:rsidR="002A0287" w:rsidRDefault="00000000">
      <w:pPr>
        <w:ind w:left="19" w:right="15"/>
      </w:pPr>
      <w:r>
        <w:t xml:space="preserve">UND WILL, DASS DIE WELT DAS WEISS. </w:t>
      </w:r>
    </w:p>
    <w:p w14:paraId="63FD9F59" w14:textId="77777777" w:rsidR="002A0287" w:rsidRDefault="00000000">
      <w:pPr>
        <w:spacing w:after="149" w:line="259" w:lineRule="auto"/>
        <w:ind w:left="-8" w:right="2051" w:firstLine="0"/>
        <w:jc w:val="right"/>
      </w:pPr>
      <w:r>
        <w:rPr>
          <w:rFonts w:ascii="Calibri" w:eastAsia="Calibri" w:hAnsi="Calibri" w:cs="Calibri"/>
          <w:noProof/>
          <w:sz w:val="22"/>
        </w:rPr>
        <mc:AlternateContent>
          <mc:Choice Requires="wpg">
            <w:drawing>
              <wp:inline distT="0" distB="0" distL="0" distR="0" wp14:anchorId="2790EB04" wp14:editId="7D94CE51">
                <wp:extent cx="4394200" cy="10160"/>
                <wp:effectExtent l="0" t="0" r="0" b="0"/>
                <wp:docPr id="149591" name="Group 14959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7" name="Picture 164447"/>
                          <pic:cNvPicPr/>
                        </pic:nvPicPr>
                        <pic:blipFill>
                          <a:blip r:embed="rId39"/>
                          <a:stretch>
                            <a:fillRect/>
                          </a:stretch>
                        </pic:blipFill>
                        <pic:spPr>
                          <a:xfrm>
                            <a:off x="-3364" y="-3273"/>
                            <a:ext cx="4398264" cy="15240"/>
                          </a:xfrm>
                          <a:prstGeom prst="rect">
                            <a:avLst/>
                          </a:prstGeom>
                        </pic:spPr>
                      </pic:pic>
                    </wpg:wgp>
                  </a:graphicData>
                </a:graphic>
              </wp:inline>
            </w:drawing>
          </mc:Choice>
          <mc:Fallback xmlns:a="http://schemas.openxmlformats.org/drawingml/2006/main">
            <w:pict>
              <v:group id="Group 149591" style="width:346pt;height:0.799988pt;mso-position-horizontal-relative:char;mso-position-vertical-relative:line" coordsize="43942,101">
                <v:shape id="Picture 164447" style="position:absolute;width:43982;height:152;left:-33;top:-32;" filled="f">
                  <v:imagedata r:id="rId40"/>
                </v:shape>
              </v:group>
            </w:pict>
          </mc:Fallback>
        </mc:AlternateContent>
      </w:r>
      <w:r>
        <w:t xml:space="preserve"> </w:t>
      </w:r>
    </w:p>
    <w:p w14:paraId="13D7108C" w14:textId="77777777" w:rsidR="002A0287" w:rsidRDefault="00000000">
      <w:pPr>
        <w:spacing w:after="145"/>
        <w:ind w:left="19" w:right="15"/>
      </w:pPr>
      <w:r>
        <w:t xml:space="preserve">[Ende Intermezzo: Star Wars] </w:t>
      </w:r>
    </w:p>
    <w:p w14:paraId="3CA27DF6" w14:textId="77777777" w:rsidR="002A0287" w:rsidRDefault="00000000">
      <w:pPr>
        <w:spacing w:after="153"/>
        <w:ind w:left="19" w:right="15"/>
      </w:pPr>
      <w:r>
        <w:t xml:space="preserve">Status: FERTIG </w:t>
      </w:r>
    </w:p>
    <w:p w14:paraId="40C71B90"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31792AF2" w14:textId="77777777" w:rsidR="002A0287" w:rsidRDefault="00000000">
      <w:pPr>
        <w:spacing w:after="192" w:line="259" w:lineRule="auto"/>
        <w:ind w:left="12" w:right="1"/>
        <w:jc w:val="center"/>
      </w:pPr>
      <w:r>
        <w:rPr>
          <w:sz w:val="36"/>
        </w:rPr>
        <w:lastRenderedPageBreak/>
        <w:t>INTERMEZZO</w:t>
      </w:r>
      <w:r>
        <w:rPr>
          <w:sz w:val="36"/>
          <w:vertAlign w:val="subscript"/>
        </w:rPr>
        <w:t xml:space="preserve"> </w:t>
      </w:r>
    </w:p>
    <w:p w14:paraId="10715245" w14:textId="77777777" w:rsidR="002A0287" w:rsidRDefault="00000000">
      <w:pPr>
        <w:spacing w:after="143" w:line="265" w:lineRule="auto"/>
        <w:ind w:left="13" w:right="2"/>
        <w:jc w:val="center"/>
      </w:pPr>
      <w:r>
        <w:rPr>
          <w:sz w:val="32"/>
        </w:rPr>
        <w:t>Die Bibliothek</w:t>
      </w:r>
      <w:r>
        <w:t xml:space="preserve"> </w:t>
      </w:r>
    </w:p>
    <w:p w14:paraId="666DD810" w14:textId="77777777" w:rsidR="002A0287" w:rsidRDefault="00000000">
      <w:pPr>
        <w:spacing w:after="614" w:line="265" w:lineRule="auto"/>
        <w:ind w:left="11" w:right="1"/>
        <w:jc w:val="center"/>
      </w:pPr>
      <w:r>
        <w:t xml:space="preserve">Oder: Warum ich keine Bücher mehr behalte </w:t>
      </w:r>
    </w:p>
    <w:p w14:paraId="1F06C418" w14:textId="77777777" w:rsidR="002A0287" w:rsidRDefault="00000000">
      <w:pPr>
        <w:ind w:left="19" w:right="15"/>
      </w:pPr>
      <w:r>
        <w:t xml:space="preserve">Ich hatte mein Leben lang Bücher gesammelt. </w:t>
      </w:r>
    </w:p>
    <w:p w14:paraId="619D7DDF" w14:textId="77777777" w:rsidR="002A0287" w:rsidRDefault="00000000">
      <w:pPr>
        <w:ind w:left="19" w:right="15"/>
      </w:pPr>
      <w:r>
        <w:t xml:space="preserve">Kochbücher. Lehrbücher. Romane. Alte, neue. Bücher mit Rezepten, die heute unvorstellbar sind. Maikäfersuppe. Schnepfendreck. Wirklich alte Bücher. Wirklich viele. </w:t>
      </w:r>
    </w:p>
    <w:p w14:paraId="71F2B3D8" w14:textId="77777777" w:rsidR="002A0287" w:rsidRDefault="00000000">
      <w:pPr>
        <w:ind w:left="19" w:right="15"/>
      </w:pPr>
      <w:r>
        <w:t xml:space="preserve">Internet, Flohmärkte, Sperrmüll – damals stellten noch alle gleichzeitig ihre Sachen auf die Straße. Ich sammelte für die Bibliothek, die ich mir irgendwann mal einrichten würde. </w:t>
      </w:r>
    </w:p>
    <w:p w14:paraId="06EA4B86" w14:textId="77777777" w:rsidR="002A0287" w:rsidRDefault="00000000">
      <w:pPr>
        <w:spacing w:after="407"/>
        <w:ind w:left="19" w:right="15"/>
      </w:pPr>
      <w:r>
        <w:t xml:space="preserve">Umzugskartons voll. Religion. Klassiker. Skizzenbücher. Rezepte. Meine schriftlichen Ergüsse. </w:t>
      </w:r>
    </w:p>
    <w:p w14:paraId="6560164A" w14:textId="77777777" w:rsidR="002A0287" w:rsidRDefault="00000000">
      <w:pPr>
        <w:ind w:left="19" w:right="15"/>
      </w:pPr>
      <w:r>
        <w:t xml:space="preserve">Beim Auszug von der Insel. </w:t>
      </w:r>
    </w:p>
    <w:p w14:paraId="32440115" w14:textId="77777777" w:rsidR="002A0287" w:rsidRDefault="00000000">
      <w:pPr>
        <w:ind w:left="19" w:right="15"/>
      </w:pPr>
      <w:r>
        <w:t xml:space="preserve">Die vorderen Kartons hatten nichts abbekommen. Waren </w:t>
      </w:r>
      <w:proofErr w:type="gramStart"/>
      <w:r>
        <w:t>ja auch</w:t>
      </w:r>
      <w:proofErr w:type="gramEnd"/>
      <w:r>
        <w:t xml:space="preserve"> keine Bücher drin. </w:t>
      </w:r>
    </w:p>
    <w:p w14:paraId="75EA4131" w14:textId="77777777" w:rsidR="002A0287" w:rsidRDefault="00000000">
      <w:pPr>
        <w:ind w:left="19" w:right="15"/>
      </w:pPr>
      <w:r>
        <w:t xml:space="preserve">Aber die hinteren – die standen die ganze Zeit unter einem tropfenden Abflussrohr. Ich weiß nicht, wie lange wir dort wohnten. Monate. Jahre. Das Rohr tropfte. Langsam. Stetig. </w:t>
      </w:r>
    </w:p>
    <w:p w14:paraId="36D3E857" w14:textId="77777777" w:rsidR="002A0287" w:rsidRDefault="00000000">
      <w:pPr>
        <w:ind w:left="19" w:right="15"/>
      </w:pPr>
      <w:r>
        <w:t xml:space="preserve">Die Bücher wurden erst gewässert. Dann lösten sie sich auf. In schwarzen Schleim. </w:t>
      </w:r>
    </w:p>
    <w:p w14:paraId="7A852EE3" w14:textId="77777777" w:rsidR="002A0287" w:rsidRDefault="00000000">
      <w:pPr>
        <w:spacing w:after="407"/>
        <w:ind w:left="19" w:right="15"/>
      </w:pPr>
      <w:r>
        <w:t xml:space="preserve">Alle meine Rezepte. Die Skizzenbücher. Die meisten meiner schriftlichen Ergüsse. Alles futsch. </w:t>
      </w:r>
    </w:p>
    <w:p w14:paraId="6264C023" w14:textId="77777777" w:rsidR="002A0287" w:rsidRDefault="00000000">
      <w:pPr>
        <w:ind w:left="19" w:right="15"/>
      </w:pPr>
      <w:r>
        <w:t xml:space="preserve">Es war mir egal. </w:t>
      </w:r>
    </w:p>
    <w:p w14:paraId="4E2BDA5A" w14:textId="77777777" w:rsidR="002A0287" w:rsidRDefault="00000000">
      <w:pPr>
        <w:ind w:left="19" w:right="15"/>
      </w:pPr>
      <w:r>
        <w:t xml:space="preserve">Ich war schon durch. Das war nur noch die Kirsche auf der Sahne. </w:t>
      </w:r>
    </w:p>
    <w:p w14:paraId="03648E28" w14:textId="77777777" w:rsidR="002A0287" w:rsidRDefault="00000000">
      <w:pPr>
        <w:ind w:left="19" w:right="15"/>
      </w:pPr>
      <w:r>
        <w:t xml:space="preserve">Ich ärgerte mich nicht mal. Ich war zu dieser Zeit gar nicht da. Licht an, keiner zuhause. </w:t>
      </w:r>
    </w:p>
    <w:p w14:paraId="43AE57BE" w14:textId="77777777" w:rsidR="002A0287" w:rsidRDefault="00000000">
      <w:pPr>
        <w:spacing w:after="409"/>
        <w:ind w:left="19" w:right="15"/>
      </w:pPr>
      <w:r>
        <w:t xml:space="preserve">Ich ließ es </w:t>
      </w:r>
      <w:proofErr w:type="gramStart"/>
      <w:r>
        <w:t>einfach</w:t>
      </w:r>
      <w:proofErr w:type="gramEnd"/>
      <w:r>
        <w:t xml:space="preserve"> wie es </w:t>
      </w:r>
      <w:proofErr w:type="gramStart"/>
      <w:r>
        <w:t>war</w:t>
      </w:r>
      <w:proofErr w:type="gramEnd"/>
      <w:r>
        <w:t xml:space="preserve"> und fuhr nach Köln. </w:t>
      </w:r>
    </w:p>
    <w:p w14:paraId="1268EB3E" w14:textId="77777777" w:rsidR="002A0287" w:rsidRDefault="00000000">
      <w:pPr>
        <w:ind w:left="19" w:right="15"/>
      </w:pPr>
      <w:r>
        <w:t xml:space="preserve">Monate später kam die Rechnung der Endreinigung. </w:t>
      </w:r>
    </w:p>
    <w:p w14:paraId="5E156D7B" w14:textId="77777777" w:rsidR="002A0287" w:rsidRDefault="00000000">
      <w:pPr>
        <w:ind w:left="19" w:right="15"/>
      </w:pPr>
      <w:r>
        <w:t xml:space="preserve">Ich zahlte. </w:t>
      </w:r>
    </w:p>
    <w:p w14:paraId="7715FE38" w14:textId="77777777" w:rsidR="002A0287" w:rsidRDefault="00000000">
      <w:pPr>
        <w:ind w:left="19" w:right="15"/>
      </w:pPr>
      <w:r>
        <w:t xml:space="preserve">Und habe seit diesem Tag kein Buch mehr behalten. Ich verschenke sie jetzt immer. </w:t>
      </w:r>
    </w:p>
    <w:p w14:paraId="21C691D2" w14:textId="77777777" w:rsidR="002A0287" w:rsidRDefault="00000000">
      <w:pPr>
        <w:spacing w:after="204" w:line="259" w:lineRule="auto"/>
        <w:ind w:right="2977"/>
        <w:jc w:val="right"/>
      </w:pPr>
      <w:r>
        <w:rPr>
          <w:sz w:val="20"/>
        </w:rPr>
        <w:t>[Ende Intermezzo: Die Bibliothek]</w:t>
      </w:r>
      <w:r>
        <w:t xml:space="preserve"> </w:t>
      </w:r>
    </w:p>
    <w:p w14:paraId="59D4F948" w14:textId="77777777" w:rsidR="002A0287" w:rsidRDefault="00000000">
      <w:pPr>
        <w:spacing w:after="175" w:line="259" w:lineRule="auto"/>
        <w:ind w:right="3120"/>
        <w:jc w:val="right"/>
      </w:pPr>
      <w:r>
        <w:rPr>
          <w:color w:val="666666"/>
          <w:sz w:val="20"/>
        </w:rPr>
        <w:t>Wörter: ~250 | Status: FERTIG</w:t>
      </w:r>
      <w:r>
        <w:t xml:space="preserve"> </w:t>
      </w:r>
    </w:p>
    <w:p w14:paraId="5A6C30BF" w14:textId="77777777" w:rsidR="002A0287" w:rsidRDefault="00000000">
      <w:pPr>
        <w:spacing w:after="0" w:line="259" w:lineRule="auto"/>
        <w:ind w:left="0"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r>
        <w:br w:type="page"/>
      </w:r>
    </w:p>
    <w:p w14:paraId="0396F751" w14:textId="77777777" w:rsidR="002A0287" w:rsidRDefault="00000000">
      <w:pPr>
        <w:spacing w:after="192" w:line="259" w:lineRule="auto"/>
        <w:ind w:left="12" w:right="1"/>
        <w:jc w:val="center"/>
      </w:pPr>
      <w:r>
        <w:rPr>
          <w:sz w:val="36"/>
        </w:rPr>
        <w:lastRenderedPageBreak/>
        <w:t>INTERMEZZO</w:t>
      </w:r>
      <w:r>
        <w:rPr>
          <w:sz w:val="36"/>
          <w:vertAlign w:val="subscript"/>
        </w:rPr>
        <w:t xml:space="preserve"> </w:t>
      </w:r>
    </w:p>
    <w:p w14:paraId="519A8F6E" w14:textId="77777777" w:rsidR="002A0287" w:rsidRDefault="00000000">
      <w:pPr>
        <w:spacing w:after="143" w:line="265" w:lineRule="auto"/>
        <w:ind w:left="13" w:right="2"/>
        <w:jc w:val="center"/>
      </w:pPr>
      <w:r>
        <w:rPr>
          <w:sz w:val="32"/>
        </w:rPr>
        <w:t>Oberdorf</w:t>
      </w:r>
      <w:r>
        <w:t xml:space="preserve"> </w:t>
      </w:r>
    </w:p>
    <w:p w14:paraId="317D40DC" w14:textId="77777777" w:rsidR="002A0287" w:rsidRDefault="00000000">
      <w:pPr>
        <w:spacing w:after="611"/>
        <w:ind w:left="145" w:right="15"/>
      </w:pPr>
      <w:r>
        <w:t xml:space="preserve">Nicht alles verdient ein ganzes Kapitel. Manche Dinge verdienen nur die Wahrheit. </w:t>
      </w:r>
    </w:p>
    <w:p w14:paraId="2D2DFFDB" w14:textId="77777777" w:rsidR="002A0287" w:rsidRDefault="00000000">
      <w:pPr>
        <w:spacing w:after="409"/>
        <w:ind w:left="19" w:right="15"/>
      </w:pPr>
      <w:r>
        <w:t xml:space="preserve">Ich half. </w:t>
      </w:r>
    </w:p>
    <w:p w14:paraId="58BD366B" w14:textId="77777777" w:rsidR="002A0287" w:rsidRDefault="00000000">
      <w:pPr>
        <w:ind w:left="19" w:right="15"/>
      </w:pPr>
      <w:r>
        <w:t xml:space="preserve">Ein Freund hatte ein Hotel. Der Schwager meines toten Freundes. Seine Schwester. Familie eigentlich. </w:t>
      </w:r>
    </w:p>
    <w:p w14:paraId="6DDD9A1C" w14:textId="77777777" w:rsidR="002A0287" w:rsidRDefault="00000000">
      <w:pPr>
        <w:ind w:left="19" w:right="15"/>
      </w:pPr>
      <w:r>
        <w:t xml:space="preserve">Die ukrainische Nationalmannschaft musste bekocht werden. Ich hatte Zeit. </w:t>
      </w:r>
    </w:p>
    <w:p w14:paraId="696E0BF2" w14:textId="77777777" w:rsidR="002A0287" w:rsidRDefault="00000000">
      <w:pPr>
        <w:spacing w:after="414"/>
        <w:ind w:left="19" w:right="15"/>
      </w:pPr>
      <w:r>
        <w:t xml:space="preserve">Also half ich. </w:t>
      </w:r>
    </w:p>
    <w:p w14:paraId="3DCD32C8" w14:textId="77777777" w:rsidR="002A0287" w:rsidRDefault="00000000">
      <w:pPr>
        <w:ind w:left="19" w:right="15"/>
      </w:pPr>
      <w:r>
        <w:t xml:space="preserve">Es war schön. Die Arbeit. Das Team. Die Routine. </w:t>
      </w:r>
    </w:p>
    <w:p w14:paraId="042203C4" w14:textId="77777777" w:rsidR="002A0287" w:rsidRDefault="00000000">
      <w:pPr>
        <w:ind w:left="19" w:right="15"/>
      </w:pPr>
      <w:r>
        <w:t xml:space="preserve">Aber ohne ihn war alles falsch. </w:t>
      </w:r>
    </w:p>
    <w:p w14:paraId="27F73944" w14:textId="77777777" w:rsidR="002A0287" w:rsidRDefault="00000000">
      <w:pPr>
        <w:ind w:left="19" w:right="15"/>
      </w:pPr>
      <w:r>
        <w:t xml:space="preserve">Jeden Tag seine Eltern sehen. Die Schwester. Den Schwager. Die Trauer in ihren Augen. </w:t>
      </w:r>
    </w:p>
    <w:p w14:paraId="525CAEFB" w14:textId="77777777" w:rsidR="002A0287" w:rsidRDefault="00000000">
      <w:pPr>
        <w:ind w:left="19" w:right="15"/>
      </w:pPr>
      <w:r>
        <w:t xml:space="preserve">Sie hatten gerade ein Kind verloren. Ein wunderschönes Kind, das in seinen Armen gestorben war. Sie wollte es so. </w:t>
      </w:r>
    </w:p>
    <w:p w14:paraId="48B1C5C0" w14:textId="77777777" w:rsidR="002A0287" w:rsidRDefault="00000000">
      <w:pPr>
        <w:ind w:left="19" w:right="15"/>
      </w:pPr>
      <w:r>
        <w:t xml:space="preserve">Dann starb er. </w:t>
      </w:r>
    </w:p>
    <w:p w14:paraId="66FC262C" w14:textId="77777777" w:rsidR="002A0287" w:rsidRDefault="00000000">
      <w:pPr>
        <w:spacing w:after="409"/>
        <w:ind w:left="19" w:right="15"/>
      </w:pPr>
      <w:r>
        <w:t xml:space="preserve">Und ich stand in ihrer Küche und dachte, ich könnte helfen. </w:t>
      </w:r>
    </w:p>
    <w:p w14:paraId="72515480" w14:textId="77777777" w:rsidR="002A0287" w:rsidRDefault="00000000">
      <w:pPr>
        <w:spacing w:after="409"/>
        <w:ind w:left="19" w:right="15"/>
      </w:pPr>
      <w:r>
        <w:t xml:space="preserve">Ich konnte nicht. </w:t>
      </w:r>
    </w:p>
    <w:p w14:paraId="3523AFA2" w14:textId="77777777" w:rsidR="002A0287" w:rsidRDefault="00000000">
      <w:pPr>
        <w:ind w:left="19" w:right="15"/>
      </w:pPr>
      <w:r>
        <w:t xml:space="preserve">Manche Schmerzen kann man nicht kompensieren. Manche Trauer muss </w:t>
      </w:r>
      <w:proofErr w:type="gramStart"/>
      <w:r>
        <w:t>alleine</w:t>
      </w:r>
      <w:proofErr w:type="gramEnd"/>
      <w:r>
        <w:t xml:space="preserve"> getragen werden. Nicht weil man nicht helfen will. Sondern weil Helfen manchmal nur bedeutet: im Weg stehen. </w:t>
      </w:r>
    </w:p>
    <w:p w14:paraId="35159A5E" w14:textId="77777777" w:rsidR="002A0287" w:rsidRDefault="00000000">
      <w:pPr>
        <w:spacing w:after="409"/>
        <w:ind w:left="19" w:right="15"/>
      </w:pPr>
      <w:r>
        <w:t xml:space="preserve">Ich ging wieder. </w:t>
      </w:r>
    </w:p>
    <w:p w14:paraId="18CFCAB0" w14:textId="77777777" w:rsidR="002A0287" w:rsidRDefault="00000000">
      <w:pPr>
        <w:spacing w:after="612"/>
        <w:ind w:left="19" w:right="15"/>
      </w:pPr>
      <w:r>
        <w:t xml:space="preserve">Manche Orte sind zu voll mit Abwesenheit. </w:t>
      </w:r>
    </w:p>
    <w:p w14:paraId="769F80CD" w14:textId="77777777" w:rsidR="002A0287" w:rsidRDefault="00000000">
      <w:pPr>
        <w:spacing w:after="204" w:line="259" w:lineRule="auto"/>
        <w:ind w:left="13" w:right="2"/>
        <w:jc w:val="center"/>
      </w:pPr>
      <w:r>
        <w:rPr>
          <w:sz w:val="20"/>
        </w:rPr>
        <w:t>[Ende Intermezzo: Oberdorf]</w:t>
      </w:r>
      <w:r>
        <w:t xml:space="preserve"> </w:t>
      </w:r>
    </w:p>
    <w:p w14:paraId="601D2185" w14:textId="77777777" w:rsidR="002A0287" w:rsidRDefault="00000000">
      <w:pPr>
        <w:spacing w:after="174" w:line="261" w:lineRule="auto"/>
        <w:ind w:left="13" w:right="1"/>
        <w:jc w:val="center"/>
      </w:pPr>
      <w:r>
        <w:rPr>
          <w:color w:val="666666"/>
          <w:sz w:val="20"/>
        </w:rPr>
        <w:t>Wörter: ~200 | Status: FERTIG</w:t>
      </w:r>
      <w:r>
        <w:t xml:space="preserve"> </w:t>
      </w:r>
    </w:p>
    <w:p w14:paraId="589BDE7B"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EB2F57D" w14:textId="77777777" w:rsidR="002A0287" w:rsidRDefault="00000000">
      <w:pPr>
        <w:spacing w:after="246"/>
        <w:ind w:left="19" w:right="15"/>
      </w:pPr>
      <w:r>
        <w:t xml:space="preserve">TEIL X: WIEDERAUFBAU </w:t>
      </w:r>
    </w:p>
    <w:p w14:paraId="6280B053" w14:textId="77777777" w:rsidR="002A0287" w:rsidRDefault="00000000">
      <w:pPr>
        <w:spacing w:after="472"/>
        <w:ind w:left="19" w:right="15"/>
      </w:pPr>
      <w:r>
        <w:t xml:space="preserve">Nach dem Nichts (2015-2017) </w:t>
      </w:r>
    </w:p>
    <w:p w14:paraId="7DF939FD" w14:textId="77777777" w:rsidR="002A0287" w:rsidRDefault="00000000">
      <w:pPr>
        <w:pStyle w:val="berschrift1"/>
        <w:spacing w:after="108" w:line="267" w:lineRule="auto"/>
        <w:ind w:left="-5"/>
      </w:pPr>
      <w:bookmarkStart w:id="98" w:name="_Toc170031"/>
      <w:r>
        <w:rPr>
          <w:rFonts w:ascii="Georgia" w:eastAsia="Georgia" w:hAnsi="Georgia" w:cs="Georgia"/>
          <w:b w:val="0"/>
          <w:i w:val="0"/>
          <w:color w:val="0F4761"/>
          <w:sz w:val="40"/>
        </w:rPr>
        <w:lastRenderedPageBreak/>
        <w:t xml:space="preserve">KAPITEL 13 </w:t>
      </w:r>
      <w:bookmarkEnd w:id="98"/>
    </w:p>
    <w:p w14:paraId="5D3296F2" w14:textId="77777777" w:rsidR="002A0287" w:rsidRDefault="00000000">
      <w:pPr>
        <w:pStyle w:val="berschrift2"/>
        <w:spacing w:after="132"/>
        <w:ind w:left="-5"/>
      </w:pPr>
      <w:bookmarkStart w:id="99" w:name="_Toc170032"/>
      <w:r>
        <w:rPr>
          <w:sz w:val="32"/>
        </w:rPr>
        <w:t xml:space="preserve">Das Bootshaus </w:t>
      </w:r>
      <w:bookmarkEnd w:id="99"/>
    </w:p>
    <w:p w14:paraId="78D59B4D" w14:textId="77777777" w:rsidR="002A0287" w:rsidRDefault="00000000">
      <w:pPr>
        <w:ind w:left="19" w:right="15"/>
      </w:pPr>
      <w:r>
        <w:t xml:space="preserve">Köln-Sürth, 2016–2017 </w:t>
      </w:r>
    </w:p>
    <w:p w14:paraId="35B3CD90"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50BBFFC6" wp14:editId="57501CA1">
                <wp:extent cx="4394200" cy="10160"/>
                <wp:effectExtent l="0" t="0" r="0" b="0"/>
                <wp:docPr id="149196" name="Group 14919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48" name="Picture 164448"/>
                          <pic:cNvPicPr/>
                        </pic:nvPicPr>
                        <pic:blipFill>
                          <a:blip r:embed="rId31"/>
                          <a:stretch>
                            <a:fillRect/>
                          </a:stretch>
                        </pic:blipFill>
                        <pic:spPr>
                          <a:xfrm>
                            <a:off x="-3364" y="-5061"/>
                            <a:ext cx="4398264" cy="15240"/>
                          </a:xfrm>
                          <a:prstGeom prst="rect">
                            <a:avLst/>
                          </a:prstGeom>
                        </pic:spPr>
                      </pic:pic>
                      <pic:pic xmlns:pic="http://schemas.openxmlformats.org/drawingml/2006/picture">
                        <pic:nvPicPr>
                          <pic:cNvPr id="164449" name="Picture 164449"/>
                          <pic:cNvPicPr/>
                        </pic:nvPicPr>
                        <pic:blipFill>
                          <a:blip r:embed="rId31"/>
                          <a:stretch>
                            <a:fillRect/>
                          </a:stretch>
                        </pic:blipFill>
                        <pic:spPr>
                          <a:xfrm>
                            <a:off x="-3364" y="-5061"/>
                            <a:ext cx="4398264" cy="15240"/>
                          </a:xfrm>
                          <a:prstGeom prst="rect">
                            <a:avLst/>
                          </a:prstGeom>
                        </pic:spPr>
                      </pic:pic>
                    </wpg:wgp>
                  </a:graphicData>
                </a:graphic>
              </wp:inline>
            </w:drawing>
          </mc:Choice>
          <mc:Fallback xmlns:a="http://schemas.openxmlformats.org/drawingml/2006/main">
            <w:pict>
              <v:group id="Group 149196" style="width:346pt;height:0.799988pt;mso-position-horizontal-relative:char;mso-position-vertical-relative:line" coordsize="43942,101">
                <v:shape id="Picture 164448" style="position:absolute;width:43982;height:152;left:-33;top:-50;" filled="f">
                  <v:imagedata r:id="rId32"/>
                </v:shape>
                <v:shape id="Picture 164449" style="position:absolute;width:43982;height:152;left:-33;top:-50;" filled="f">
                  <v:imagedata r:id="rId32"/>
                </v:shape>
              </v:group>
            </w:pict>
          </mc:Fallback>
        </mc:AlternateContent>
      </w:r>
      <w:r>
        <w:t xml:space="preserve"> </w:t>
      </w:r>
    </w:p>
    <w:p w14:paraId="4DE1D911" w14:textId="77777777" w:rsidR="002A0287" w:rsidRDefault="00000000">
      <w:pPr>
        <w:spacing w:after="145"/>
        <w:ind w:left="19" w:right="15"/>
      </w:pPr>
      <w:r>
        <w:t xml:space="preserve">Das war ein Laden. </w:t>
      </w:r>
    </w:p>
    <w:p w14:paraId="6C512D27" w14:textId="77777777" w:rsidR="002A0287" w:rsidRDefault="00000000">
      <w:pPr>
        <w:spacing w:after="145"/>
        <w:ind w:left="19" w:right="15"/>
      </w:pPr>
      <w:r>
        <w:t xml:space="preserve">Positiv. Auch </w:t>
      </w:r>
      <w:proofErr w:type="gramStart"/>
      <w:r>
        <w:t>Scheiße</w:t>
      </w:r>
      <w:proofErr w:type="gramEnd"/>
      <w:r>
        <w:t xml:space="preserve"> wie überall. Aber gute Scheiße. Kaputt auf die richtige Art. </w:t>
      </w:r>
    </w:p>
    <w:p w14:paraId="013E120E" w14:textId="77777777" w:rsidR="002A0287" w:rsidRDefault="00000000">
      <w:pPr>
        <w:spacing w:after="148"/>
        <w:ind w:left="19" w:right="15"/>
      </w:pPr>
      <w:r>
        <w:t xml:space="preserve">Die Leute </w:t>
      </w:r>
      <w:proofErr w:type="gramStart"/>
      <w:r>
        <w:t>waren irgendwie</w:t>
      </w:r>
      <w:proofErr w:type="gramEnd"/>
      <w:r>
        <w:t xml:space="preserve"> kaputter als alles, was ich zuvor gesehen hatte. Aber nicht wie Psychopathen. Nicht crazy-verrückt. </w:t>
      </w:r>
    </w:p>
    <w:p w14:paraId="45475151" w14:textId="77777777" w:rsidR="002A0287" w:rsidRDefault="00000000">
      <w:pPr>
        <w:ind w:left="19" w:right="15"/>
      </w:pPr>
      <w:r>
        <w:t xml:space="preserve">Einfach nur: echt. </w:t>
      </w:r>
    </w:p>
    <w:p w14:paraId="5C076D09"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37673431" wp14:editId="0D49FE44">
                <wp:extent cx="4394200" cy="10160"/>
                <wp:effectExtent l="0" t="0" r="0" b="0"/>
                <wp:docPr id="149197" name="Group 14919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0" name="Picture 164450"/>
                          <pic:cNvPicPr/>
                        </pic:nvPicPr>
                        <pic:blipFill>
                          <a:blip r:embed="rId41"/>
                          <a:stretch>
                            <a:fillRect/>
                          </a:stretch>
                        </pic:blipFill>
                        <pic:spPr>
                          <a:xfrm>
                            <a:off x="-3364" y="-3812"/>
                            <a:ext cx="4398264" cy="15240"/>
                          </a:xfrm>
                          <a:prstGeom prst="rect">
                            <a:avLst/>
                          </a:prstGeom>
                        </pic:spPr>
                      </pic:pic>
                    </wpg:wgp>
                  </a:graphicData>
                </a:graphic>
              </wp:inline>
            </w:drawing>
          </mc:Choice>
          <mc:Fallback xmlns:a="http://schemas.openxmlformats.org/drawingml/2006/main">
            <w:pict>
              <v:group id="Group 149197" style="width:346pt;height:0.799988pt;mso-position-horizontal-relative:char;mso-position-vertical-relative:line" coordsize="43942,101">
                <v:shape id="Picture 164450" style="position:absolute;width:43982;height:152;left:-33;top:-38;" filled="f">
                  <v:imagedata r:id="rId42"/>
                </v:shape>
              </v:group>
            </w:pict>
          </mc:Fallback>
        </mc:AlternateContent>
      </w:r>
      <w:r>
        <w:t xml:space="preserve"> </w:t>
      </w:r>
    </w:p>
    <w:p w14:paraId="23EEEB0E" w14:textId="77777777" w:rsidR="002A0287" w:rsidRDefault="00000000">
      <w:pPr>
        <w:pStyle w:val="berschrift2"/>
        <w:spacing w:after="132"/>
        <w:ind w:left="-5"/>
      </w:pPr>
      <w:bookmarkStart w:id="100" w:name="_Toc170033"/>
      <w:r>
        <w:rPr>
          <w:sz w:val="32"/>
        </w:rPr>
        <w:t xml:space="preserve">Frau Herrlichkeit </w:t>
      </w:r>
      <w:bookmarkEnd w:id="100"/>
    </w:p>
    <w:p w14:paraId="1FBC4A6F" w14:textId="77777777" w:rsidR="002A0287" w:rsidRDefault="00000000">
      <w:pPr>
        <w:spacing w:after="145"/>
        <w:ind w:left="19" w:right="15"/>
      </w:pPr>
      <w:r>
        <w:t xml:space="preserve">Eine coole Socke. Immer gut gelaunt. Sie flog durch den Service. </w:t>
      </w:r>
    </w:p>
    <w:p w14:paraId="15804FB4" w14:textId="77777777" w:rsidR="002A0287" w:rsidRDefault="00000000">
      <w:pPr>
        <w:spacing w:after="148"/>
        <w:ind w:left="19" w:right="15"/>
      </w:pPr>
      <w:r>
        <w:t xml:space="preserve">Bei ihr war es völlig egal, ob ein Tisch alle Essen </w:t>
      </w:r>
      <w:proofErr w:type="gramStart"/>
      <w:r>
        <w:t>beisammen hatte</w:t>
      </w:r>
      <w:proofErr w:type="gramEnd"/>
      <w:r>
        <w:t xml:space="preserve">. Sie wirbelte los. Es beschwerte sich nie jemand. </w:t>
      </w:r>
    </w:p>
    <w:p w14:paraId="767E7BE3" w14:textId="77777777" w:rsidR="002A0287" w:rsidRDefault="00000000">
      <w:pPr>
        <w:spacing w:after="150"/>
        <w:ind w:left="19" w:right="15"/>
      </w:pPr>
      <w:r>
        <w:t xml:space="preserve">Das hier war ein Nebenjob, den sie „schon immer” hatte. </w:t>
      </w:r>
    </w:p>
    <w:p w14:paraId="6D63A8F3" w14:textId="77777777" w:rsidR="002A0287" w:rsidRDefault="00000000">
      <w:pPr>
        <w:spacing w:after="154"/>
        <w:ind w:left="19" w:right="15"/>
      </w:pPr>
      <w:r>
        <w:t xml:space="preserve">Wir saßen manchmal bis in die Morgenstunden auf der Terrasse des Bootshauses und philosophierten. Ich glaube, sie hatte alles studiert, was es gab. Sie </w:t>
      </w:r>
      <w:proofErr w:type="gramStart"/>
      <w:r>
        <w:t>studierte irgendwie</w:t>
      </w:r>
      <w:proofErr w:type="gramEnd"/>
      <w:r>
        <w:t xml:space="preserve"> immer noch. Aber auch nicht. Keine Ahnung – hab nie nachgefragt. </w:t>
      </w:r>
    </w:p>
    <w:p w14:paraId="23556B4A" w14:textId="77777777" w:rsidR="002A0287" w:rsidRDefault="00000000">
      <w:pPr>
        <w:spacing w:after="148"/>
        <w:ind w:left="19" w:right="15"/>
      </w:pPr>
      <w:r>
        <w:t xml:space="preserve">Sie kannte Leute vom Fernsehen. War mit einem Moderator zusammen. Ich denke, sie lebte ihr Leben, und manchmal teilte sie es mit mir. </w:t>
      </w:r>
    </w:p>
    <w:p w14:paraId="1F01B6D9" w14:textId="77777777" w:rsidR="002A0287" w:rsidRDefault="00000000">
      <w:pPr>
        <w:spacing w:after="145"/>
        <w:ind w:left="19" w:right="15"/>
      </w:pPr>
      <w:r>
        <w:t xml:space="preserve">Erzählte Geschichten von Drehs. Von Lesungen. Demos. </w:t>
      </w:r>
    </w:p>
    <w:p w14:paraId="1FD068D1" w14:textId="77777777" w:rsidR="002A0287" w:rsidRDefault="00000000">
      <w:pPr>
        <w:spacing w:after="145"/>
        <w:ind w:left="19" w:right="15"/>
      </w:pPr>
      <w:r>
        <w:t xml:space="preserve">Wir hörten gemeinsam Ton Steine Scherben. </w:t>
      </w:r>
    </w:p>
    <w:p w14:paraId="1951E66E" w14:textId="77777777" w:rsidR="002A0287" w:rsidRDefault="00000000">
      <w:pPr>
        <w:spacing w:after="150"/>
        <w:ind w:left="19" w:right="15"/>
      </w:pPr>
      <w:r>
        <w:t xml:space="preserve">Ja. Manchmal findet man Menschen, die es kennen. </w:t>
      </w:r>
    </w:p>
    <w:p w14:paraId="7601CEE4" w14:textId="77777777" w:rsidR="002A0287" w:rsidRDefault="00000000">
      <w:pPr>
        <w:ind w:left="19" w:right="15"/>
      </w:pPr>
      <w:r>
        <w:t xml:space="preserve">Wir arbeiteten gut zusammen. </w:t>
      </w:r>
    </w:p>
    <w:p w14:paraId="3E6B053A"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6AAC2E99" wp14:editId="6A8490C0">
                <wp:extent cx="4394200" cy="10160"/>
                <wp:effectExtent l="0" t="0" r="0" b="0"/>
                <wp:docPr id="149198" name="Group 14919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1" name="Picture 164451"/>
                          <pic:cNvPicPr/>
                        </pic:nvPicPr>
                        <pic:blipFill>
                          <a:blip r:embed="rId41"/>
                          <a:stretch>
                            <a:fillRect/>
                          </a:stretch>
                        </pic:blipFill>
                        <pic:spPr>
                          <a:xfrm>
                            <a:off x="-3364" y="-3783"/>
                            <a:ext cx="4398264" cy="15240"/>
                          </a:xfrm>
                          <a:prstGeom prst="rect">
                            <a:avLst/>
                          </a:prstGeom>
                        </pic:spPr>
                      </pic:pic>
                      <pic:pic xmlns:pic="http://schemas.openxmlformats.org/drawingml/2006/picture">
                        <pic:nvPicPr>
                          <pic:cNvPr id="164452" name="Picture 164452"/>
                          <pic:cNvPicPr/>
                        </pic:nvPicPr>
                        <pic:blipFill>
                          <a:blip r:embed="rId41"/>
                          <a:stretch>
                            <a:fillRect/>
                          </a:stretch>
                        </pic:blipFill>
                        <pic:spPr>
                          <a:xfrm>
                            <a:off x="-3364" y="-3783"/>
                            <a:ext cx="4398264" cy="15240"/>
                          </a:xfrm>
                          <a:prstGeom prst="rect">
                            <a:avLst/>
                          </a:prstGeom>
                        </pic:spPr>
                      </pic:pic>
                    </wpg:wgp>
                  </a:graphicData>
                </a:graphic>
              </wp:inline>
            </w:drawing>
          </mc:Choice>
          <mc:Fallback xmlns:a="http://schemas.openxmlformats.org/drawingml/2006/main">
            <w:pict>
              <v:group id="Group 149198" style="width:346pt;height:0.799988pt;mso-position-horizontal-relative:char;mso-position-vertical-relative:line" coordsize="43942,101">
                <v:shape id="Picture 164451" style="position:absolute;width:43982;height:152;left:-33;top:-37;" filled="f">
                  <v:imagedata r:id="rId42"/>
                </v:shape>
                <v:shape id="Picture 164452" style="position:absolute;width:43982;height:152;left:-33;top:-37;" filled="f">
                  <v:imagedata r:id="rId42"/>
                </v:shape>
              </v:group>
            </w:pict>
          </mc:Fallback>
        </mc:AlternateContent>
      </w:r>
      <w:r>
        <w:t xml:space="preserve"> </w:t>
      </w:r>
    </w:p>
    <w:p w14:paraId="2AB45A6A" w14:textId="77777777" w:rsidR="002A0287" w:rsidRDefault="00000000">
      <w:pPr>
        <w:pStyle w:val="berschrift2"/>
        <w:spacing w:after="132"/>
        <w:ind w:left="-5"/>
      </w:pPr>
      <w:bookmarkStart w:id="101" w:name="_Toc170034"/>
      <w:r>
        <w:rPr>
          <w:sz w:val="32"/>
        </w:rPr>
        <w:t xml:space="preserve">Frau Müller </w:t>
      </w:r>
      <w:bookmarkEnd w:id="101"/>
    </w:p>
    <w:p w14:paraId="63FD4DE7" w14:textId="77777777" w:rsidR="002A0287" w:rsidRDefault="00000000">
      <w:pPr>
        <w:ind w:left="19" w:right="15"/>
      </w:pPr>
      <w:r>
        <w:t xml:space="preserve">Sie war eine Naturgewalt. </w:t>
      </w:r>
    </w:p>
    <w:p w14:paraId="07A27601" w14:textId="77777777" w:rsidR="002A0287" w:rsidRDefault="00000000">
      <w:pPr>
        <w:spacing w:after="148"/>
        <w:ind w:left="19" w:right="15"/>
      </w:pPr>
      <w:r>
        <w:t xml:space="preserve">Keine Servicekraft. Sie hatte ein Maul. Nicht immer. Aber diese Person hat Sachen zu Gästen gesagt, Menschen öffentlich beschimpft, einen Gast zum Weinen gebracht – und niemand war ihr je böse. </w:t>
      </w:r>
    </w:p>
    <w:p w14:paraId="7E95CB18" w14:textId="77777777" w:rsidR="002A0287" w:rsidRDefault="00000000">
      <w:pPr>
        <w:spacing w:after="145"/>
        <w:ind w:left="19" w:right="15"/>
      </w:pPr>
      <w:r>
        <w:t xml:space="preserve">Sie bekam mehr Trinkgeld als alle zusammen. Sie teilte es mit uns. Ohne Frage. </w:t>
      </w:r>
    </w:p>
    <w:p w14:paraId="539D438A" w14:textId="77777777" w:rsidR="002A0287" w:rsidRDefault="00000000">
      <w:pPr>
        <w:spacing w:after="148"/>
        <w:ind w:left="19" w:right="15"/>
      </w:pPr>
      <w:r>
        <w:t xml:space="preserve">Als ich sie das erste Mal erlebte, wusste ich nicht, was ich machen sollte. Dem Gast helfen? Aber das kann ich nicht – da steht Frau Müller. </w:t>
      </w:r>
    </w:p>
    <w:p w14:paraId="5334EDA8" w14:textId="77777777" w:rsidR="002A0287" w:rsidRDefault="00000000">
      <w:pPr>
        <w:spacing w:after="145"/>
        <w:ind w:left="19" w:right="15"/>
      </w:pPr>
      <w:r>
        <w:lastRenderedPageBreak/>
        <w:t xml:space="preserve">Ich schaute die Chefin an, und die grinste nur. </w:t>
      </w:r>
    </w:p>
    <w:p w14:paraId="308E2EC8" w14:textId="77777777" w:rsidR="002A0287" w:rsidRDefault="00000000">
      <w:pPr>
        <w:ind w:left="19" w:right="15"/>
      </w:pPr>
      <w:r>
        <w:t xml:space="preserve">„Frau Müller hat Dienst. </w:t>
      </w:r>
      <w:proofErr w:type="spellStart"/>
      <w:r>
        <w:t>Kannste</w:t>
      </w:r>
      <w:proofErr w:type="spellEnd"/>
      <w:r>
        <w:t xml:space="preserve"> noch nicht wissen. Die hatte </w:t>
      </w:r>
      <w:proofErr w:type="spellStart"/>
      <w:r>
        <w:t>ne</w:t>
      </w:r>
      <w:proofErr w:type="spellEnd"/>
      <w:r>
        <w:t xml:space="preserve"> Woche frei. Ich bin sauer – sie hat mir nicht Bescheid gesagt.” </w:t>
      </w:r>
    </w:p>
    <w:p w14:paraId="59A585F2"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7AB20889" wp14:editId="1AFE7A77">
                <wp:extent cx="4394200" cy="10160"/>
                <wp:effectExtent l="0" t="0" r="0" b="0"/>
                <wp:docPr id="148792" name="Group 14879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3" name="Picture 164453"/>
                          <pic:cNvPicPr/>
                        </pic:nvPicPr>
                        <pic:blipFill>
                          <a:blip r:embed="rId41"/>
                          <a:stretch>
                            <a:fillRect/>
                          </a:stretch>
                        </pic:blipFill>
                        <pic:spPr>
                          <a:xfrm>
                            <a:off x="-3364" y="-3889"/>
                            <a:ext cx="4398264" cy="15240"/>
                          </a:xfrm>
                          <a:prstGeom prst="rect">
                            <a:avLst/>
                          </a:prstGeom>
                        </pic:spPr>
                      </pic:pic>
                      <pic:pic xmlns:pic="http://schemas.openxmlformats.org/drawingml/2006/picture">
                        <pic:nvPicPr>
                          <pic:cNvPr id="164454" name="Picture 164454"/>
                          <pic:cNvPicPr/>
                        </pic:nvPicPr>
                        <pic:blipFill>
                          <a:blip r:embed="rId41"/>
                          <a:stretch>
                            <a:fillRect/>
                          </a:stretch>
                        </pic:blipFill>
                        <pic:spPr>
                          <a:xfrm>
                            <a:off x="-3364" y="-3889"/>
                            <a:ext cx="4398264" cy="15240"/>
                          </a:xfrm>
                          <a:prstGeom prst="rect">
                            <a:avLst/>
                          </a:prstGeom>
                        </pic:spPr>
                      </pic:pic>
                    </wpg:wgp>
                  </a:graphicData>
                </a:graphic>
              </wp:inline>
            </w:drawing>
          </mc:Choice>
          <mc:Fallback xmlns:a="http://schemas.openxmlformats.org/drawingml/2006/main">
            <w:pict>
              <v:group id="Group 148792" style="width:346pt;height:0.799988pt;mso-position-horizontal-relative:char;mso-position-vertical-relative:line" coordsize="43942,101">
                <v:shape id="Picture 164453" style="position:absolute;width:43982;height:152;left:-33;top:-38;" filled="f">
                  <v:imagedata r:id="rId42"/>
                </v:shape>
                <v:shape id="Picture 164454" style="position:absolute;width:43982;height:152;left:-33;top:-38;" filled="f">
                  <v:imagedata r:id="rId42"/>
                </v:shape>
              </v:group>
            </w:pict>
          </mc:Fallback>
        </mc:AlternateContent>
      </w:r>
      <w:r>
        <w:t xml:space="preserve"> </w:t>
      </w:r>
    </w:p>
    <w:p w14:paraId="3E108635" w14:textId="77777777" w:rsidR="002A0287" w:rsidRDefault="00000000">
      <w:pPr>
        <w:spacing w:after="148"/>
        <w:ind w:left="19" w:right="15"/>
      </w:pPr>
      <w:r>
        <w:t>„</w:t>
      </w:r>
      <w:proofErr w:type="spellStart"/>
      <w:r>
        <w:t>Jungche</w:t>
      </w:r>
      <w:proofErr w:type="spellEnd"/>
      <w:r>
        <w:t xml:space="preserve">, wenn de </w:t>
      </w:r>
      <w:proofErr w:type="spellStart"/>
      <w:r>
        <w:t>net</w:t>
      </w:r>
      <w:proofErr w:type="spellEnd"/>
      <w:r>
        <w:t xml:space="preserve"> gleich </w:t>
      </w:r>
      <w:proofErr w:type="spellStart"/>
      <w:r>
        <w:t>sachst</w:t>
      </w:r>
      <w:proofErr w:type="spellEnd"/>
      <w:r>
        <w:t xml:space="preserve">, </w:t>
      </w:r>
      <w:proofErr w:type="spellStart"/>
      <w:r>
        <w:t>wasste</w:t>
      </w:r>
      <w:proofErr w:type="spellEnd"/>
      <w:r>
        <w:t xml:space="preserve"> willst, lass </w:t>
      </w:r>
      <w:proofErr w:type="spellStart"/>
      <w:r>
        <w:t>isch</w:t>
      </w:r>
      <w:proofErr w:type="spellEnd"/>
      <w:r>
        <w:t xml:space="preserve"> mir en Kind von dein </w:t>
      </w:r>
      <w:proofErr w:type="spellStart"/>
      <w:r>
        <w:t>Vadda</w:t>
      </w:r>
      <w:proofErr w:type="spellEnd"/>
      <w:r>
        <w:t xml:space="preserve"> mache!“ </w:t>
      </w:r>
    </w:p>
    <w:p w14:paraId="1AF96B4F" w14:textId="77777777" w:rsidR="002A0287" w:rsidRDefault="00000000">
      <w:pPr>
        <w:spacing w:after="145"/>
        <w:ind w:left="19" w:right="15"/>
      </w:pPr>
      <w:r>
        <w:t xml:space="preserve">Dass die Mutter mit am Tisch saß, sah Frau Müller vielleicht nicht. </w:t>
      </w:r>
    </w:p>
    <w:p w14:paraId="6D96772F" w14:textId="77777777" w:rsidR="002A0287" w:rsidRDefault="00000000">
      <w:pPr>
        <w:ind w:left="19" w:right="15"/>
      </w:pPr>
      <w:r>
        <w:t xml:space="preserve">Die Leute kamen, um frische Reibekuchen zu essen. Und wenn sie Glück hatten, sahen sie, wie eine Kellnerin einen Gast zum Weinen bringt. </w:t>
      </w:r>
    </w:p>
    <w:p w14:paraId="40673CD6"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2FACE319" wp14:editId="169114F2">
                <wp:extent cx="4394200" cy="10160"/>
                <wp:effectExtent l="0" t="0" r="0" b="0"/>
                <wp:docPr id="148794" name="Group 14879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5" name="Picture 164455"/>
                          <pic:cNvPicPr/>
                        </pic:nvPicPr>
                        <pic:blipFill>
                          <a:blip r:embed="rId15"/>
                          <a:stretch>
                            <a:fillRect/>
                          </a:stretch>
                        </pic:blipFill>
                        <pic:spPr>
                          <a:xfrm>
                            <a:off x="-3364" y="-3147"/>
                            <a:ext cx="4398264" cy="15240"/>
                          </a:xfrm>
                          <a:prstGeom prst="rect">
                            <a:avLst/>
                          </a:prstGeom>
                        </pic:spPr>
                      </pic:pic>
                    </wpg:wgp>
                  </a:graphicData>
                </a:graphic>
              </wp:inline>
            </w:drawing>
          </mc:Choice>
          <mc:Fallback xmlns:a="http://schemas.openxmlformats.org/drawingml/2006/main">
            <w:pict>
              <v:group id="Group 148794" style="width:346pt;height:0.800018pt;mso-position-horizontal-relative:char;mso-position-vertical-relative:line" coordsize="43942,101">
                <v:shape id="Picture 164455" style="position:absolute;width:43982;height:152;left:-33;top:-31;" filled="f">
                  <v:imagedata r:id="rId16"/>
                </v:shape>
              </v:group>
            </w:pict>
          </mc:Fallback>
        </mc:AlternateContent>
      </w:r>
      <w:r>
        <w:t xml:space="preserve"> </w:t>
      </w:r>
    </w:p>
    <w:p w14:paraId="5395B3D5" w14:textId="77777777" w:rsidR="002A0287" w:rsidRDefault="00000000">
      <w:pPr>
        <w:pStyle w:val="berschrift2"/>
        <w:spacing w:after="132"/>
        <w:ind w:left="-5"/>
      </w:pPr>
      <w:bookmarkStart w:id="102" w:name="_Toc170035"/>
      <w:r>
        <w:rPr>
          <w:sz w:val="32"/>
        </w:rPr>
        <w:t xml:space="preserve">Das System </w:t>
      </w:r>
      <w:bookmarkEnd w:id="102"/>
    </w:p>
    <w:p w14:paraId="3120E745" w14:textId="77777777" w:rsidR="002A0287" w:rsidRDefault="00000000">
      <w:pPr>
        <w:spacing w:after="148"/>
        <w:ind w:left="19" w:right="15"/>
      </w:pPr>
      <w:r>
        <w:t xml:space="preserve">Dort konnte man kommen, wann man wollte. Und wenn man keine Lust mehr hatte, konnte man einfach gehen. </w:t>
      </w:r>
    </w:p>
    <w:p w14:paraId="56550354" w14:textId="77777777" w:rsidR="002A0287" w:rsidRDefault="00000000">
      <w:pPr>
        <w:spacing w:after="145"/>
        <w:ind w:left="19" w:right="15"/>
      </w:pPr>
      <w:r>
        <w:t xml:space="preserve">Hat keiner gemacht. Also </w:t>
      </w:r>
      <w:proofErr w:type="gramStart"/>
      <w:r>
        <w:t>wirklich selten</w:t>
      </w:r>
      <w:proofErr w:type="gramEnd"/>
      <w:r>
        <w:t xml:space="preserve">. </w:t>
      </w:r>
    </w:p>
    <w:p w14:paraId="166D8F60" w14:textId="77777777" w:rsidR="002A0287" w:rsidRDefault="00000000">
      <w:pPr>
        <w:spacing w:after="148"/>
        <w:ind w:left="19" w:right="15"/>
      </w:pPr>
      <w:r>
        <w:t xml:space="preserve">Und wenn? Es war nie jemand sauer oder hat es nachgetragen. Auch wenn wir an dem Tag über 1.000 Reibekuchen und Pfannkuchen verkauft hatten. </w:t>
      </w:r>
    </w:p>
    <w:p w14:paraId="042211E6" w14:textId="77777777" w:rsidR="002A0287" w:rsidRDefault="00000000">
      <w:pPr>
        <w:spacing w:after="153"/>
        <w:ind w:left="19" w:right="15"/>
      </w:pPr>
      <w:r>
        <w:t xml:space="preserve">Die Küche war kein Spitzenrestaurant, und die Lebensmittel meist tiefgefroren. Aber es gab frische Reibekuchen und Pfannkuchen. </w:t>
      </w:r>
    </w:p>
    <w:p w14:paraId="2A1544A0" w14:textId="77777777" w:rsidR="002A0287" w:rsidRDefault="00000000">
      <w:pPr>
        <w:ind w:left="19" w:right="15"/>
      </w:pPr>
      <w:r>
        <w:t xml:space="preserve">Deshalb kamen die Menschen. </w:t>
      </w:r>
    </w:p>
    <w:p w14:paraId="0CF67E14"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56DD39BE" wp14:editId="7FFCFFD7">
                <wp:extent cx="4394200" cy="10160"/>
                <wp:effectExtent l="0" t="0" r="0" b="0"/>
                <wp:docPr id="148796" name="Group 14879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6" name="Picture 164456"/>
                          <pic:cNvPicPr/>
                        </pic:nvPicPr>
                        <pic:blipFill>
                          <a:blip r:embed="rId41"/>
                          <a:stretch>
                            <a:fillRect/>
                          </a:stretch>
                        </pic:blipFill>
                        <pic:spPr>
                          <a:xfrm>
                            <a:off x="-3364" y="-3960"/>
                            <a:ext cx="4398264" cy="15240"/>
                          </a:xfrm>
                          <a:prstGeom prst="rect">
                            <a:avLst/>
                          </a:prstGeom>
                        </pic:spPr>
                      </pic:pic>
                    </wpg:wgp>
                  </a:graphicData>
                </a:graphic>
              </wp:inline>
            </w:drawing>
          </mc:Choice>
          <mc:Fallback xmlns:a="http://schemas.openxmlformats.org/drawingml/2006/main">
            <w:pict>
              <v:group id="Group 148796" style="width:346pt;height:0.799988pt;mso-position-horizontal-relative:char;mso-position-vertical-relative:line" coordsize="43942,101">
                <v:shape id="Picture 164456" style="position:absolute;width:43982;height:152;left:-33;top:-39;" filled="f">
                  <v:imagedata r:id="rId42"/>
                </v:shape>
              </v:group>
            </w:pict>
          </mc:Fallback>
        </mc:AlternateContent>
      </w:r>
      <w:r>
        <w:t xml:space="preserve"> </w:t>
      </w:r>
    </w:p>
    <w:p w14:paraId="674F7179" w14:textId="77777777" w:rsidR="002A0287" w:rsidRDefault="00000000">
      <w:pPr>
        <w:pStyle w:val="berschrift2"/>
        <w:spacing w:after="132"/>
        <w:ind w:left="-5"/>
      </w:pPr>
      <w:bookmarkStart w:id="103" w:name="_Toc170036"/>
      <w:r>
        <w:rPr>
          <w:sz w:val="32"/>
        </w:rPr>
        <w:t xml:space="preserve">Der Neue </w:t>
      </w:r>
      <w:bookmarkEnd w:id="103"/>
    </w:p>
    <w:p w14:paraId="6DC10F3D" w14:textId="77777777" w:rsidR="002A0287" w:rsidRDefault="00000000">
      <w:pPr>
        <w:spacing w:after="145"/>
        <w:ind w:left="19" w:right="15"/>
      </w:pPr>
      <w:r>
        <w:t xml:space="preserve">Irgendwann kam einer. </w:t>
      </w:r>
    </w:p>
    <w:p w14:paraId="227280A9" w14:textId="77777777" w:rsidR="002A0287" w:rsidRDefault="00000000">
      <w:pPr>
        <w:spacing w:after="148"/>
        <w:ind w:left="19" w:right="15"/>
      </w:pPr>
      <w:r>
        <w:t xml:space="preserve">Ein Flüchtling, der uns zugelaufen war. Kam irgendwann, brauchte Geld. Nicht viel später: volles Mitglied der Crew. </w:t>
      </w:r>
    </w:p>
    <w:p w14:paraId="1DBEA3A5" w14:textId="77777777" w:rsidR="002A0287" w:rsidRDefault="00000000">
      <w:pPr>
        <w:spacing w:after="153"/>
        <w:ind w:left="19" w:right="15"/>
      </w:pPr>
      <w:r>
        <w:t xml:space="preserve">Er brachte mir bei, wie man auf Farsi „Null” sagt. </w:t>
      </w:r>
      <w:proofErr w:type="spellStart"/>
      <w:r>
        <w:t>Nol</w:t>
      </w:r>
      <w:proofErr w:type="spellEnd"/>
      <w:r>
        <w:t xml:space="preserve">. Ich </w:t>
      </w:r>
      <w:proofErr w:type="gramStart"/>
      <w:r>
        <w:t>hab</w:t>
      </w:r>
      <w:proofErr w:type="gramEnd"/>
      <w:r>
        <w:t xml:space="preserve"> nie gefragt, woher genau. Er hat’s bestimmt erzählt. Ich hab’s vergessen. </w:t>
      </w:r>
    </w:p>
    <w:p w14:paraId="3598B906" w14:textId="77777777" w:rsidR="002A0287" w:rsidRDefault="00000000">
      <w:pPr>
        <w:spacing w:after="145"/>
        <w:ind w:left="19" w:right="15"/>
      </w:pPr>
      <w:proofErr w:type="spellStart"/>
      <w:r>
        <w:t>Speedintegration</w:t>
      </w:r>
      <w:proofErr w:type="spellEnd"/>
      <w:r>
        <w:t xml:space="preserve">. </w:t>
      </w:r>
    </w:p>
    <w:p w14:paraId="3EFEEAFB" w14:textId="77777777" w:rsidR="002A0287" w:rsidRDefault="00000000">
      <w:pPr>
        <w:ind w:left="19" w:right="15"/>
      </w:pPr>
      <w:r>
        <w:t xml:space="preserve">Anja machte Wohnung. Frau Herzlichst machte Amt. Er konnte bleiben. </w:t>
      </w:r>
    </w:p>
    <w:p w14:paraId="548963D1" w14:textId="77777777" w:rsidR="002A0287" w:rsidRDefault="00000000">
      <w:pPr>
        <w:ind w:left="19" w:right="15"/>
      </w:pPr>
      <w:r>
        <w:t xml:space="preserve">Und wir waren einer mehr. </w:t>
      </w:r>
    </w:p>
    <w:p w14:paraId="35C73174"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27EFE8CC" wp14:editId="39C2A02B">
                <wp:extent cx="4394200" cy="10160"/>
                <wp:effectExtent l="0" t="0" r="0" b="0"/>
                <wp:docPr id="148544" name="Group 14854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7" name="Picture 164457"/>
                          <pic:cNvPicPr/>
                        </pic:nvPicPr>
                        <pic:blipFill>
                          <a:blip r:embed="rId29"/>
                          <a:stretch>
                            <a:fillRect/>
                          </a:stretch>
                        </pic:blipFill>
                        <pic:spPr>
                          <a:xfrm>
                            <a:off x="-3364" y="-3405"/>
                            <a:ext cx="4398264" cy="15240"/>
                          </a:xfrm>
                          <a:prstGeom prst="rect">
                            <a:avLst/>
                          </a:prstGeom>
                        </pic:spPr>
                      </pic:pic>
                    </wpg:wgp>
                  </a:graphicData>
                </a:graphic>
              </wp:inline>
            </w:drawing>
          </mc:Choice>
          <mc:Fallback xmlns:a="http://schemas.openxmlformats.org/drawingml/2006/main">
            <w:pict>
              <v:group id="Group 148544" style="width:346pt;height:0.799988pt;mso-position-horizontal-relative:char;mso-position-vertical-relative:line" coordsize="43942,101">
                <v:shape id="Picture 164457" style="position:absolute;width:43982;height:152;left:-33;top:-34;" filled="f">
                  <v:imagedata r:id="rId30"/>
                </v:shape>
              </v:group>
            </w:pict>
          </mc:Fallback>
        </mc:AlternateContent>
      </w:r>
      <w:r>
        <w:t xml:space="preserve"> </w:t>
      </w:r>
    </w:p>
    <w:p w14:paraId="35C0F187" w14:textId="77777777" w:rsidR="002A0287" w:rsidRDefault="00000000">
      <w:pPr>
        <w:pStyle w:val="berschrift2"/>
        <w:spacing w:after="132"/>
        <w:ind w:left="-5"/>
      </w:pPr>
      <w:bookmarkStart w:id="104" w:name="_Toc170037"/>
      <w:r>
        <w:rPr>
          <w:sz w:val="32"/>
        </w:rPr>
        <w:t xml:space="preserve">Die Menschen </w:t>
      </w:r>
      <w:bookmarkEnd w:id="104"/>
    </w:p>
    <w:p w14:paraId="45FE9F56" w14:textId="77777777" w:rsidR="002A0287" w:rsidRDefault="00000000">
      <w:pPr>
        <w:spacing w:after="145"/>
        <w:ind w:left="19" w:right="15"/>
      </w:pPr>
      <w:r>
        <w:t xml:space="preserve">Marco wurde und ist mein Freund. Wir haben Kontakt. </w:t>
      </w:r>
    </w:p>
    <w:p w14:paraId="5433712B" w14:textId="77777777" w:rsidR="002A0287" w:rsidRDefault="00000000">
      <w:pPr>
        <w:spacing w:after="145"/>
        <w:ind w:left="19" w:right="15"/>
      </w:pPr>
      <w:r>
        <w:t xml:space="preserve">Anja war die coolste Chefin, die ich je hatte. </w:t>
      </w:r>
    </w:p>
    <w:p w14:paraId="54897109" w14:textId="77777777" w:rsidR="002A0287" w:rsidRDefault="00000000">
      <w:pPr>
        <w:spacing w:after="148"/>
        <w:ind w:left="19" w:right="15"/>
      </w:pPr>
      <w:r>
        <w:lastRenderedPageBreak/>
        <w:t xml:space="preserve">Einmal kam sie zur Arbeit und erzählte, dass sie die ganze Nacht mit einem jungen Kerl zusammen gewesen war. Und dass nach sechs Stunden Spagat heute nicht an Arbeit zu denken wäre. </w:t>
      </w:r>
    </w:p>
    <w:p w14:paraId="37C24E1F" w14:textId="77777777" w:rsidR="002A0287" w:rsidRDefault="00000000">
      <w:pPr>
        <w:spacing w:after="145"/>
        <w:ind w:left="19" w:right="15"/>
      </w:pPr>
      <w:r>
        <w:t xml:space="preserve">Und ging wieder nach Hause. </w:t>
      </w:r>
    </w:p>
    <w:p w14:paraId="343BCBA9" w14:textId="77777777" w:rsidR="002A0287" w:rsidRDefault="00000000">
      <w:pPr>
        <w:spacing w:after="150"/>
        <w:ind w:left="19" w:right="15"/>
      </w:pPr>
      <w:r>
        <w:t xml:space="preserve">Ich liebe diese Frau. </w:t>
      </w:r>
    </w:p>
    <w:p w14:paraId="7500E869" w14:textId="77777777" w:rsidR="002A0287" w:rsidRDefault="00000000">
      <w:pPr>
        <w:ind w:left="19" w:right="15"/>
      </w:pPr>
      <w:r>
        <w:t xml:space="preserve">Ich weiß nicht, wo sie ist. Aber ich hoffe, sie singt immer noch jeden Abend in ihrer Stammkneipe mit ihren Jungs. So wie sie es wohl schon immer tat. </w:t>
      </w:r>
    </w:p>
    <w:p w14:paraId="3EE0F211"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7A876517" wp14:editId="373E0A88">
                <wp:extent cx="4394200" cy="10160"/>
                <wp:effectExtent l="0" t="0" r="0" b="0"/>
                <wp:docPr id="148545" name="Group 14854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58" name="Picture 164458"/>
                          <pic:cNvPicPr/>
                        </pic:nvPicPr>
                        <pic:blipFill>
                          <a:blip r:embed="rId15"/>
                          <a:stretch>
                            <a:fillRect/>
                          </a:stretch>
                        </pic:blipFill>
                        <pic:spPr>
                          <a:xfrm>
                            <a:off x="-3364" y="-3136"/>
                            <a:ext cx="4398264" cy="15240"/>
                          </a:xfrm>
                          <a:prstGeom prst="rect">
                            <a:avLst/>
                          </a:prstGeom>
                        </pic:spPr>
                      </pic:pic>
                      <pic:pic xmlns:pic="http://schemas.openxmlformats.org/drawingml/2006/picture">
                        <pic:nvPicPr>
                          <pic:cNvPr id="164459" name="Picture 164459"/>
                          <pic:cNvPicPr/>
                        </pic:nvPicPr>
                        <pic:blipFill>
                          <a:blip r:embed="rId15"/>
                          <a:stretch>
                            <a:fillRect/>
                          </a:stretch>
                        </pic:blipFill>
                        <pic:spPr>
                          <a:xfrm>
                            <a:off x="-3364" y="-3136"/>
                            <a:ext cx="4398264" cy="15240"/>
                          </a:xfrm>
                          <a:prstGeom prst="rect">
                            <a:avLst/>
                          </a:prstGeom>
                        </pic:spPr>
                      </pic:pic>
                    </wpg:wgp>
                  </a:graphicData>
                </a:graphic>
              </wp:inline>
            </w:drawing>
          </mc:Choice>
          <mc:Fallback xmlns:a="http://schemas.openxmlformats.org/drawingml/2006/main">
            <w:pict>
              <v:group id="Group 148545" style="width:346pt;height:0.800018pt;mso-position-horizontal-relative:char;mso-position-vertical-relative:line" coordsize="43942,101">
                <v:shape id="Picture 164458" style="position:absolute;width:43982;height:152;left:-33;top:-31;" filled="f">
                  <v:imagedata r:id="rId16"/>
                </v:shape>
                <v:shape id="Picture 164459" style="position:absolute;width:43982;height:152;left:-33;top:-31;" filled="f">
                  <v:imagedata r:id="rId16"/>
                </v:shape>
              </v:group>
            </w:pict>
          </mc:Fallback>
        </mc:AlternateContent>
      </w:r>
      <w:r>
        <w:t xml:space="preserve"> </w:t>
      </w:r>
    </w:p>
    <w:p w14:paraId="56B33BA2" w14:textId="77777777" w:rsidR="002A0287" w:rsidRDefault="00000000">
      <w:pPr>
        <w:pStyle w:val="berschrift2"/>
        <w:spacing w:after="132"/>
        <w:ind w:left="-5"/>
      </w:pPr>
      <w:bookmarkStart w:id="105" w:name="_Toc170038"/>
      <w:r>
        <w:rPr>
          <w:sz w:val="32"/>
        </w:rPr>
        <w:t xml:space="preserve">Elfi </w:t>
      </w:r>
      <w:bookmarkEnd w:id="105"/>
    </w:p>
    <w:p w14:paraId="35039E4D" w14:textId="77777777" w:rsidR="002A0287" w:rsidRDefault="00000000">
      <w:pPr>
        <w:spacing w:after="145"/>
        <w:ind w:left="19" w:right="15"/>
      </w:pPr>
      <w:r>
        <w:t xml:space="preserve">Elfi – alles Gute. </w:t>
      </w:r>
    </w:p>
    <w:p w14:paraId="66DCD1C1" w14:textId="77777777" w:rsidR="002A0287" w:rsidRDefault="00000000">
      <w:pPr>
        <w:spacing w:after="150"/>
        <w:ind w:left="19" w:right="15"/>
      </w:pPr>
      <w:r>
        <w:t xml:space="preserve">Du warst auch der Hammer. </w:t>
      </w:r>
    </w:p>
    <w:p w14:paraId="4067B487" w14:textId="77777777" w:rsidR="002A0287" w:rsidRDefault="00000000">
      <w:pPr>
        <w:ind w:left="19" w:right="15"/>
      </w:pPr>
      <w:r>
        <w:t xml:space="preserve">Und unser Geheimnis bleibt unser Geheimnis. </w:t>
      </w:r>
    </w:p>
    <w:p w14:paraId="65856998" w14:textId="77777777" w:rsidR="002A0287" w:rsidRDefault="00000000">
      <w:pPr>
        <w:spacing w:after="202" w:line="259" w:lineRule="auto"/>
        <w:ind w:left="-8" w:right="2051" w:firstLine="0"/>
        <w:jc w:val="center"/>
      </w:pPr>
      <w:r>
        <w:rPr>
          <w:rFonts w:ascii="Calibri" w:eastAsia="Calibri" w:hAnsi="Calibri" w:cs="Calibri"/>
          <w:noProof/>
          <w:sz w:val="22"/>
        </w:rPr>
        <mc:AlternateContent>
          <mc:Choice Requires="wpg">
            <w:drawing>
              <wp:inline distT="0" distB="0" distL="0" distR="0" wp14:anchorId="6226E1E4" wp14:editId="08B4C38B">
                <wp:extent cx="4394200" cy="10160"/>
                <wp:effectExtent l="0" t="0" r="0" b="0"/>
                <wp:docPr id="148546" name="Group 14854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0" name="Picture 164460"/>
                          <pic:cNvPicPr/>
                        </pic:nvPicPr>
                        <pic:blipFill>
                          <a:blip r:embed="rId21"/>
                          <a:stretch>
                            <a:fillRect/>
                          </a:stretch>
                        </pic:blipFill>
                        <pic:spPr>
                          <a:xfrm>
                            <a:off x="-3364" y="-5804"/>
                            <a:ext cx="4398264" cy="18288"/>
                          </a:xfrm>
                          <a:prstGeom prst="rect">
                            <a:avLst/>
                          </a:prstGeom>
                        </pic:spPr>
                      </pic:pic>
                    </wpg:wgp>
                  </a:graphicData>
                </a:graphic>
              </wp:inline>
            </w:drawing>
          </mc:Choice>
          <mc:Fallback xmlns:a="http://schemas.openxmlformats.org/drawingml/2006/main">
            <w:pict>
              <v:group id="Group 148546" style="width:346pt;height:0.799988pt;mso-position-horizontal-relative:char;mso-position-vertical-relative:line" coordsize="43942,101">
                <v:shape id="Picture 164460" style="position:absolute;width:43982;height:182;left:-33;top:-58;" filled="f">
                  <v:imagedata r:id="rId22"/>
                </v:shape>
              </v:group>
            </w:pict>
          </mc:Fallback>
        </mc:AlternateContent>
      </w:r>
      <w:r>
        <w:t xml:space="preserve"> </w:t>
      </w:r>
    </w:p>
    <w:p w14:paraId="4A30E228" w14:textId="77777777" w:rsidR="002A0287" w:rsidRDefault="00000000">
      <w:pPr>
        <w:pStyle w:val="berschrift2"/>
        <w:spacing w:after="132"/>
        <w:ind w:left="-5"/>
      </w:pPr>
      <w:bookmarkStart w:id="106" w:name="_Toc170039"/>
      <w:r>
        <w:rPr>
          <w:sz w:val="32"/>
        </w:rPr>
        <w:t xml:space="preserve">Das Ende </w:t>
      </w:r>
      <w:bookmarkEnd w:id="106"/>
    </w:p>
    <w:p w14:paraId="5060EEA0" w14:textId="77777777" w:rsidR="002A0287" w:rsidRDefault="00000000">
      <w:pPr>
        <w:spacing w:after="145"/>
        <w:ind w:left="19" w:right="15"/>
      </w:pPr>
      <w:r>
        <w:t xml:space="preserve">Ich vermisse diese Menschen und diese Zeit. </w:t>
      </w:r>
    </w:p>
    <w:p w14:paraId="31AF3EA7" w14:textId="77777777" w:rsidR="002A0287" w:rsidRDefault="00000000">
      <w:pPr>
        <w:spacing w:after="145"/>
        <w:ind w:left="19" w:right="15"/>
      </w:pPr>
      <w:r>
        <w:t xml:space="preserve">40 Jahre weg. Abgerissen. Umgebaut. </w:t>
      </w:r>
    </w:p>
    <w:p w14:paraId="2B034DEF" w14:textId="77777777" w:rsidR="002A0287" w:rsidRDefault="00000000">
      <w:pPr>
        <w:spacing w:after="145"/>
        <w:ind w:left="19" w:right="15"/>
      </w:pPr>
      <w:r>
        <w:t xml:space="preserve">Aus diesem Paradies wurde ein seelenloser Stahl-Glas-Kasten, der halt schwimmt. </w:t>
      </w:r>
    </w:p>
    <w:p w14:paraId="38D18551" w14:textId="77777777" w:rsidR="002A0287" w:rsidRDefault="00000000">
      <w:pPr>
        <w:spacing w:after="150"/>
        <w:ind w:left="19" w:right="15"/>
      </w:pPr>
      <w:r>
        <w:t xml:space="preserve">Ich werde irgendwann wieder hingehen. </w:t>
      </w:r>
    </w:p>
    <w:p w14:paraId="58F456CE" w14:textId="77777777" w:rsidR="002A0287" w:rsidRDefault="00000000">
      <w:pPr>
        <w:ind w:left="19" w:right="15"/>
      </w:pPr>
      <w:r>
        <w:t xml:space="preserve">Irgendwann schaue ich es mir an. </w:t>
      </w:r>
    </w:p>
    <w:p w14:paraId="30B309A2" w14:textId="77777777" w:rsidR="002A0287" w:rsidRDefault="00000000">
      <w:pPr>
        <w:spacing w:after="149" w:line="259" w:lineRule="auto"/>
        <w:ind w:left="-8" w:right="2051" w:firstLine="0"/>
        <w:jc w:val="center"/>
      </w:pPr>
      <w:r>
        <w:rPr>
          <w:rFonts w:ascii="Calibri" w:eastAsia="Calibri" w:hAnsi="Calibri" w:cs="Calibri"/>
          <w:noProof/>
          <w:sz w:val="22"/>
        </w:rPr>
        <mc:AlternateContent>
          <mc:Choice Requires="wpg">
            <w:drawing>
              <wp:inline distT="0" distB="0" distL="0" distR="0" wp14:anchorId="19BE6B90" wp14:editId="39313267">
                <wp:extent cx="4394200" cy="10161"/>
                <wp:effectExtent l="0" t="0" r="0" b="0"/>
                <wp:docPr id="148547" name="Group 148547"/>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461" name="Picture 164461"/>
                          <pic:cNvPicPr/>
                        </pic:nvPicPr>
                        <pic:blipFill>
                          <a:blip r:embed="rId27"/>
                          <a:stretch>
                            <a:fillRect/>
                          </a:stretch>
                        </pic:blipFill>
                        <pic:spPr>
                          <a:xfrm>
                            <a:off x="-3364" y="-5293"/>
                            <a:ext cx="4398264" cy="18288"/>
                          </a:xfrm>
                          <a:prstGeom prst="rect">
                            <a:avLst/>
                          </a:prstGeom>
                        </pic:spPr>
                      </pic:pic>
                    </wpg:wgp>
                  </a:graphicData>
                </a:graphic>
              </wp:inline>
            </w:drawing>
          </mc:Choice>
          <mc:Fallback xmlns:a="http://schemas.openxmlformats.org/drawingml/2006/main">
            <w:pict>
              <v:group id="Group 148547" style="width:346pt;height:0.800049pt;mso-position-horizontal-relative:char;mso-position-vertical-relative:line" coordsize="43942,101">
                <v:shape id="Picture 164461" style="position:absolute;width:43982;height:182;left:-33;top:-52;" filled="f">
                  <v:imagedata r:id="rId28"/>
                </v:shape>
              </v:group>
            </w:pict>
          </mc:Fallback>
        </mc:AlternateContent>
      </w:r>
      <w:r>
        <w:t xml:space="preserve"> </w:t>
      </w:r>
    </w:p>
    <w:p w14:paraId="5F855BCC" w14:textId="77777777" w:rsidR="002A0287" w:rsidRDefault="00000000">
      <w:pPr>
        <w:spacing w:after="145"/>
        <w:ind w:left="19" w:right="15"/>
      </w:pPr>
      <w:r>
        <w:t xml:space="preserve">[Ende Kapitel 13: Das Bootshaus] </w:t>
      </w:r>
    </w:p>
    <w:p w14:paraId="1A1F9A0C" w14:textId="77777777" w:rsidR="002A0287" w:rsidRDefault="00000000">
      <w:pPr>
        <w:spacing w:after="153"/>
        <w:ind w:left="19" w:right="15"/>
      </w:pPr>
      <w:r>
        <w:t xml:space="preserve">Status: FERTIG </w:t>
      </w:r>
    </w:p>
    <w:p w14:paraId="49657847"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4C4254B" w14:textId="77777777" w:rsidR="002A0287" w:rsidRDefault="00000000">
      <w:pPr>
        <w:spacing w:after="154" w:line="259" w:lineRule="auto"/>
        <w:ind w:left="0" w:right="0" w:firstLine="0"/>
      </w:pPr>
      <w:r>
        <w:t xml:space="preserve"> </w:t>
      </w:r>
    </w:p>
    <w:p w14:paraId="03D77E80" w14:textId="77777777" w:rsidR="002A0287" w:rsidRDefault="00000000">
      <w:pPr>
        <w:spacing w:after="291" w:line="259" w:lineRule="auto"/>
        <w:ind w:left="0" w:right="0" w:firstLine="0"/>
      </w:pPr>
      <w:r>
        <w:t xml:space="preserve"> </w:t>
      </w:r>
    </w:p>
    <w:p w14:paraId="7D1C9637" w14:textId="77777777" w:rsidR="002A0287" w:rsidRDefault="00000000">
      <w:pPr>
        <w:spacing w:after="192" w:line="259" w:lineRule="auto"/>
        <w:ind w:left="12" w:right="1"/>
        <w:jc w:val="center"/>
      </w:pPr>
      <w:r>
        <w:rPr>
          <w:sz w:val="36"/>
        </w:rPr>
        <w:t>INTERMEZZO</w:t>
      </w:r>
      <w:r>
        <w:rPr>
          <w:sz w:val="36"/>
          <w:vertAlign w:val="subscript"/>
        </w:rPr>
        <w:t xml:space="preserve"> </w:t>
      </w:r>
    </w:p>
    <w:p w14:paraId="4CBBB224" w14:textId="77777777" w:rsidR="002A0287" w:rsidRDefault="00000000">
      <w:pPr>
        <w:spacing w:after="143" w:line="265" w:lineRule="auto"/>
        <w:ind w:left="13" w:right="2"/>
        <w:jc w:val="center"/>
      </w:pPr>
      <w:r>
        <w:rPr>
          <w:sz w:val="32"/>
        </w:rPr>
        <w:t>Midlife-Crisis</w:t>
      </w:r>
      <w:r>
        <w:t xml:space="preserve"> </w:t>
      </w:r>
    </w:p>
    <w:p w14:paraId="57ADFA26" w14:textId="77777777" w:rsidR="002A0287" w:rsidRDefault="00000000">
      <w:pPr>
        <w:spacing w:after="611" w:line="265" w:lineRule="auto"/>
        <w:ind w:left="12" w:right="1"/>
        <w:jc w:val="center"/>
      </w:pPr>
      <w:r>
        <w:rPr>
          <w:sz w:val="22"/>
        </w:rPr>
        <w:t>Oder: Ich hätte die Harley kaufen sollen</w:t>
      </w:r>
      <w:r>
        <w:t xml:space="preserve"> </w:t>
      </w:r>
    </w:p>
    <w:p w14:paraId="4862734C" w14:textId="77777777" w:rsidR="002A0287" w:rsidRDefault="00000000">
      <w:pPr>
        <w:ind w:left="19" w:right="15"/>
      </w:pPr>
      <w:r>
        <w:t xml:space="preserve">Manche Männer kaufen sich ein Boot oder eine Harley in diesem Alter. </w:t>
      </w:r>
    </w:p>
    <w:p w14:paraId="03EE0F3E" w14:textId="77777777" w:rsidR="002A0287" w:rsidRDefault="00000000">
      <w:pPr>
        <w:spacing w:after="409"/>
        <w:ind w:left="19" w:right="15"/>
      </w:pPr>
      <w:r>
        <w:t xml:space="preserve">Bei mir war es das Boot. Ein Plattbodenschiff. </w:t>
      </w:r>
    </w:p>
    <w:p w14:paraId="5ECB6ED3" w14:textId="77777777" w:rsidR="002A0287" w:rsidRDefault="00000000">
      <w:pPr>
        <w:ind w:left="19" w:right="15"/>
      </w:pPr>
      <w:r>
        <w:lastRenderedPageBreak/>
        <w:t xml:space="preserve">Ich hatte endlich etwas gespart. Und vor allem die Möglichkeit. Also sparte ich auf das Plattbodenschiff. Es musste renoviert werden. </w:t>
      </w:r>
    </w:p>
    <w:p w14:paraId="3D67826C" w14:textId="77777777" w:rsidR="002A0287" w:rsidRDefault="00000000">
      <w:pPr>
        <w:spacing w:after="414"/>
        <w:ind w:left="19" w:right="15"/>
      </w:pPr>
      <w:r>
        <w:t xml:space="preserve">Aber dazu kam es leider nie. </w:t>
      </w:r>
    </w:p>
    <w:p w14:paraId="4703470B" w14:textId="77777777" w:rsidR="002A0287" w:rsidRDefault="00000000">
      <w:pPr>
        <w:ind w:left="19" w:right="15"/>
      </w:pPr>
      <w:r>
        <w:t xml:space="preserve">Es war Aufbruchstimmung. Zurück in die Stadt. Dort ohne Schiff, mit ein bisschen Geld. </w:t>
      </w:r>
    </w:p>
    <w:p w14:paraId="63C95AB8" w14:textId="77777777" w:rsidR="002A0287" w:rsidRDefault="00000000">
      <w:pPr>
        <w:spacing w:after="409"/>
        <w:ind w:left="19" w:right="15"/>
      </w:pPr>
      <w:r>
        <w:t xml:space="preserve">Wat </w:t>
      </w:r>
      <w:proofErr w:type="spellStart"/>
      <w:r>
        <w:t>willste</w:t>
      </w:r>
      <w:proofErr w:type="spellEnd"/>
      <w:r>
        <w:t xml:space="preserve"> </w:t>
      </w:r>
      <w:proofErr w:type="spellStart"/>
      <w:r>
        <w:t>maache</w:t>
      </w:r>
      <w:proofErr w:type="spellEnd"/>
      <w:r>
        <w:t xml:space="preserve">, wie der Kölner sagt. </w:t>
      </w:r>
    </w:p>
    <w:p w14:paraId="3EAA29FF" w14:textId="77777777" w:rsidR="002A0287" w:rsidRDefault="00000000">
      <w:pPr>
        <w:ind w:left="19" w:right="15"/>
      </w:pPr>
      <w:r>
        <w:t xml:space="preserve">Irgendwie landete ich mit der jungen Köchin in der Kiste und sie zog praktisch über Nacht bei mir ein. </w:t>
      </w:r>
    </w:p>
    <w:p w14:paraId="2119FDB8" w14:textId="77777777" w:rsidR="002A0287" w:rsidRDefault="00000000">
      <w:pPr>
        <w:ind w:left="19" w:right="15"/>
      </w:pPr>
      <w:r>
        <w:t xml:space="preserve">Sie war jünger. Eigentlich zu jung. </w:t>
      </w:r>
    </w:p>
    <w:p w14:paraId="7D274CC3" w14:textId="77777777" w:rsidR="002A0287" w:rsidRDefault="00000000">
      <w:pPr>
        <w:spacing w:after="407"/>
        <w:ind w:left="19" w:right="15"/>
      </w:pPr>
      <w:r>
        <w:t xml:space="preserve">Der Spaß war groß und wir hatten unseren Spaß. Keine großen Pläne, kein Streit. Wir schauten Serien. Aßen Pizza im Bett und arbeiteten zusammen. </w:t>
      </w:r>
    </w:p>
    <w:p w14:paraId="67B8DBA2" w14:textId="77777777" w:rsidR="002A0287" w:rsidRDefault="00000000">
      <w:pPr>
        <w:ind w:left="19" w:right="15"/>
      </w:pPr>
      <w:r>
        <w:t xml:space="preserve">Irgendwann gab ich ihr zum Einkaufen meine Kreditkarte. </w:t>
      </w:r>
    </w:p>
    <w:p w14:paraId="39CECD5D" w14:textId="77777777" w:rsidR="002A0287" w:rsidRDefault="00000000">
      <w:pPr>
        <w:spacing w:after="409"/>
        <w:ind w:left="19" w:right="15"/>
      </w:pPr>
      <w:r>
        <w:t xml:space="preserve">Anscheinend bekam ich sie nie zurück. </w:t>
      </w:r>
    </w:p>
    <w:p w14:paraId="4DA937C2" w14:textId="77777777" w:rsidR="002A0287" w:rsidRDefault="00000000">
      <w:pPr>
        <w:ind w:left="19" w:right="15"/>
      </w:pPr>
      <w:r>
        <w:t xml:space="preserve">Die Beziehung hielt nicht mehr lange. </w:t>
      </w:r>
    </w:p>
    <w:p w14:paraId="6FCCF88C" w14:textId="77777777" w:rsidR="002A0287" w:rsidRDefault="00000000">
      <w:pPr>
        <w:ind w:left="19" w:right="15"/>
      </w:pPr>
      <w:r>
        <w:t xml:space="preserve">Ich merkte nicht, dass die Karte weg war. Lange nicht. Zu lange. </w:t>
      </w:r>
    </w:p>
    <w:p w14:paraId="2568025B" w14:textId="77777777" w:rsidR="002A0287" w:rsidRDefault="00000000">
      <w:pPr>
        <w:spacing w:line="452" w:lineRule="auto"/>
        <w:ind w:left="19" w:right="3947"/>
      </w:pPr>
      <w:r>
        <w:t xml:space="preserve">Ich gab </w:t>
      </w:r>
      <w:proofErr w:type="gramStart"/>
      <w:r>
        <w:t>ja nichts</w:t>
      </w:r>
      <w:proofErr w:type="gramEnd"/>
      <w:r>
        <w:t xml:space="preserve"> aus und hob selten was ab. Ich. Nicht. </w:t>
      </w:r>
    </w:p>
    <w:p w14:paraId="222F1B53" w14:textId="77777777" w:rsidR="002A0287" w:rsidRDefault="00000000">
      <w:pPr>
        <w:spacing w:after="412" w:line="265" w:lineRule="auto"/>
        <w:ind w:left="11" w:right="1"/>
        <w:jc w:val="center"/>
      </w:pPr>
      <w:r>
        <w:t xml:space="preserve">— </w:t>
      </w:r>
    </w:p>
    <w:p w14:paraId="043816D3" w14:textId="77777777" w:rsidR="002A0287" w:rsidRDefault="00000000">
      <w:pPr>
        <w:ind w:left="19" w:right="15"/>
      </w:pPr>
      <w:r>
        <w:t xml:space="preserve">Scheiße, ich hätte die Harley kaufen sollen. </w:t>
      </w:r>
    </w:p>
    <w:p w14:paraId="76D03DB1" w14:textId="77777777" w:rsidR="002A0287" w:rsidRDefault="00000000">
      <w:pPr>
        <w:spacing w:after="414"/>
        <w:ind w:left="19" w:right="15"/>
      </w:pPr>
      <w:r>
        <w:t xml:space="preserve">Aber das geht jetzt erstmal nicht. </w:t>
      </w:r>
    </w:p>
    <w:p w14:paraId="2DDBB37A" w14:textId="77777777" w:rsidR="002A0287" w:rsidRDefault="00000000">
      <w:pPr>
        <w:ind w:left="19" w:right="15"/>
      </w:pPr>
      <w:r>
        <w:t xml:space="preserve">Naja. </w:t>
      </w:r>
      <w:proofErr w:type="gramStart"/>
      <w:r>
        <w:t>Bin</w:t>
      </w:r>
      <w:proofErr w:type="gramEnd"/>
      <w:r>
        <w:t xml:space="preserve"> </w:t>
      </w:r>
      <w:proofErr w:type="gramStart"/>
      <w:r>
        <w:t>ja nicht</w:t>
      </w:r>
      <w:proofErr w:type="gramEnd"/>
      <w:r>
        <w:t xml:space="preserve"> das erste Mal </w:t>
      </w:r>
      <w:proofErr w:type="gramStart"/>
      <w:r>
        <w:t>pleite</w:t>
      </w:r>
      <w:proofErr w:type="gramEnd"/>
      <w:r>
        <w:t xml:space="preserve">. </w:t>
      </w:r>
    </w:p>
    <w:p w14:paraId="608112AE" w14:textId="77777777" w:rsidR="002A0287" w:rsidRDefault="00000000">
      <w:pPr>
        <w:spacing w:after="609"/>
        <w:ind w:left="19" w:right="15"/>
      </w:pPr>
      <w:r>
        <w:t xml:space="preserve">Ich kündigte die Wohnung, der Kahn wurde eh verkauft und ich fuhr mal wieder nach Hause. </w:t>
      </w:r>
    </w:p>
    <w:p w14:paraId="52B6825D" w14:textId="77777777" w:rsidR="002A0287" w:rsidRDefault="00000000">
      <w:pPr>
        <w:spacing w:after="204" w:line="259" w:lineRule="auto"/>
        <w:ind w:left="13" w:right="2"/>
        <w:jc w:val="center"/>
      </w:pPr>
      <w:r>
        <w:rPr>
          <w:sz w:val="20"/>
        </w:rPr>
        <w:t>[Ende Intermezzo: Midlife-Crisis]</w:t>
      </w:r>
      <w:r>
        <w:t xml:space="preserve"> </w:t>
      </w:r>
    </w:p>
    <w:p w14:paraId="3EB40BDE" w14:textId="77777777" w:rsidR="002A0287" w:rsidRDefault="00000000">
      <w:pPr>
        <w:spacing w:after="174" w:line="261" w:lineRule="auto"/>
        <w:ind w:left="13" w:right="1"/>
        <w:jc w:val="center"/>
      </w:pPr>
      <w:r>
        <w:rPr>
          <w:color w:val="666666"/>
          <w:sz w:val="20"/>
        </w:rPr>
        <w:t>Status: FERTIG</w:t>
      </w:r>
      <w:r>
        <w:t xml:space="preserve"> </w:t>
      </w:r>
    </w:p>
    <w:p w14:paraId="1C381493" w14:textId="77777777" w:rsidR="002A0287" w:rsidRDefault="00000000">
      <w:pPr>
        <w:spacing w:after="183" w:line="259" w:lineRule="auto"/>
        <w:ind w:left="0" w:right="0" w:firstLine="0"/>
      </w:pPr>
      <w:r>
        <w:t xml:space="preserve"> </w:t>
      </w:r>
    </w:p>
    <w:p w14:paraId="2E7A0579" w14:textId="77777777" w:rsidR="002A0287" w:rsidRDefault="00000000">
      <w:pPr>
        <w:spacing w:after="178" w:line="259" w:lineRule="auto"/>
        <w:ind w:left="0" w:right="0" w:firstLine="0"/>
      </w:pPr>
      <w:r>
        <w:t xml:space="preserve"> </w:t>
      </w:r>
    </w:p>
    <w:p w14:paraId="1A30C408" w14:textId="77777777" w:rsidR="002A0287" w:rsidRDefault="00000000">
      <w:pPr>
        <w:spacing w:after="178" w:line="259" w:lineRule="auto"/>
        <w:ind w:left="0" w:right="0" w:firstLine="0"/>
      </w:pPr>
      <w:r>
        <w:lastRenderedPageBreak/>
        <w:t xml:space="preserve"> </w:t>
      </w:r>
    </w:p>
    <w:p w14:paraId="5BDD2EE9" w14:textId="77777777" w:rsidR="002A0287" w:rsidRDefault="00000000">
      <w:pPr>
        <w:spacing w:after="178" w:line="259" w:lineRule="auto"/>
        <w:ind w:left="0" w:right="0" w:firstLine="0"/>
      </w:pPr>
      <w:r>
        <w:t xml:space="preserve"> </w:t>
      </w:r>
    </w:p>
    <w:p w14:paraId="4F5D8FD6" w14:textId="77777777" w:rsidR="002A0287" w:rsidRDefault="00000000">
      <w:pPr>
        <w:spacing w:after="178" w:line="259" w:lineRule="auto"/>
        <w:ind w:left="0" w:right="0" w:firstLine="0"/>
      </w:pPr>
      <w:r>
        <w:t xml:space="preserve"> </w:t>
      </w:r>
    </w:p>
    <w:p w14:paraId="5363F3DC" w14:textId="77777777" w:rsidR="002A0287" w:rsidRDefault="00000000">
      <w:pPr>
        <w:spacing w:after="178" w:line="259" w:lineRule="auto"/>
        <w:ind w:left="0" w:right="0" w:firstLine="0"/>
      </w:pPr>
      <w:r>
        <w:t xml:space="preserve"> </w:t>
      </w:r>
    </w:p>
    <w:p w14:paraId="3C8F2713" w14:textId="77777777" w:rsidR="002A0287" w:rsidRDefault="00000000">
      <w:pPr>
        <w:spacing w:after="178" w:line="259" w:lineRule="auto"/>
        <w:ind w:left="0" w:right="0" w:firstLine="0"/>
      </w:pPr>
      <w:r>
        <w:t xml:space="preserve"> </w:t>
      </w:r>
    </w:p>
    <w:p w14:paraId="5ADAC9CF" w14:textId="77777777" w:rsidR="002A0287" w:rsidRDefault="00000000">
      <w:pPr>
        <w:spacing w:after="183" w:line="259" w:lineRule="auto"/>
        <w:ind w:left="0" w:right="0" w:firstLine="0"/>
      </w:pPr>
      <w:r>
        <w:t xml:space="preserve"> </w:t>
      </w:r>
    </w:p>
    <w:p w14:paraId="167CF619" w14:textId="77777777" w:rsidR="002A0287" w:rsidRDefault="00000000">
      <w:pPr>
        <w:spacing w:after="178" w:line="259" w:lineRule="auto"/>
        <w:ind w:left="0" w:right="0" w:firstLine="0"/>
      </w:pPr>
      <w:r>
        <w:t xml:space="preserve"> </w:t>
      </w:r>
    </w:p>
    <w:p w14:paraId="52F9E623" w14:textId="77777777" w:rsidR="002A0287" w:rsidRDefault="00000000">
      <w:pPr>
        <w:spacing w:after="181" w:line="259" w:lineRule="auto"/>
        <w:ind w:left="0" w:right="0" w:firstLine="0"/>
      </w:pPr>
      <w:r>
        <w:t xml:space="preserve"> </w:t>
      </w:r>
    </w:p>
    <w:p w14:paraId="57FEAA60"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FDB00A9" w14:textId="77777777" w:rsidR="002A0287" w:rsidRDefault="00000000">
      <w:pPr>
        <w:spacing w:after="192" w:line="259" w:lineRule="auto"/>
        <w:ind w:left="12" w:right="1"/>
        <w:jc w:val="center"/>
      </w:pPr>
      <w:r>
        <w:rPr>
          <w:sz w:val="36"/>
        </w:rPr>
        <w:t>INTERMEZZO</w:t>
      </w:r>
      <w:r>
        <w:rPr>
          <w:sz w:val="36"/>
          <w:vertAlign w:val="subscript"/>
        </w:rPr>
        <w:t xml:space="preserve"> </w:t>
      </w:r>
    </w:p>
    <w:p w14:paraId="6FB540CA" w14:textId="77777777" w:rsidR="002A0287" w:rsidRDefault="00000000">
      <w:pPr>
        <w:spacing w:after="544" w:line="265" w:lineRule="auto"/>
        <w:ind w:left="13" w:right="1"/>
        <w:jc w:val="center"/>
      </w:pPr>
      <w:r>
        <w:rPr>
          <w:sz w:val="32"/>
        </w:rPr>
        <w:t>Die Frau die auf Schmerzen stand</w:t>
      </w:r>
      <w:r>
        <w:t xml:space="preserve"> </w:t>
      </w:r>
    </w:p>
    <w:p w14:paraId="178366B8" w14:textId="77777777" w:rsidR="002A0287" w:rsidRDefault="00000000">
      <w:pPr>
        <w:ind w:left="19" w:right="15"/>
      </w:pPr>
      <w:r>
        <w:t xml:space="preserve">Sowas kannte ich nicht. </w:t>
      </w:r>
    </w:p>
    <w:p w14:paraId="27085286" w14:textId="77777777" w:rsidR="002A0287" w:rsidRDefault="00000000">
      <w:pPr>
        <w:spacing w:after="409"/>
        <w:ind w:left="19" w:right="15"/>
      </w:pPr>
      <w:r>
        <w:t xml:space="preserve">Sie wollte was? Gefesselt werden. </w:t>
      </w:r>
    </w:p>
    <w:p w14:paraId="0552A292" w14:textId="77777777" w:rsidR="002A0287" w:rsidRDefault="00000000">
      <w:pPr>
        <w:spacing w:after="407"/>
        <w:ind w:left="19" w:right="15"/>
      </w:pPr>
      <w:r>
        <w:t xml:space="preserve">Ich schaute zwar hin und wieder auch </w:t>
      </w:r>
      <w:proofErr w:type="spellStart"/>
      <w:r>
        <w:t>Porn</w:t>
      </w:r>
      <w:proofErr w:type="spellEnd"/>
      <w:r>
        <w:t xml:space="preserve"> – früher Sexfilme genannt. Früher auf VHS-Kassetten kopiert und vervielfältigt. Immer wieder, bis die Qualität so gelitten hatte, dass man nicht wusste, ob es ein Vietnamfilm oder ein Porno ist. Man erkannte irgendwann nicht mehr, was passierte. </w:t>
      </w:r>
    </w:p>
    <w:p w14:paraId="4E335DE1" w14:textId="77777777" w:rsidR="002A0287" w:rsidRDefault="00000000">
      <w:pPr>
        <w:ind w:left="19" w:right="15"/>
      </w:pPr>
      <w:r>
        <w:t xml:space="preserve">Und jetzt lagen wir nebeneinander und ich hörte mal wieder zu. </w:t>
      </w:r>
    </w:p>
    <w:p w14:paraId="23A56C56" w14:textId="77777777" w:rsidR="002A0287" w:rsidRDefault="00000000">
      <w:pPr>
        <w:ind w:left="19" w:right="15"/>
      </w:pPr>
      <w:r>
        <w:t xml:space="preserve">Ich fragte nicht. Ich ließ sie reden. </w:t>
      </w:r>
    </w:p>
    <w:p w14:paraId="1C39F2CA" w14:textId="77777777" w:rsidR="002A0287" w:rsidRDefault="00000000">
      <w:pPr>
        <w:ind w:left="19" w:right="15"/>
      </w:pPr>
      <w:r>
        <w:t xml:space="preserve">Sie redete. </w:t>
      </w:r>
    </w:p>
    <w:p w14:paraId="7623F729" w14:textId="77777777" w:rsidR="002A0287" w:rsidRDefault="00000000">
      <w:pPr>
        <w:ind w:left="19" w:right="15"/>
      </w:pPr>
      <w:r>
        <w:t xml:space="preserve">Ich war irritiert. </w:t>
      </w:r>
    </w:p>
    <w:p w14:paraId="5CCDE08C" w14:textId="77777777" w:rsidR="002A0287" w:rsidRDefault="00000000">
      <w:pPr>
        <w:spacing w:after="409"/>
        <w:ind w:left="19" w:right="15"/>
      </w:pPr>
      <w:r>
        <w:t xml:space="preserve">Sie redete weiter. </w:t>
      </w:r>
    </w:p>
    <w:p w14:paraId="612C300D" w14:textId="77777777" w:rsidR="002A0287" w:rsidRDefault="00000000">
      <w:pPr>
        <w:ind w:left="19" w:right="15"/>
      </w:pPr>
      <w:r>
        <w:t xml:space="preserve">Und bei mir wurde es immer diffuser im Kopf. </w:t>
      </w:r>
    </w:p>
    <w:p w14:paraId="773C50B7" w14:textId="77777777" w:rsidR="002A0287" w:rsidRDefault="00000000">
      <w:pPr>
        <w:ind w:left="19" w:right="15"/>
      </w:pPr>
      <w:r>
        <w:t xml:space="preserve">Was hat das eine mit dem anderen zu tun, fragte ich mich. </w:t>
      </w:r>
    </w:p>
    <w:p w14:paraId="5FF16F32" w14:textId="77777777" w:rsidR="002A0287" w:rsidRDefault="00000000">
      <w:pPr>
        <w:ind w:left="19" w:right="15"/>
      </w:pPr>
      <w:r>
        <w:t xml:space="preserve">Warum sollte man so etwas machen wollen, ging mir durch den Kopf. </w:t>
      </w:r>
    </w:p>
    <w:p w14:paraId="4C43AE99" w14:textId="77777777" w:rsidR="002A0287" w:rsidRDefault="00000000">
      <w:pPr>
        <w:spacing w:after="407"/>
        <w:ind w:left="19" w:right="15"/>
      </w:pPr>
      <w:r>
        <w:t xml:space="preserve">Und ihren Kopf verließen ihre tiefsten Wünsche und Gelüste. Oder wie man das nennt. </w:t>
      </w:r>
    </w:p>
    <w:p w14:paraId="5B8E10D3" w14:textId="77777777" w:rsidR="002A0287" w:rsidRDefault="00000000">
      <w:pPr>
        <w:ind w:left="19" w:right="15"/>
      </w:pPr>
      <w:r>
        <w:t xml:space="preserve">Manches fand ich </w:t>
      </w:r>
      <w:proofErr w:type="gramStart"/>
      <w:r>
        <w:t>wirklich abschreckend</w:t>
      </w:r>
      <w:proofErr w:type="gramEnd"/>
      <w:r>
        <w:t xml:space="preserve">. </w:t>
      </w:r>
    </w:p>
    <w:p w14:paraId="74286868" w14:textId="77777777" w:rsidR="002A0287" w:rsidRDefault="00000000">
      <w:pPr>
        <w:ind w:left="19" w:right="15"/>
      </w:pPr>
      <w:r>
        <w:lastRenderedPageBreak/>
        <w:t xml:space="preserve">Was muss die Alte erlebt haben, dachte ich. </w:t>
      </w:r>
    </w:p>
    <w:p w14:paraId="4D3A645A" w14:textId="77777777" w:rsidR="002A0287" w:rsidRDefault="00000000">
      <w:pPr>
        <w:ind w:left="19" w:right="15"/>
      </w:pPr>
      <w:r>
        <w:t xml:space="preserve">Doch sie kam aus gutem Haus und war nicht doof. Wurde auch nicht missbraucht oder so. </w:t>
      </w:r>
    </w:p>
    <w:p w14:paraId="5428B33A" w14:textId="77777777" w:rsidR="002A0287" w:rsidRDefault="00000000">
      <w:pPr>
        <w:spacing w:after="409"/>
        <w:ind w:left="19" w:right="15"/>
      </w:pPr>
      <w:r>
        <w:t xml:space="preserve">Es war halt ihr Ding. </w:t>
      </w:r>
    </w:p>
    <w:p w14:paraId="38708C71" w14:textId="77777777" w:rsidR="002A0287" w:rsidRDefault="00000000">
      <w:pPr>
        <w:spacing w:after="407"/>
        <w:ind w:left="19" w:right="15"/>
      </w:pPr>
      <w:r>
        <w:t xml:space="preserve">„So wie du das magst, was wir gerade gemacht haben – das war auch schön. Aber manchmal würde ich eben gerne...“ </w:t>
      </w:r>
    </w:p>
    <w:p w14:paraId="50C892C2" w14:textId="77777777" w:rsidR="002A0287" w:rsidRDefault="00000000">
      <w:pPr>
        <w:ind w:left="19" w:right="15"/>
      </w:pPr>
      <w:r>
        <w:t xml:space="preserve">Und das war nicht ohne. </w:t>
      </w:r>
    </w:p>
    <w:p w14:paraId="39B2EFCC" w14:textId="77777777" w:rsidR="002A0287" w:rsidRDefault="00000000">
      <w:pPr>
        <w:ind w:left="19" w:right="15"/>
      </w:pPr>
      <w:r>
        <w:t xml:space="preserve">Kerzenwachs auf der... </w:t>
      </w:r>
    </w:p>
    <w:p w14:paraId="20A63E5A" w14:textId="77777777" w:rsidR="002A0287" w:rsidRDefault="00000000">
      <w:pPr>
        <w:spacing w:after="414"/>
        <w:ind w:left="19" w:right="15"/>
      </w:pPr>
      <w:r>
        <w:t xml:space="preserve">Kugel mit Spitzen in... </w:t>
      </w:r>
    </w:p>
    <w:p w14:paraId="24B2C2FC" w14:textId="77777777" w:rsidR="002A0287" w:rsidRDefault="00000000">
      <w:pPr>
        <w:ind w:left="19" w:right="15"/>
      </w:pPr>
      <w:r>
        <w:t xml:space="preserve">Ich könnte, aber möchte hier keine weiteren Details erzählen. </w:t>
      </w:r>
    </w:p>
    <w:p w14:paraId="78EF118A" w14:textId="77777777" w:rsidR="002A0287" w:rsidRDefault="00000000">
      <w:pPr>
        <w:spacing w:after="409"/>
        <w:ind w:left="19" w:right="15"/>
      </w:pPr>
      <w:r>
        <w:t xml:space="preserve">Es ging um Schmerzen. Das sollte reichen. </w:t>
      </w:r>
    </w:p>
    <w:p w14:paraId="0680CCBA" w14:textId="77777777" w:rsidR="002A0287" w:rsidRDefault="00000000">
      <w:pPr>
        <w:spacing w:after="412" w:line="265" w:lineRule="auto"/>
        <w:ind w:left="11" w:right="1"/>
        <w:jc w:val="center"/>
      </w:pPr>
      <w:r>
        <w:t xml:space="preserve">— </w:t>
      </w:r>
    </w:p>
    <w:p w14:paraId="163ABD23" w14:textId="77777777" w:rsidR="002A0287" w:rsidRDefault="00000000">
      <w:pPr>
        <w:spacing w:after="407"/>
        <w:ind w:left="19" w:right="15"/>
      </w:pPr>
      <w:r>
        <w:t xml:space="preserve">Da wurde mir das erste Mal </w:t>
      </w:r>
      <w:proofErr w:type="gramStart"/>
      <w:r>
        <w:t>wirklich bewusst</w:t>
      </w:r>
      <w:proofErr w:type="gramEnd"/>
      <w:r>
        <w:t xml:space="preserve">, dass Freude, Liebe, Lust, Sex manchmal Formen annimmt, die zuerst erschreckend sind. </w:t>
      </w:r>
    </w:p>
    <w:p w14:paraId="667698B7" w14:textId="77777777" w:rsidR="002A0287" w:rsidRDefault="00000000">
      <w:pPr>
        <w:ind w:left="19" w:right="15"/>
      </w:pPr>
      <w:r>
        <w:t xml:space="preserve">Wir blieben nicht lange zusammen. </w:t>
      </w:r>
    </w:p>
    <w:p w14:paraId="6ECD9CBD" w14:textId="77777777" w:rsidR="002A0287" w:rsidRDefault="00000000">
      <w:pPr>
        <w:spacing w:after="407"/>
        <w:ind w:left="19" w:right="15"/>
      </w:pPr>
      <w:r>
        <w:t xml:space="preserve">Mein Ding war es auf Dauer nicht. Und mir bereitet Schmerz in dieser Form keine Lust. </w:t>
      </w:r>
    </w:p>
    <w:p w14:paraId="6102ECF4" w14:textId="77777777" w:rsidR="002A0287" w:rsidRDefault="00000000">
      <w:pPr>
        <w:spacing w:after="407"/>
        <w:ind w:left="19" w:right="15"/>
      </w:pPr>
      <w:r>
        <w:t xml:space="preserve">Ich denke aber jetzt bei jeder Verbrennung, die ich in der Küche bekomme, an die schönen Wochen mit ihr. </w:t>
      </w:r>
    </w:p>
    <w:p w14:paraId="484934DE" w14:textId="77777777" w:rsidR="002A0287" w:rsidRDefault="00000000">
      <w:pPr>
        <w:spacing w:after="607"/>
        <w:ind w:left="19" w:right="15"/>
      </w:pPr>
      <w:r>
        <w:t xml:space="preserve">Und manchmal verbrenne ich mich ein kleines bisschen extra. </w:t>
      </w:r>
    </w:p>
    <w:p w14:paraId="3B7DF587" w14:textId="77777777" w:rsidR="002A0287" w:rsidRDefault="00000000">
      <w:pPr>
        <w:spacing w:after="205" w:line="264" w:lineRule="auto"/>
        <w:ind w:left="2146" w:right="0"/>
      </w:pPr>
      <w:r>
        <w:rPr>
          <w:sz w:val="20"/>
        </w:rPr>
        <w:t>[Ende Intermezzo: Die Frau die auf Schmerzen stand]</w:t>
      </w:r>
      <w:r>
        <w:t xml:space="preserve"> </w:t>
      </w:r>
    </w:p>
    <w:p w14:paraId="6A40FD74" w14:textId="77777777" w:rsidR="002A0287" w:rsidRDefault="00000000">
      <w:pPr>
        <w:spacing w:after="174" w:line="261" w:lineRule="auto"/>
        <w:ind w:left="13" w:right="1"/>
        <w:jc w:val="center"/>
      </w:pPr>
      <w:r>
        <w:rPr>
          <w:color w:val="666666"/>
          <w:sz w:val="20"/>
        </w:rPr>
        <w:t>Status: FERTIG</w:t>
      </w:r>
      <w:r>
        <w:t xml:space="preserve"> </w:t>
      </w:r>
    </w:p>
    <w:p w14:paraId="5A483AEF" w14:textId="77777777" w:rsidR="002A0287" w:rsidRDefault="002A0287">
      <w:pPr>
        <w:sectPr w:rsidR="002A0287">
          <w:footerReference w:type="even" r:id="rId49"/>
          <w:footerReference w:type="default" r:id="rId50"/>
          <w:footerReference w:type="first" r:id="rId51"/>
          <w:pgSz w:w="11904" w:h="16838"/>
          <w:pgMar w:top="1439" w:right="1438" w:bottom="706" w:left="1440" w:header="720" w:footer="720" w:gutter="0"/>
          <w:cols w:space="720"/>
          <w:titlePg/>
        </w:sectPr>
      </w:pPr>
    </w:p>
    <w:p w14:paraId="2009BCF7" w14:textId="77777777" w:rsidR="002A0287" w:rsidRDefault="00000000">
      <w:pPr>
        <w:tabs>
          <w:tab w:val="right" w:pos="9025"/>
        </w:tabs>
        <w:spacing w:after="173" w:line="269" w:lineRule="auto"/>
        <w:ind w:left="0" w:right="0" w:firstLine="0"/>
      </w:pPr>
      <w:r>
        <w:rPr>
          <w:rFonts w:ascii="Aptos" w:eastAsia="Aptos" w:hAnsi="Aptos" w:cs="Aptos"/>
        </w:rPr>
        <w:lastRenderedPageBreak/>
        <w:t xml:space="preserve"> </w:t>
      </w:r>
      <w:r>
        <w:rPr>
          <w:rFonts w:ascii="Aptos" w:eastAsia="Aptos" w:hAnsi="Aptos" w:cs="Aptos"/>
        </w:rPr>
        <w:tab/>
        <w:t xml:space="preserve">156 </w:t>
      </w:r>
    </w:p>
    <w:p w14:paraId="30A316EA" w14:textId="77777777" w:rsidR="002A0287" w:rsidRDefault="00000000">
      <w:pPr>
        <w:pStyle w:val="berschrift1"/>
        <w:spacing w:after="0"/>
        <w:ind w:left="19"/>
      </w:pPr>
      <w:bookmarkStart w:id="107" w:name="_Toc170040"/>
      <w:r>
        <w:rPr>
          <w:rFonts w:ascii="Aptos Display" w:eastAsia="Aptos Display" w:hAnsi="Aptos Display" w:cs="Aptos Display"/>
          <w:b w:val="0"/>
          <w:i w:val="0"/>
          <w:color w:val="0F4761"/>
          <w:sz w:val="40"/>
        </w:rPr>
        <w:t xml:space="preserve">INTERMEZZO: Der Tag an </w:t>
      </w:r>
      <w:proofErr w:type="gramStart"/>
      <w:r>
        <w:rPr>
          <w:rFonts w:ascii="Aptos Display" w:eastAsia="Aptos Display" w:hAnsi="Aptos Display" w:cs="Aptos Display"/>
          <w:b w:val="0"/>
          <w:i w:val="0"/>
          <w:color w:val="0F4761"/>
          <w:sz w:val="40"/>
        </w:rPr>
        <w:t>dem Paul</w:t>
      </w:r>
      <w:proofErr w:type="gramEnd"/>
      <w:r>
        <w:rPr>
          <w:rFonts w:ascii="Aptos Display" w:eastAsia="Aptos Display" w:hAnsi="Aptos Display" w:cs="Aptos Display"/>
          <w:b w:val="0"/>
          <w:i w:val="0"/>
          <w:color w:val="0F4761"/>
          <w:sz w:val="40"/>
        </w:rPr>
        <w:t xml:space="preserve"> starb </w:t>
      </w:r>
      <w:bookmarkEnd w:id="107"/>
    </w:p>
    <w:p w14:paraId="7BB2D7E9" w14:textId="77777777" w:rsidR="002A0287" w:rsidRDefault="00000000">
      <w:pPr>
        <w:spacing w:after="183" w:line="259" w:lineRule="auto"/>
        <w:ind w:left="0" w:right="0" w:firstLine="0"/>
      </w:pPr>
      <w:r>
        <w:rPr>
          <w:rFonts w:ascii="Aptos" w:eastAsia="Aptos" w:hAnsi="Aptos" w:cs="Aptos"/>
        </w:rPr>
        <w:t xml:space="preserve"> </w:t>
      </w:r>
    </w:p>
    <w:p w14:paraId="1711FBBC" w14:textId="77777777" w:rsidR="002A0287" w:rsidRDefault="00000000">
      <w:pPr>
        <w:spacing w:after="183" w:line="259" w:lineRule="auto"/>
        <w:ind w:left="0" w:right="0" w:firstLine="0"/>
      </w:pPr>
      <w:r>
        <w:rPr>
          <w:rFonts w:ascii="Aptos" w:eastAsia="Aptos" w:hAnsi="Aptos" w:cs="Aptos"/>
        </w:rPr>
        <w:t xml:space="preserve"> </w:t>
      </w:r>
    </w:p>
    <w:p w14:paraId="27F318F7" w14:textId="77777777" w:rsidR="002A0287" w:rsidRDefault="00000000">
      <w:pPr>
        <w:spacing w:after="173" w:line="269" w:lineRule="auto"/>
        <w:ind w:left="19" w:right="11"/>
      </w:pPr>
      <w:r>
        <w:rPr>
          <w:rFonts w:ascii="Aptos" w:eastAsia="Aptos" w:hAnsi="Aptos" w:cs="Aptos"/>
        </w:rPr>
        <w:t xml:space="preserve">Bocuse starb. </w:t>
      </w:r>
    </w:p>
    <w:p w14:paraId="34118204" w14:textId="77777777" w:rsidR="002A0287" w:rsidRDefault="00000000">
      <w:pPr>
        <w:spacing w:after="183" w:line="259" w:lineRule="auto"/>
        <w:ind w:left="0" w:right="0" w:firstLine="0"/>
      </w:pPr>
      <w:r>
        <w:rPr>
          <w:rFonts w:ascii="Aptos" w:eastAsia="Aptos" w:hAnsi="Aptos" w:cs="Aptos"/>
        </w:rPr>
        <w:t xml:space="preserve"> </w:t>
      </w:r>
    </w:p>
    <w:p w14:paraId="1EB59578" w14:textId="77777777" w:rsidR="002A0287" w:rsidRDefault="00000000">
      <w:pPr>
        <w:spacing w:after="173" w:line="269" w:lineRule="auto"/>
        <w:ind w:left="19" w:right="11"/>
      </w:pPr>
      <w:r>
        <w:rPr>
          <w:rFonts w:ascii="Aptos" w:eastAsia="Aptos" w:hAnsi="Aptos" w:cs="Aptos"/>
        </w:rPr>
        <w:t xml:space="preserve">Ich </w:t>
      </w:r>
      <w:proofErr w:type="spellStart"/>
      <w:r>
        <w:rPr>
          <w:rFonts w:ascii="Aptos" w:eastAsia="Aptos" w:hAnsi="Aptos" w:cs="Aptos"/>
        </w:rPr>
        <w:t>weiss</w:t>
      </w:r>
      <w:proofErr w:type="spellEnd"/>
      <w:r>
        <w:rPr>
          <w:rFonts w:ascii="Aptos" w:eastAsia="Aptos" w:hAnsi="Aptos" w:cs="Aptos"/>
        </w:rPr>
        <w:t xml:space="preserve"> nicht mehr welche </w:t>
      </w:r>
      <w:proofErr w:type="spellStart"/>
      <w:r>
        <w:rPr>
          <w:rFonts w:ascii="Aptos" w:eastAsia="Aptos" w:hAnsi="Aptos" w:cs="Aptos"/>
        </w:rPr>
        <w:t>Kueche</w:t>
      </w:r>
      <w:proofErr w:type="spellEnd"/>
      <w:r>
        <w:rPr>
          <w:rFonts w:ascii="Aptos" w:eastAsia="Aptos" w:hAnsi="Aptos" w:cs="Aptos"/>
        </w:rPr>
        <w:t xml:space="preserve">. Aber ich </w:t>
      </w:r>
      <w:proofErr w:type="spellStart"/>
      <w:r>
        <w:rPr>
          <w:rFonts w:ascii="Aptos" w:eastAsia="Aptos" w:hAnsi="Aptos" w:cs="Aptos"/>
        </w:rPr>
        <w:t>hoerte</w:t>
      </w:r>
      <w:proofErr w:type="spellEnd"/>
      <w:r>
        <w:rPr>
          <w:rFonts w:ascii="Aptos" w:eastAsia="Aptos" w:hAnsi="Aptos" w:cs="Aptos"/>
        </w:rPr>
        <w:t xml:space="preserve"> es beim </w:t>
      </w:r>
      <w:proofErr w:type="spellStart"/>
      <w:r>
        <w:rPr>
          <w:rFonts w:ascii="Aptos" w:eastAsia="Aptos" w:hAnsi="Aptos" w:cs="Aptos"/>
        </w:rPr>
        <w:t>Ka_ee</w:t>
      </w:r>
      <w:proofErr w:type="spellEnd"/>
      <w:r>
        <w:rPr>
          <w:rFonts w:ascii="Aptos" w:eastAsia="Aptos" w:hAnsi="Aptos" w:cs="Aptos"/>
        </w:rPr>
        <w:t xml:space="preserve">. War der erste an diesem Tag. Wir lagen gut in der Zeit. MEP stand vom Vortag. Wir wollten einen Chilligen machen und ein paar Sachen ausprobieren. </w:t>
      </w:r>
    </w:p>
    <w:p w14:paraId="3733D10B" w14:textId="77777777" w:rsidR="002A0287" w:rsidRDefault="00000000">
      <w:pPr>
        <w:spacing w:after="183" w:line="259" w:lineRule="auto"/>
        <w:ind w:left="0" w:right="0" w:firstLine="0"/>
      </w:pPr>
      <w:r>
        <w:rPr>
          <w:rFonts w:ascii="Aptos" w:eastAsia="Aptos" w:hAnsi="Aptos" w:cs="Aptos"/>
        </w:rPr>
        <w:t xml:space="preserve"> </w:t>
      </w:r>
    </w:p>
    <w:p w14:paraId="59E77287" w14:textId="77777777" w:rsidR="002A0287" w:rsidRDefault="00000000">
      <w:pPr>
        <w:spacing w:after="173" w:line="269" w:lineRule="auto"/>
        <w:ind w:left="19" w:right="11"/>
      </w:pPr>
      <w:r>
        <w:rPr>
          <w:rFonts w:ascii="Aptos" w:eastAsia="Aptos" w:hAnsi="Aptos" w:cs="Aptos"/>
        </w:rPr>
        <w:t xml:space="preserve">Das Radio lief wie immer leise im Hintergrund. </w:t>
      </w:r>
    </w:p>
    <w:p w14:paraId="1F219596" w14:textId="77777777" w:rsidR="002A0287" w:rsidRDefault="00000000">
      <w:pPr>
        <w:spacing w:after="183" w:line="259" w:lineRule="auto"/>
        <w:ind w:left="0" w:right="0" w:firstLine="0"/>
      </w:pPr>
      <w:r>
        <w:rPr>
          <w:rFonts w:ascii="Aptos" w:eastAsia="Aptos" w:hAnsi="Aptos" w:cs="Aptos"/>
        </w:rPr>
        <w:t xml:space="preserve"> </w:t>
      </w:r>
    </w:p>
    <w:p w14:paraId="66746E96" w14:textId="77777777" w:rsidR="002A0287" w:rsidRDefault="00000000">
      <w:pPr>
        <w:spacing w:after="173" w:line="269" w:lineRule="auto"/>
        <w:ind w:left="19" w:right="0"/>
      </w:pPr>
      <w:r>
        <w:rPr>
          <w:rFonts w:ascii="Aptos" w:eastAsia="Aptos" w:hAnsi="Aptos" w:cs="Aptos"/>
          <w:i/>
        </w:rPr>
        <w:t>"...verstarb der hochdekorierte Sternekoch Paul Bocuse..."</w:t>
      </w:r>
      <w:r>
        <w:rPr>
          <w:rFonts w:ascii="Aptos" w:eastAsia="Aptos" w:hAnsi="Aptos" w:cs="Aptos"/>
        </w:rPr>
        <w:t xml:space="preserve"> </w:t>
      </w:r>
    </w:p>
    <w:p w14:paraId="1BC35B31" w14:textId="77777777" w:rsidR="002A0287" w:rsidRDefault="00000000">
      <w:pPr>
        <w:spacing w:after="183" w:line="259" w:lineRule="auto"/>
        <w:ind w:left="0" w:right="0" w:firstLine="0"/>
      </w:pPr>
      <w:r>
        <w:rPr>
          <w:rFonts w:ascii="Aptos" w:eastAsia="Aptos" w:hAnsi="Aptos" w:cs="Aptos"/>
        </w:rPr>
        <w:t xml:space="preserve"> </w:t>
      </w:r>
    </w:p>
    <w:p w14:paraId="308E3374" w14:textId="77777777" w:rsidR="002A0287" w:rsidRDefault="00000000">
      <w:pPr>
        <w:spacing w:after="173" w:line="269" w:lineRule="auto"/>
        <w:ind w:left="19" w:right="11"/>
      </w:pPr>
      <w:r>
        <w:rPr>
          <w:rFonts w:ascii="Aptos" w:eastAsia="Aptos" w:hAnsi="Aptos" w:cs="Aptos"/>
        </w:rPr>
        <w:t xml:space="preserve">Ich schluckte, bekam </w:t>
      </w:r>
      <w:proofErr w:type="spellStart"/>
      <w:r>
        <w:rPr>
          <w:rFonts w:ascii="Aptos" w:eastAsia="Aptos" w:hAnsi="Aptos" w:cs="Aptos"/>
        </w:rPr>
        <w:t>Gaensehaut</w:t>
      </w:r>
      <w:proofErr w:type="spellEnd"/>
      <w:r>
        <w:rPr>
          <w:rFonts w:ascii="Aptos" w:eastAsia="Aptos" w:hAnsi="Aptos" w:cs="Aptos"/>
        </w:rPr>
        <w:t xml:space="preserve"> und steckte mir zitternd eine Zigarette in den Mund. </w:t>
      </w:r>
    </w:p>
    <w:p w14:paraId="5A58BC03" w14:textId="77777777" w:rsidR="002A0287" w:rsidRDefault="00000000">
      <w:pPr>
        <w:spacing w:after="183" w:line="259" w:lineRule="auto"/>
        <w:ind w:left="0" w:right="0" w:firstLine="0"/>
      </w:pPr>
      <w:r>
        <w:rPr>
          <w:rFonts w:ascii="Aptos" w:eastAsia="Aptos" w:hAnsi="Aptos" w:cs="Aptos"/>
        </w:rPr>
        <w:t xml:space="preserve"> </w:t>
      </w:r>
    </w:p>
    <w:p w14:paraId="193194E3" w14:textId="77777777" w:rsidR="002A0287" w:rsidRDefault="00000000">
      <w:pPr>
        <w:spacing w:after="173" w:line="269" w:lineRule="auto"/>
        <w:ind w:left="19" w:right="11"/>
      </w:pPr>
      <w:r>
        <w:rPr>
          <w:rFonts w:ascii="Aptos" w:eastAsia="Aptos" w:hAnsi="Aptos" w:cs="Aptos"/>
        </w:rPr>
        <w:t xml:space="preserve">Das ging nicht. Das konnte nicht sein. </w:t>
      </w:r>
    </w:p>
    <w:p w14:paraId="1E297B1E" w14:textId="77777777" w:rsidR="002A0287" w:rsidRDefault="00000000">
      <w:pPr>
        <w:spacing w:after="183" w:line="259" w:lineRule="auto"/>
        <w:ind w:left="0" w:right="0" w:firstLine="0"/>
      </w:pPr>
      <w:r>
        <w:rPr>
          <w:rFonts w:ascii="Aptos" w:eastAsia="Aptos" w:hAnsi="Aptos" w:cs="Aptos"/>
        </w:rPr>
        <w:t xml:space="preserve"> </w:t>
      </w:r>
    </w:p>
    <w:p w14:paraId="3864FFA5" w14:textId="77777777" w:rsidR="002A0287" w:rsidRDefault="00000000">
      <w:pPr>
        <w:spacing w:after="173" w:line="269" w:lineRule="auto"/>
        <w:ind w:left="19" w:right="11"/>
      </w:pPr>
      <w:r>
        <w:rPr>
          <w:rFonts w:ascii="Aptos" w:eastAsia="Aptos" w:hAnsi="Aptos" w:cs="Aptos"/>
        </w:rPr>
        <w:t xml:space="preserve">Der Tod eines Mannes, den ich nicht einmal </w:t>
      </w:r>
      <w:proofErr w:type="spellStart"/>
      <w:r>
        <w:rPr>
          <w:rFonts w:ascii="Aptos" w:eastAsia="Aptos" w:hAnsi="Aptos" w:cs="Aptos"/>
        </w:rPr>
        <w:t>persoenlich</w:t>
      </w:r>
      <w:proofErr w:type="spellEnd"/>
      <w:r>
        <w:rPr>
          <w:rFonts w:ascii="Aptos" w:eastAsia="Aptos" w:hAnsi="Aptos" w:cs="Aptos"/>
        </w:rPr>
        <w:t xml:space="preserve"> kannte, nahm mich ganz </w:t>
      </w:r>
      <w:proofErr w:type="spellStart"/>
      <w:r>
        <w:rPr>
          <w:rFonts w:ascii="Aptos" w:eastAsia="Aptos" w:hAnsi="Aptos" w:cs="Aptos"/>
        </w:rPr>
        <w:t>schoen</w:t>
      </w:r>
      <w:proofErr w:type="spellEnd"/>
      <w:r>
        <w:rPr>
          <w:rFonts w:ascii="Aptos" w:eastAsia="Aptos" w:hAnsi="Aptos" w:cs="Aptos"/>
        </w:rPr>
        <w:t xml:space="preserve"> mit. </w:t>
      </w:r>
    </w:p>
    <w:p w14:paraId="15B03D4D" w14:textId="77777777" w:rsidR="002A0287" w:rsidRDefault="00000000">
      <w:pPr>
        <w:spacing w:after="183" w:line="259" w:lineRule="auto"/>
        <w:ind w:left="0" w:right="0" w:firstLine="0"/>
      </w:pPr>
      <w:r>
        <w:rPr>
          <w:rFonts w:ascii="Aptos" w:eastAsia="Aptos" w:hAnsi="Aptos" w:cs="Aptos"/>
        </w:rPr>
        <w:t xml:space="preserve"> </w:t>
      </w:r>
    </w:p>
    <w:p w14:paraId="252C7D14" w14:textId="77777777" w:rsidR="002A0287" w:rsidRDefault="00000000">
      <w:pPr>
        <w:spacing w:after="183" w:line="259" w:lineRule="auto"/>
        <w:ind w:left="0" w:right="0" w:firstLine="0"/>
      </w:pPr>
      <w:r>
        <w:rPr>
          <w:rFonts w:ascii="Aptos" w:eastAsia="Aptos" w:hAnsi="Aptos" w:cs="Aptos"/>
        </w:rPr>
        <w:t xml:space="preserve"> </w:t>
      </w:r>
    </w:p>
    <w:p w14:paraId="36C73465" w14:textId="77777777" w:rsidR="002A0287" w:rsidRDefault="00000000">
      <w:pPr>
        <w:spacing w:after="173" w:line="269" w:lineRule="auto"/>
        <w:ind w:left="19" w:right="11"/>
      </w:pPr>
      <w:r>
        <w:rPr>
          <w:rFonts w:ascii="Aptos" w:eastAsia="Aptos" w:hAnsi="Aptos" w:cs="Aptos"/>
        </w:rPr>
        <w:t xml:space="preserve">Ich stand auf. Ging ins </w:t>
      </w:r>
      <w:proofErr w:type="spellStart"/>
      <w:r>
        <w:rPr>
          <w:rFonts w:ascii="Aptos" w:eastAsia="Aptos" w:hAnsi="Aptos" w:cs="Aptos"/>
        </w:rPr>
        <w:t>Kuehlhaus</w:t>
      </w:r>
      <w:proofErr w:type="spellEnd"/>
      <w:r>
        <w:rPr>
          <w:rFonts w:ascii="Aptos" w:eastAsia="Aptos" w:hAnsi="Aptos" w:cs="Aptos"/>
        </w:rPr>
        <w:t xml:space="preserve"> und holte einen fangfrischen Lachs aus der </w:t>
      </w:r>
      <w:proofErr w:type="spellStart"/>
      <w:r>
        <w:rPr>
          <w:rFonts w:ascii="Aptos" w:eastAsia="Aptos" w:hAnsi="Aptos" w:cs="Aptos"/>
        </w:rPr>
        <w:t>Eisbox</w:t>
      </w:r>
      <w:proofErr w:type="spellEnd"/>
      <w:r>
        <w:rPr>
          <w:rFonts w:ascii="Aptos" w:eastAsia="Aptos" w:hAnsi="Aptos" w:cs="Aptos"/>
        </w:rPr>
        <w:t xml:space="preserve"> und begann ihn zu filetieren. </w:t>
      </w:r>
    </w:p>
    <w:p w14:paraId="1331CF26" w14:textId="77777777" w:rsidR="002A0287" w:rsidRDefault="00000000">
      <w:pPr>
        <w:spacing w:after="183" w:line="259" w:lineRule="auto"/>
        <w:ind w:left="0" w:right="0" w:firstLine="0"/>
      </w:pPr>
      <w:r>
        <w:rPr>
          <w:rFonts w:ascii="Aptos" w:eastAsia="Aptos" w:hAnsi="Aptos" w:cs="Aptos"/>
        </w:rPr>
        <w:t xml:space="preserve"> </w:t>
      </w:r>
    </w:p>
    <w:p w14:paraId="78E4B114" w14:textId="77777777" w:rsidR="002A0287" w:rsidRDefault="00000000">
      <w:pPr>
        <w:spacing w:after="173" w:line="269" w:lineRule="auto"/>
        <w:ind w:left="19" w:right="11"/>
      </w:pPr>
      <w:r>
        <w:rPr>
          <w:rFonts w:ascii="Aptos" w:eastAsia="Aptos" w:hAnsi="Aptos" w:cs="Aptos"/>
        </w:rPr>
        <w:t xml:space="preserve">Ich zerlegte ihn nach allen Regeln der Kunst. Wie ein </w:t>
      </w:r>
      <w:proofErr w:type="spellStart"/>
      <w:r>
        <w:rPr>
          <w:rFonts w:ascii="Aptos" w:eastAsia="Aptos" w:hAnsi="Aptos" w:cs="Aptos"/>
        </w:rPr>
        <w:t>Sushimeister</w:t>
      </w:r>
      <w:proofErr w:type="spellEnd"/>
      <w:r>
        <w:rPr>
          <w:rFonts w:ascii="Aptos" w:eastAsia="Aptos" w:hAnsi="Aptos" w:cs="Aptos"/>
        </w:rPr>
        <w:t xml:space="preserve">. </w:t>
      </w:r>
      <w:proofErr w:type="spellStart"/>
      <w:r>
        <w:rPr>
          <w:rFonts w:ascii="Aptos" w:eastAsia="Aptos" w:hAnsi="Aptos" w:cs="Aptos"/>
        </w:rPr>
        <w:t>Praezise</w:t>
      </w:r>
      <w:proofErr w:type="spellEnd"/>
      <w:r>
        <w:rPr>
          <w:rFonts w:ascii="Aptos" w:eastAsia="Aptos" w:hAnsi="Aptos" w:cs="Aptos"/>
        </w:rPr>
        <w:t xml:space="preserve"> Schnitte. Das Messer anlegen, durchziehen, nicht zu fest und nicht zu leicht. </w:t>
      </w:r>
    </w:p>
    <w:p w14:paraId="786A4905" w14:textId="77777777" w:rsidR="002A0287" w:rsidRDefault="00000000">
      <w:pPr>
        <w:spacing w:after="183" w:line="259" w:lineRule="auto"/>
        <w:ind w:left="0" w:right="0" w:firstLine="0"/>
      </w:pPr>
      <w:r>
        <w:rPr>
          <w:rFonts w:ascii="Aptos" w:eastAsia="Aptos" w:hAnsi="Aptos" w:cs="Aptos"/>
        </w:rPr>
        <w:t xml:space="preserve"> </w:t>
      </w:r>
    </w:p>
    <w:p w14:paraId="20802F4B" w14:textId="77777777" w:rsidR="002A0287" w:rsidRDefault="00000000">
      <w:pPr>
        <w:spacing w:after="173" w:line="269" w:lineRule="auto"/>
        <w:ind w:left="19" w:right="11"/>
      </w:pPr>
      <w:r>
        <w:rPr>
          <w:rFonts w:ascii="Aptos" w:eastAsia="Aptos" w:hAnsi="Aptos" w:cs="Aptos"/>
        </w:rPr>
        <w:t xml:space="preserve">Wie im Buch von ihm. </w:t>
      </w:r>
    </w:p>
    <w:p w14:paraId="70A30811" w14:textId="77777777" w:rsidR="002A0287" w:rsidRDefault="00000000">
      <w:pPr>
        <w:spacing w:after="0" w:line="259" w:lineRule="auto"/>
        <w:ind w:left="0" w:right="0" w:firstLine="0"/>
      </w:pPr>
      <w:r>
        <w:rPr>
          <w:rFonts w:ascii="Aptos" w:eastAsia="Aptos" w:hAnsi="Aptos" w:cs="Aptos"/>
        </w:rPr>
        <w:t xml:space="preserve"> </w:t>
      </w:r>
    </w:p>
    <w:p w14:paraId="39795A61" w14:textId="77777777" w:rsidR="002A0287" w:rsidRDefault="00000000">
      <w:pPr>
        <w:spacing w:after="183" w:line="259" w:lineRule="auto"/>
        <w:ind w:left="0" w:right="0" w:firstLine="0"/>
      </w:pPr>
      <w:r>
        <w:rPr>
          <w:rFonts w:ascii="Aptos" w:eastAsia="Aptos" w:hAnsi="Aptos" w:cs="Aptos"/>
        </w:rPr>
        <w:t xml:space="preserve"> </w:t>
      </w:r>
    </w:p>
    <w:p w14:paraId="7F8D0BC8" w14:textId="77777777" w:rsidR="002A0287" w:rsidRDefault="00000000">
      <w:pPr>
        <w:spacing w:after="173" w:line="269" w:lineRule="auto"/>
        <w:ind w:left="19" w:right="0"/>
      </w:pPr>
      <w:r>
        <w:rPr>
          <w:rFonts w:ascii="Aptos" w:eastAsia="Aptos" w:hAnsi="Aptos" w:cs="Aptos"/>
          <w:i/>
        </w:rPr>
        <w:lastRenderedPageBreak/>
        <w:t>Grundschritte zum Filetieren:</w:t>
      </w:r>
      <w:r>
        <w:rPr>
          <w:rFonts w:ascii="Aptos" w:eastAsia="Aptos" w:hAnsi="Aptos" w:cs="Aptos"/>
        </w:rPr>
        <w:t xml:space="preserve"> </w:t>
      </w:r>
    </w:p>
    <w:p w14:paraId="610A01F9" w14:textId="77777777" w:rsidR="002A0287" w:rsidRDefault="00000000">
      <w:pPr>
        <w:spacing w:after="183" w:line="259" w:lineRule="auto"/>
        <w:ind w:left="0" w:right="0" w:firstLine="0"/>
      </w:pPr>
      <w:r>
        <w:rPr>
          <w:rFonts w:ascii="Aptos" w:eastAsia="Aptos" w:hAnsi="Aptos" w:cs="Aptos"/>
        </w:rPr>
        <w:t xml:space="preserve"> </w:t>
      </w:r>
    </w:p>
    <w:p w14:paraId="57FA9322" w14:textId="77777777" w:rsidR="002A0287" w:rsidRDefault="00000000">
      <w:pPr>
        <w:spacing w:after="173" w:line="269" w:lineRule="auto"/>
        <w:ind w:left="19" w:right="0"/>
      </w:pPr>
      <w:r>
        <w:rPr>
          <w:rFonts w:ascii="Aptos" w:eastAsia="Aptos" w:hAnsi="Aptos" w:cs="Aptos"/>
          <w:i/>
        </w:rPr>
        <w:t>Vorbereitung: Fisch schuppen und ausnehmen.</w:t>
      </w:r>
      <w:r>
        <w:rPr>
          <w:rFonts w:ascii="Aptos" w:eastAsia="Aptos" w:hAnsi="Aptos" w:cs="Aptos"/>
        </w:rPr>
        <w:t xml:space="preserve"> </w:t>
      </w:r>
    </w:p>
    <w:p w14:paraId="42EB6BD9" w14:textId="77777777" w:rsidR="002A0287" w:rsidRDefault="00000000">
      <w:pPr>
        <w:spacing w:after="183" w:line="259" w:lineRule="auto"/>
        <w:ind w:left="0" w:right="0" w:firstLine="0"/>
      </w:pPr>
      <w:r>
        <w:rPr>
          <w:rFonts w:ascii="Aptos" w:eastAsia="Aptos" w:hAnsi="Aptos" w:cs="Aptos"/>
        </w:rPr>
        <w:t xml:space="preserve"> </w:t>
      </w:r>
    </w:p>
    <w:p w14:paraId="5C953E45" w14:textId="77777777" w:rsidR="002A0287" w:rsidRDefault="00000000">
      <w:pPr>
        <w:spacing w:after="173" w:line="269" w:lineRule="auto"/>
        <w:ind w:left="19" w:right="0"/>
      </w:pPr>
      <w:r>
        <w:rPr>
          <w:rFonts w:ascii="Aptos" w:eastAsia="Aptos" w:hAnsi="Aptos" w:cs="Aptos"/>
          <w:i/>
        </w:rPr>
        <w:t xml:space="preserve">Einschnitt: Hinter dem Kiemendeckel bis zur </w:t>
      </w:r>
      <w:proofErr w:type="spellStart"/>
      <w:r>
        <w:rPr>
          <w:rFonts w:ascii="Aptos" w:eastAsia="Aptos" w:hAnsi="Aptos" w:cs="Aptos"/>
          <w:i/>
        </w:rPr>
        <w:t>Mittelgraete</w:t>
      </w:r>
      <w:proofErr w:type="spellEnd"/>
      <w:r>
        <w:rPr>
          <w:rFonts w:ascii="Aptos" w:eastAsia="Aptos" w:hAnsi="Aptos" w:cs="Aptos"/>
          <w:i/>
        </w:rPr>
        <w:t xml:space="preserve"> einschneiden, Messer flach </w:t>
      </w:r>
      <w:proofErr w:type="spellStart"/>
      <w:r>
        <w:rPr>
          <w:rFonts w:ascii="Aptos" w:eastAsia="Aptos" w:hAnsi="Aptos" w:cs="Aptos"/>
          <w:i/>
        </w:rPr>
        <w:t>fuehren</w:t>
      </w:r>
      <w:proofErr w:type="spellEnd"/>
      <w:r>
        <w:rPr>
          <w:rFonts w:ascii="Aptos" w:eastAsia="Aptos" w:hAnsi="Aptos" w:cs="Aptos"/>
          <w:i/>
        </w:rPr>
        <w:t xml:space="preserve"> und entlang der </w:t>
      </w:r>
      <w:proofErr w:type="spellStart"/>
      <w:r>
        <w:rPr>
          <w:rFonts w:ascii="Aptos" w:eastAsia="Aptos" w:hAnsi="Aptos" w:cs="Aptos"/>
          <w:i/>
        </w:rPr>
        <w:t>Wirbelsaeule</w:t>
      </w:r>
      <w:proofErr w:type="spellEnd"/>
      <w:r>
        <w:rPr>
          <w:rFonts w:ascii="Aptos" w:eastAsia="Aptos" w:hAnsi="Aptos" w:cs="Aptos"/>
          <w:i/>
        </w:rPr>
        <w:t xml:space="preserve"> zum Schwanz </w:t>
      </w:r>
      <w:proofErr w:type="gramStart"/>
      <w:r>
        <w:rPr>
          <w:rFonts w:ascii="Aptos" w:eastAsia="Aptos" w:hAnsi="Aptos" w:cs="Aptos"/>
          <w:i/>
        </w:rPr>
        <w:t>hin einschneiden</w:t>
      </w:r>
      <w:proofErr w:type="gramEnd"/>
      <w:r>
        <w:rPr>
          <w:rFonts w:ascii="Aptos" w:eastAsia="Aptos" w:hAnsi="Aptos" w:cs="Aptos"/>
          <w:i/>
        </w:rPr>
        <w:t>.</w:t>
      </w:r>
      <w:r>
        <w:rPr>
          <w:rFonts w:ascii="Aptos" w:eastAsia="Aptos" w:hAnsi="Aptos" w:cs="Aptos"/>
        </w:rPr>
        <w:t xml:space="preserve"> </w:t>
      </w:r>
    </w:p>
    <w:p w14:paraId="6482C01F" w14:textId="77777777" w:rsidR="002A0287" w:rsidRDefault="00000000">
      <w:pPr>
        <w:spacing w:after="183" w:line="259" w:lineRule="auto"/>
        <w:ind w:left="0" w:right="0" w:firstLine="0"/>
      </w:pPr>
      <w:r>
        <w:rPr>
          <w:rFonts w:ascii="Aptos" w:eastAsia="Aptos" w:hAnsi="Aptos" w:cs="Aptos"/>
        </w:rPr>
        <w:t xml:space="preserve"> </w:t>
      </w:r>
    </w:p>
    <w:p w14:paraId="0711440D" w14:textId="77777777" w:rsidR="002A0287" w:rsidRDefault="00000000">
      <w:pPr>
        <w:spacing w:after="173" w:line="269" w:lineRule="auto"/>
        <w:ind w:left="19" w:right="0"/>
      </w:pPr>
      <w:r>
        <w:rPr>
          <w:rFonts w:ascii="Aptos" w:eastAsia="Aptos" w:hAnsi="Aptos" w:cs="Aptos"/>
          <w:i/>
        </w:rPr>
        <w:t xml:space="preserve">Filet </w:t>
      </w:r>
      <w:proofErr w:type="spellStart"/>
      <w:r>
        <w:rPr>
          <w:rFonts w:ascii="Aptos" w:eastAsia="Aptos" w:hAnsi="Aptos" w:cs="Aptos"/>
          <w:i/>
        </w:rPr>
        <w:t>abloesen</w:t>
      </w:r>
      <w:proofErr w:type="spellEnd"/>
      <w:r>
        <w:rPr>
          <w:rFonts w:ascii="Aptos" w:eastAsia="Aptos" w:hAnsi="Aptos" w:cs="Aptos"/>
          <w:i/>
        </w:rPr>
        <w:t xml:space="preserve">: Mit sanften Schnitten das Filet vorsichtig von der </w:t>
      </w:r>
      <w:proofErr w:type="spellStart"/>
      <w:r>
        <w:rPr>
          <w:rFonts w:ascii="Aptos" w:eastAsia="Aptos" w:hAnsi="Aptos" w:cs="Aptos"/>
          <w:i/>
        </w:rPr>
        <w:t>Mittelgraete</w:t>
      </w:r>
      <w:proofErr w:type="spellEnd"/>
      <w:r>
        <w:rPr>
          <w:rFonts w:ascii="Aptos" w:eastAsia="Aptos" w:hAnsi="Aptos" w:cs="Aptos"/>
          <w:i/>
        </w:rPr>
        <w:t xml:space="preserve"> </w:t>
      </w:r>
      <w:proofErr w:type="spellStart"/>
      <w:r>
        <w:rPr>
          <w:rFonts w:ascii="Aptos" w:eastAsia="Aptos" w:hAnsi="Aptos" w:cs="Aptos"/>
          <w:i/>
        </w:rPr>
        <w:t>loesen</w:t>
      </w:r>
      <w:proofErr w:type="spellEnd"/>
      <w:r>
        <w:rPr>
          <w:rFonts w:ascii="Aptos" w:eastAsia="Aptos" w:hAnsi="Aptos" w:cs="Aptos"/>
          <w:i/>
        </w:rPr>
        <w:t>.</w:t>
      </w:r>
      <w:r>
        <w:rPr>
          <w:rFonts w:ascii="Aptos" w:eastAsia="Aptos" w:hAnsi="Aptos" w:cs="Aptos"/>
        </w:rPr>
        <w:t xml:space="preserve"> </w:t>
      </w:r>
    </w:p>
    <w:p w14:paraId="3C6C5195" w14:textId="77777777" w:rsidR="002A0287" w:rsidRDefault="00000000">
      <w:pPr>
        <w:spacing w:after="183" w:line="259" w:lineRule="auto"/>
        <w:ind w:left="0" w:right="0" w:firstLine="0"/>
      </w:pPr>
      <w:r>
        <w:rPr>
          <w:rFonts w:ascii="Aptos" w:eastAsia="Aptos" w:hAnsi="Aptos" w:cs="Aptos"/>
        </w:rPr>
        <w:t xml:space="preserve"> </w:t>
      </w:r>
    </w:p>
    <w:p w14:paraId="22829713" w14:textId="77777777" w:rsidR="002A0287" w:rsidRDefault="00000000">
      <w:pPr>
        <w:spacing w:after="173" w:line="269" w:lineRule="auto"/>
        <w:ind w:left="19" w:right="0"/>
      </w:pPr>
      <w:proofErr w:type="spellStart"/>
      <w:r>
        <w:rPr>
          <w:rFonts w:ascii="Aptos" w:eastAsia="Aptos" w:hAnsi="Aptos" w:cs="Aptos"/>
          <w:i/>
        </w:rPr>
        <w:t>Graeten</w:t>
      </w:r>
      <w:proofErr w:type="spellEnd"/>
      <w:r>
        <w:rPr>
          <w:rFonts w:ascii="Aptos" w:eastAsia="Aptos" w:hAnsi="Aptos" w:cs="Aptos"/>
          <w:i/>
        </w:rPr>
        <w:t xml:space="preserve"> entfernen: Bauchlappen und </w:t>
      </w:r>
      <w:proofErr w:type="spellStart"/>
      <w:r>
        <w:rPr>
          <w:rFonts w:ascii="Aptos" w:eastAsia="Aptos" w:hAnsi="Aptos" w:cs="Aptos"/>
          <w:i/>
        </w:rPr>
        <w:t>Graeten</w:t>
      </w:r>
      <w:proofErr w:type="spellEnd"/>
      <w:r>
        <w:rPr>
          <w:rFonts w:ascii="Aptos" w:eastAsia="Aptos" w:hAnsi="Aptos" w:cs="Aptos"/>
          <w:i/>
        </w:rPr>
        <w:t xml:space="preserve"> mit </w:t>
      </w:r>
      <w:proofErr w:type="spellStart"/>
      <w:r>
        <w:rPr>
          <w:rFonts w:ascii="Aptos" w:eastAsia="Aptos" w:hAnsi="Aptos" w:cs="Aptos"/>
          <w:i/>
        </w:rPr>
        <w:t>Graetenzange</w:t>
      </w:r>
      <w:proofErr w:type="spellEnd"/>
      <w:r>
        <w:rPr>
          <w:rFonts w:ascii="Aptos" w:eastAsia="Aptos" w:hAnsi="Aptos" w:cs="Aptos"/>
          <w:i/>
        </w:rPr>
        <w:t xml:space="preserve"> entfernen.</w:t>
      </w:r>
      <w:r>
        <w:rPr>
          <w:rFonts w:ascii="Aptos" w:eastAsia="Aptos" w:hAnsi="Aptos" w:cs="Aptos"/>
        </w:rPr>
        <w:t xml:space="preserve"> </w:t>
      </w:r>
    </w:p>
    <w:p w14:paraId="06EA747F" w14:textId="77777777" w:rsidR="002A0287" w:rsidRDefault="00000000">
      <w:pPr>
        <w:spacing w:after="183" w:line="259" w:lineRule="auto"/>
        <w:ind w:left="0" w:right="0" w:firstLine="0"/>
      </w:pPr>
      <w:r>
        <w:rPr>
          <w:rFonts w:ascii="Aptos" w:eastAsia="Aptos" w:hAnsi="Aptos" w:cs="Aptos"/>
        </w:rPr>
        <w:t xml:space="preserve"> </w:t>
      </w:r>
    </w:p>
    <w:p w14:paraId="6B83CF47" w14:textId="77777777" w:rsidR="002A0287" w:rsidRDefault="00000000">
      <w:pPr>
        <w:spacing w:after="173" w:line="269" w:lineRule="auto"/>
        <w:ind w:left="19" w:right="0"/>
      </w:pPr>
      <w:r>
        <w:rPr>
          <w:rFonts w:ascii="Aptos" w:eastAsia="Aptos" w:hAnsi="Aptos" w:cs="Aptos"/>
          <w:i/>
        </w:rPr>
        <w:t>Haut abziehen: Das Filet auf die Hautseite legen und das Fleisch flach von der Haut abschneiden.</w:t>
      </w:r>
      <w:r>
        <w:rPr>
          <w:rFonts w:ascii="Aptos" w:eastAsia="Aptos" w:hAnsi="Aptos" w:cs="Aptos"/>
        </w:rPr>
        <w:t xml:space="preserve"> </w:t>
      </w:r>
    </w:p>
    <w:p w14:paraId="3AB3B7E7" w14:textId="77777777" w:rsidR="002A0287" w:rsidRDefault="00000000">
      <w:pPr>
        <w:spacing w:after="183" w:line="259" w:lineRule="auto"/>
        <w:ind w:left="0" w:right="0" w:firstLine="0"/>
      </w:pPr>
      <w:r>
        <w:rPr>
          <w:rFonts w:ascii="Aptos" w:eastAsia="Aptos" w:hAnsi="Aptos" w:cs="Aptos"/>
        </w:rPr>
        <w:t xml:space="preserve"> </w:t>
      </w:r>
    </w:p>
    <w:p w14:paraId="1BA2DBFB" w14:textId="77777777" w:rsidR="002A0287" w:rsidRDefault="00000000">
      <w:pPr>
        <w:spacing w:after="183" w:line="259" w:lineRule="auto"/>
        <w:ind w:left="0" w:right="0" w:firstLine="0"/>
      </w:pPr>
      <w:r>
        <w:rPr>
          <w:rFonts w:ascii="Aptos" w:eastAsia="Aptos" w:hAnsi="Aptos" w:cs="Aptos"/>
        </w:rPr>
        <w:t xml:space="preserve"> </w:t>
      </w:r>
    </w:p>
    <w:p w14:paraId="51DDF576" w14:textId="77777777" w:rsidR="002A0287" w:rsidRDefault="00000000">
      <w:pPr>
        <w:spacing w:after="173" w:line="269" w:lineRule="auto"/>
        <w:ind w:left="19" w:right="11"/>
      </w:pPr>
      <w:r>
        <w:rPr>
          <w:rFonts w:ascii="Aptos" w:eastAsia="Aptos" w:hAnsi="Aptos" w:cs="Aptos"/>
        </w:rPr>
        <w:t xml:space="preserve">Und dann begann ich den Fisch weiter zu verarbeiten. </w:t>
      </w:r>
    </w:p>
    <w:p w14:paraId="4B1EA26F" w14:textId="77777777" w:rsidR="002A0287" w:rsidRDefault="00000000">
      <w:pPr>
        <w:spacing w:after="183" w:line="259" w:lineRule="auto"/>
        <w:ind w:left="0" w:right="0" w:firstLine="0"/>
      </w:pPr>
      <w:r>
        <w:rPr>
          <w:rFonts w:ascii="Aptos" w:eastAsia="Aptos" w:hAnsi="Aptos" w:cs="Aptos"/>
        </w:rPr>
        <w:t xml:space="preserve"> </w:t>
      </w:r>
    </w:p>
    <w:p w14:paraId="714A4BBF" w14:textId="77777777" w:rsidR="002A0287" w:rsidRDefault="00000000">
      <w:pPr>
        <w:spacing w:after="173" w:line="269" w:lineRule="auto"/>
        <w:ind w:left="19" w:right="11"/>
      </w:pPr>
      <w:r>
        <w:rPr>
          <w:rFonts w:ascii="Aptos" w:eastAsia="Aptos" w:hAnsi="Aptos" w:cs="Aptos"/>
        </w:rPr>
        <w:t xml:space="preserve">Hast du schon mal die perfekte Lachsterrine gemacht? </w:t>
      </w:r>
    </w:p>
    <w:p w14:paraId="4A48CCE8" w14:textId="77777777" w:rsidR="002A0287" w:rsidRDefault="00000000">
      <w:pPr>
        <w:spacing w:after="183" w:line="259" w:lineRule="auto"/>
        <w:ind w:left="0" w:right="0" w:firstLine="0"/>
      </w:pPr>
      <w:r>
        <w:rPr>
          <w:rFonts w:ascii="Aptos" w:eastAsia="Aptos" w:hAnsi="Aptos" w:cs="Aptos"/>
        </w:rPr>
        <w:t xml:space="preserve"> </w:t>
      </w:r>
    </w:p>
    <w:p w14:paraId="65E9B71F" w14:textId="77777777" w:rsidR="002A0287" w:rsidRDefault="00000000">
      <w:pPr>
        <w:spacing w:after="173" w:line="269" w:lineRule="auto"/>
        <w:ind w:left="19" w:right="11"/>
      </w:pPr>
      <w:r>
        <w:rPr>
          <w:rFonts w:ascii="Aptos" w:eastAsia="Aptos" w:hAnsi="Aptos" w:cs="Aptos"/>
        </w:rPr>
        <w:t xml:space="preserve">Nein? </w:t>
      </w:r>
    </w:p>
    <w:p w14:paraId="52230E1B" w14:textId="77777777" w:rsidR="002A0287" w:rsidRDefault="00000000">
      <w:pPr>
        <w:spacing w:after="183" w:line="259" w:lineRule="auto"/>
        <w:ind w:left="0" w:right="0" w:firstLine="0"/>
      </w:pPr>
      <w:r>
        <w:rPr>
          <w:rFonts w:ascii="Aptos" w:eastAsia="Aptos" w:hAnsi="Aptos" w:cs="Aptos"/>
        </w:rPr>
        <w:t xml:space="preserve"> </w:t>
      </w:r>
    </w:p>
    <w:p w14:paraId="25E10697" w14:textId="77777777" w:rsidR="002A0287" w:rsidRDefault="00000000">
      <w:pPr>
        <w:spacing w:after="173" w:line="269" w:lineRule="auto"/>
        <w:ind w:left="19" w:right="11"/>
      </w:pPr>
      <w:r>
        <w:rPr>
          <w:rFonts w:ascii="Aptos" w:eastAsia="Aptos" w:hAnsi="Aptos" w:cs="Aptos"/>
        </w:rPr>
        <w:t xml:space="preserve">Ich schon. Am Todestag von Paul. </w:t>
      </w:r>
    </w:p>
    <w:p w14:paraId="44C68E18" w14:textId="77777777" w:rsidR="002A0287" w:rsidRDefault="00000000">
      <w:pPr>
        <w:spacing w:after="183" w:line="259" w:lineRule="auto"/>
        <w:ind w:left="0" w:right="0" w:firstLine="0"/>
      </w:pPr>
      <w:r>
        <w:rPr>
          <w:rFonts w:ascii="Aptos" w:eastAsia="Aptos" w:hAnsi="Aptos" w:cs="Aptos"/>
        </w:rPr>
        <w:t xml:space="preserve"> </w:t>
      </w:r>
    </w:p>
    <w:p w14:paraId="10461440" w14:textId="77777777" w:rsidR="002A0287" w:rsidRDefault="00000000">
      <w:pPr>
        <w:spacing w:after="183" w:line="259" w:lineRule="auto"/>
        <w:ind w:left="0" w:right="0" w:firstLine="0"/>
      </w:pPr>
      <w:r>
        <w:rPr>
          <w:rFonts w:ascii="Aptos" w:eastAsia="Aptos" w:hAnsi="Aptos" w:cs="Aptos"/>
        </w:rPr>
        <w:t xml:space="preserve"> </w:t>
      </w:r>
    </w:p>
    <w:p w14:paraId="6B839372" w14:textId="77777777" w:rsidR="002A0287" w:rsidRDefault="00000000">
      <w:pPr>
        <w:spacing w:after="173" w:line="269" w:lineRule="auto"/>
        <w:ind w:left="19" w:right="11"/>
      </w:pPr>
      <w:r>
        <w:rPr>
          <w:rFonts w:ascii="Aptos" w:eastAsia="Aptos" w:hAnsi="Aptos" w:cs="Aptos"/>
        </w:rPr>
        <w:t xml:space="preserve">Der Kollege, der </w:t>
      </w:r>
      <w:proofErr w:type="spellStart"/>
      <w:r>
        <w:rPr>
          <w:rFonts w:ascii="Aptos" w:eastAsia="Aptos" w:hAnsi="Aptos" w:cs="Aptos"/>
        </w:rPr>
        <w:t>spaeter</w:t>
      </w:r>
      <w:proofErr w:type="spellEnd"/>
      <w:r>
        <w:rPr>
          <w:rFonts w:ascii="Aptos" w:eastAsia="Aptos" w:hAnsi="Aptos" w:cs="Aptos"/>
        </w:rPr>
        <w:t xml:space="preserve"> kam, redete nicht. Keine </w:t>
      </w:r>
      <w:proofErr w:type="spellStart"/>
      <w:r>
        <w:rPr>
          <w:rFonts w:ascii="Aptos" w:eastAsia="Aptos" w:hAnsi="Aptos" w:cs="Aptos"/>
        </w:rPr>
        <w:t>Begruessung</w:t>
      </w:r>
      <w:proofErr w:type="spellEnd"/>
      <w:r>
        <w:rPr>
          <w:rFonts w:ascii="Aptos" w:eastAsia="Aptos" w:hAnsi="Aptos" w:cs="Aptos"/>
        </w:rPr>
        <w:t xml:space="preserve">. </w:t>
      </w:r>
    </w:p>
    <w:p w14:paraId="31BC5F19" w14:textId="77777777" w:rsidR="002A0287" w:rsidRDefault="00000000">
      <w:pPr>
        <w:spacing w:after="183" w:line="259" w:lineRule="auto"/>
        <w:ind w:left="0" w:right="0" w:firstLine="0"/>
      </w:pPr>
      <w:r>
        <w:rPr>
          <w:rFonts w:ascii="Aptos" w:eastAsia="Aptos" w:hAnsi="Aptos" w:cs="Aptos"/>
        </w:rPr>
        <w:t xml:space="preserve"> </w:t>
      </w:r>
    </w:p>
    <w:p w14:paraId="2298FE1A" w14:textId="77777777" w:rsidR="002A0287" w:rsidRDefault="00000000">
      <w:pPr>
        <w:spacing w:after="173" w:line="269" w:lineRule="auto"/>
        <w:ind w:left="19" w:right="11"/>
      </w:pPr>
      <w:r>
        <w:rPr>
          <w:rFonts w:ascii="Aptos" w:eastAsia="Aptos" w:hAnsi="Aptos" w:cs="Aptos"/>
        </w:rPr>
        <w:t xml:space="preserve">Er ging ins </w:t>
      </w:r>
      <w:proofErr w:type="spellStart"/>
      <w:r>
        <w:rPr>
          <w:rFonts w:ascii="Aptos" w:eastAsia="Aptos" w:hAnsi="Aptos" w:cs="Aptos"/>
        </w:rPr>
        <w:t>Kuehlhaus</w:t>
      </w:r>
      <w:proofErr w:type="spellEnd"/>
      <w:r>
        <w:rPr>
          <w:rFonts w:ascii="Aptos" w:eastAsia="Aptos" w:hAnsi="Aptos" w:cs="Aptos"/>
        </w:rPr>
        <w:t xml:space="preserve"> und kam mit einem </w:t>
      </w:r>
      <w:proofErr w:type="spellStart"/>
      <w:r>
        <w:rPr>
          <w:rFonts w:ascii="Aptos" w:eastAsia="Aptos" w:hAnsi="Aptos" w:cs="Aptos"/>
        </w:rPr>
        <w:t>Rehruecken</w:t>
      </w:r>
      <w:proofErr w:type="spellEnd"/>
      <w:r>
        <w:rPr>
          <w:rFonts w:ascii="Aptos" w:eastAsia="Aptos" w:hAnsi="Aptos" w:cs="Aptos"/>
        </w:rPr>
        <w:t xml:space="preserve"> </w:t>
      </w:r>
      <w:proofErr w:type="spellStart"/>
      <w:r>
        <w:rPr>
          <w:rFonts w:ascii="Aptos" w:eastAsia="Aptos" w:hAnsi="Aptos" w:cs="Aptos"/>
        </w:rPr>
        <w:t>zurueck</w:t>
      </w:r>
      <w:proofErr w:type="spellEnd"/>
      <w:r>
        <w:rPr>
          <w:rFonts w:ascii="Aptos" w:eastAsia="Aptos" w:hAnsi="Aptos" w:cs="Aptos"/>
        </w:rPr>
        <w:t xml:space="preserve">. </w:t>
      </w:r>
    </w:p>
    <w:p w14:paraId="6258F1E0" w14:textId="77777777" w:rsidR="002A0287" w:rsidRDefault="00000000">
      <w:pPr>
        <w:spacing w:after="0" w:line="259" w:lineRule="auto"/>
        <w:ind w:left="0" w:right="0" w:firstLine="0"/>
      </w:pPr>
      <w:r>
        <w:rPr>
          <w:rFonts w:ascii="Aptos" w:eastAsia="Aptos" w:hAnsi="Aptos" w:cs="Aptos"/>
        </w:rPr>
        <w:t xml:space="preserve"> </w:t>
      </w:r>
    </w:p>
    <w:p w14:paraId="094414B1" w14:textId="77777777" w:rsidR="002A0287" w:rsidRDefault="00000000">
      <w:pPr>
        <w:spacing w:after="173" w:line="269" w:lineRule="auto"/>
        <w:ind w:left="19" w:right="11"/>
      </w:pPr>
      <w:r>
        <w:rPr>
          <w:rFonts w:ascii="Aptos" w:eastAsia="Aptos" w:hAnsi="Aptos" w:cs="Aptos"/>
        </w:rPr>
        <w:t xml:space="preserve">Wir arbeiteten lange still vor uns her. Wir sprachen wenig. </w:t>
      </w:r>
    </w:p>
    <w:p w14:paraId="13DA7683" w14:textId="77777777" w:rsidR="002A0287" w:rsidRDefault="00000000">
      <w:pPr>
        <w:spacing w:after="183" w:line="259" w:lineRule="auto"/>
        <w:ind w:left="0" w:right="0" w:firstLine="0"/>
      </w:pPr>
      <w:r>
        <w:rPr>
          <w:rFonts w:ascii="Aptos" w:eastAsia="Aptos" w:hAnsi="Aptos" w:cs="Aptos"/>
        </w:rPr>
        <w:t xml:space="preserve"> </w:t>
      </w:r>
    </w:p>
    <w:p w14:paraId="3F013983" w14:textId="77777777" w:rsidR="002A0287" w:rsidRDefault="00000000">
      <w:pPr>
        <w:spacing w:after="173" w:line="269" w:lineRule="auto"/>
        <w:ind w:left="19" w:right="11"/>
      </w:pPr>
      <w:r>
        <w:rPr>
          <w:rFonts w:ascii="Aptos" w:eastAsia="Aptos" w:hAnsi="Aptos" w:cs="Aptos"/>
        </w:rPr>
        <w:lastRenderedPageBreak/>
        <w:t xml:space="preserve">Wir kochten wie unsere Meister, die es bei seinen Schülern gelernt hatten. </w:t>
      </w:r>
    </w:p>
    <w:p w14:paraId="2D0819BA" w14:textId="77777777" w:rsidR="002A0287" w:rsidRDefault="00000000">
      <w:pPr>
        <w:spacing w:after="183" w:line="259" w:lineRule="auto"/>
        <w:ind w:left="0" w:right="0" w:firstLine="0"/>
      </w:pPr>
      <w:r>
        <w:rPr>
          <w:rFonts w:ascii="Aptos" w:eastAsia="Aptos" w:hAnsi="Aptos" w:cs="Aptos"/>
        </w:rPr>
        <w:t xml:space="preserve"> </w:t>
      </w:r>
    </w:p>
    <w:p w14:paraId="2ACFC4D2" w14:textId="77777777" w:rsidR="002A0287" w:rsidRDefault="00000000">
      <w:pPr>
        <w:spacing w:after="173" w:line="269" w:lineRule="auto"/>
        <w:ind w:left="19" w:right="11"/>
      </w:pPr>
      <w:r>
        <w:rPr>
          <w:rFonts w:ascii="Aptos" w:eastAsia="Aptos" w:hAnsi="Aptos" w:cs="Aptos"/>
        </w:rPr>
        <w:t xml:space="preserve">Wir kochten an diesem Tag nicht für uns oder die Gäste. </w:t>
      </w:r>
    </w:p>
    <w:p w14:paraId="7FBE745E" w14:textId="77777777" w:rsidR="002A0287" w:rsidRDefault="00000000">
      <w:pPr>
        <w:spacing w:after="183" w:line="259" w:lineRule="auto"/>
        <w:ind w:left="0" w:right="0" w:firstLine="0"/>
      </w:pPr>
      <w:r>
        <w:rPr>
          <w:rFonts w:ascii="Aptos" w:eastAsia="Aptos" w:hAnsi="Aptos" w:cs="Aptos"/>
        </w:rPr>
        <w:t xml:space="preserve"> </w:t>
      </w:r>
    </w:p>
    <w:p w14:paraId="4883304F" w14:textId="77777777" w:rsidR="002A0287" w:rsidRDefault="00000000">
      <w:pPr>
        <w:spacing w:after="173" w:line="269" w:lineRule="auto"/>
        <w:ind w:left="19" w:right="11"/>
      </w:pPr>
      <w:r>
        <w:rPr>
          <w:rFonts w:ascii="Aptos" w:eastAsia="Aptos" w:hAnsi="Aptos" w:cs="Aptos"/>
        </w:rPr>
        <w:t xml:space="preserve">Wir kochten </w:t>
      </w:r>
      <w:proofErr w:type="spellStart"/>
      <w:r>
        <w:rPr>
          <w:rFonts w:ascii="Aptos" w:eastAsia="Aptos" w:hAnsi="Aptos" w:cs="Aptos"/>
        </w:rPr>
        <w:t>fuer</w:t>
      </w:r>
      <w:proofErr w:type="spellEnd"/>
      <w:r>
        <w:rPr>
          <w:rFonts w:ascii="Aptos" w:eastAsia="Aptos" w:hAnsi="Aptos" w:cs="Aptos"/>
        </w:rPr>
        <w:t xml:space="preserve"> den, der es uns </w:t>
      </w:r>
      <w:proofErr w:type="spellStart"/>
      <w:r>
        <w:rPr>
          <w:rFonts w:ascii="Aptos" w:eastAsia="Aptos" w:hAnsi="Aptos" w:cs="Aptos"/>
        </w:rPr>
        <w:t>ermoeglicht</w:t>
      </w:r>
      <w:proofErr w:type="spellEnd"/>
      <w:r>
        <w:rPr>
          <w:rFonts w:ascii="Aptos" w:eastAsia="Aptos" w:hAnsi="Aptos" w:cs="Aptos"/>
        </w:rPr>
        <w:t xml:space="preserve"> hat, </w:t>
      </w:r>
      <w:proofErr w:type="spellStart"/>
      <w:r>
        <w:rPr>
          <w:rFonts w:ascii="Aptos" w:eastAsia="Aptos" w:hAnsi="Aptos" w:cs="Aptos"/>
        </w:rPr>
        <w:t>ueberhaupt</w:t>
      </w:r>
      <w:proofErr w:type="spellEnd"/>
      <w:r>
        <w:rPr>
          <w:rFonts w:ascii="Aptos" w:eastAsia="Aptos" w:hAnsi="Aptos" w:cs="Aptos"/>
        </w:rPr>
        <w:t xml:space="preserve"> so zu kochen. </w:t>
      </w:r>
    </w:p>
    <w:p w14:paraId="6BE131C5" w14:textId="77777777" w:rsidR="002A0287" w:rsidRDefault="00000000">
      <w:pPr>
        <w:spacing w:after="183" w:line="259" w:lineRule="auto"/>
        <w:ind w:left="0" w:right="0" w:firstLine="0"/>
      </w:pPr>
      <w:r>
        <w:rPr>
          <w:rFonts w:ascii="Aptos" w:eastAsia="Aptos" w:hAnsi="Aptos" w:cs="Aptos"/>
        </w:rPr>
        <w:t xml:space="preserve"> </w:t>
      </w:r>
    </w:p>
    <w:p w14:paraId="393F420F" w14:textId="77777777" w:rsidR="002A0287" w:rsidRDefault="00000000">
      <w:pPr>
        <w:spacing w:after="183" w:line="259" w:lineRule="auto"/>
        <w:ind w:left="0" w:right="0" w:firstLine="0"/>
      </w:pPr>
      <w:r>
        <w:rPr>
          <w:rFonts w:ascii="Aptos" w:eastAsia="Aptos" w:hAnsi="Aptos" w:cs="Aptos"/>
        </w:rPr>
        <w:t xml:space="preserve"> </w:t>
      </w:r>
    </w:p>
    <w:p w14:paraId="4AD61E14" w14:textId="77777777" w:rsidR="002A0287" w:rsidRDefault="00000000">
      <w:pPr>
        <w:spacing w:after="173" w:line="269" w:lineRule="auto"/>
        <w:ind w:left="19" w:right="11"/>
      </w:pPr>
      <w:r>
        <w:rPr>
          <w:rFonts w:ascii="Aptos" w:eastAsia="Aptos" w:hAnsi="Aptos" w:cs="Aptos"/>
        </w:rPr>
        <w:t xml:space="preserve">Ich </w:t>
      </w:r>
      <w:proofErr w:type="spellStart"/>
      <w:r>
        <w:rPr>
          <w:rFonts w:ascii="Aptos" w:eastAsia="Aptos" w:hAnsi="Aptos" w:cs="Aptos"/>
        </w:rPr>
        <w:t>weiss</w:t>
      </w:r>
      <w:proofErr w:type="spellEnd"/>
      <w:r>
        <w:rPr>
          <w:rFonts w:ascii="Aptos" w:eastAsia="Aptos" w:hAnsi="Aptos" w:cs="Aptos"/>
        </w:rPr>
        <w:t xml:space="preserve"> nicht, ob die </w:t>
      </w:r>
      <w:proofErr w:type="spellStart"/>
      <w:r>
        <w:rPr>
          <w:rFonts w:ascii="Aptos" w:eastAsia="Aptos" w:hAnsi="Aptos" w:cs="Aptos"/>
        </w:rPr>
        <w:t>Gaeste</w:t>
      </w:r>
      <w:proofErr w:type="spellEnd"/>
      <w:r>
        <w:rPr>
          <w:rFonts w:ascii="Aptos" w:eastAsia="Aptos" w:hAnsi="Aptos" w:cs="Aptos"/>
        </w:rPr>
        <w:t xml:space="preserve"> an diesem Abend beim Essen auch ihre </w:t>
      </w:r>
      <w:proofErr w:type="spellStart"/>
      <w:r>
        <w:rPr>
          <w:rFonts w:ascii="Aptos" w:eastAsia="Aptos" w:hAnsi="Aptos" w:cs="Aptos"/>
        </w:rPr>
        <w:t>Traenen</w:t>
      </w:r>
      <w:proofErr w:type="spellEnd"/>
      <w:r>
        <w:rPr>
          <w:rFonts w:ascii="Aptos" w:eastAsia="Aptos" w:hAnsi="Aptos" w:cs="Aptos"/>
        </w:rPr>
        <w:t xml:space="preserve"> </w:t>
      </w:r>
      <w:proofErr w:type="spellStart"/>
      <w:r>
        <w:rPr>
          <w:rFonts w:ascii="Aptos" w:eastAsia="Aptos" w:hAnsi="Aptos" w:cs="Aptos"/>
        </w:rPr>
        <w:t>unterdruecken</w:t>
      </w:r>
      <w:proofErr w:type="spellEnd"/>
      <w:r>
        <w:rPr>
          <w:rFonts w:ascii="Aptos" w:eastAsia="Aptos" w:hAnsi="Aptos" w:cs="Aptos"/>
        </w:rPr>
        <w:t xml:space="preserve"> mussten. </w:t>
      </w:r>
    </w:p>
    <w:p w14:paraId="134CBCEF" w14:textId="77777777" w:rsidR="002A0287" w:rsidRDefault="00000000">
      <w:pPr>
        <w:spacing w:after="183" w:line="259" w:lineRule="auto"/>
        <w:ind w:left="0" w:right="0" w:firstLine="0"/>
      </w:pPr>
      <w:r>
        <w:rPr>
          <w:rFonts w:ascii="Aptos" w:eastAsia="Aptos" w:hAnsi="Aptos" w:cs="Aptos"/>
        </w:rPr>
        <w:t xml:space="preserve"> </w:t>
      </w:r>
    </w:p>
    <w:p w14:paraId="01F8E43C" w14:textId="77777777" w:rsidR="002A0287" w:rsidRDefault="00000000">
      <w:pPr>
        <w:spacing w:after="183" w:line="259" w:lineRule="auto"/>
        <w:ind w:left="0" w:right="0" w:firstLine="0"/>
      </w:pPr>
      <w:r>
        <w:rPr>
          <w:rFonts w:ascii="Aptos" w:eastAsia="Aptos" w:hAnsi="Aptos" w:cs="Aptos"/>
        </w:rPr>
        <w:t xml:space="preserve"> </w:t>
      </w:r>
    </w:p>
    <w:p w14:paraId="4458893E" w14:textId="77777777" w:rsidR="002A0287" w:rsidRDefault="00000000">
      <w:pPr>
        <w:spacing w:after="180" w:line="259" w:lineRule="auto"/>
        <w:ind w:left="19" w:right="0"/>
      </w:pPr>
      <w:r>
        <w:rPr>
          <w:rFonts w:ascii="Aptos" w:eastAsia="Aptos" w:hAnsi="Aptos" w:cs="Aptos"/>
          <w:b/>
        </w:rPr>
        <w:t xml:space="preserve">[Ende Intermezzo: Der Tag an </w:t>
      </w:r>
      <w:proofErr w:type="gramStart"/>
      <w:r>
        <w:rPr>
          <w:rFonts w:ascii="Aptos" w:eastAsia="Aptos" w:hAnsi="Aptos" w:cs="Aptos"/>
          <w:b/>
        </w:rPr>
        <w:t>dem Paul</w:t>
      </w:r>
      <w:proofErr w:type="gramEnd"/>
      <w:r>
        <w:rPr>
          <w:rFonts w:ascii="Aptos" w:eastAsia="Aptos" w:hAnsi="Aptos" w:cs="Aptos"/>
          <w:b/>
        </w:rPr>
        <w:t xml:space="preserve"> starb]</w:t>
      </w:r>
      <w:r>
        <w:rPr>
          <w:rFonts w:ascii="Aptos" w:eastAsia="Aptos" w:hAnsi="Aptos" w:cs="Aptos"/>
        </w:rPr>
        <w:t xml:space="preserve"> </w:t>
      </w:r>
    </w:p>
    <w:p w14:paraId="1395F941" w14:textId="77777777" w:rsidR="002A0287" w:rsidRDefault="00000000">
      <w:pPr>
        <w:spacing w:after="183" w:line="259" w:lineRule="auto"/>
        <w:ind w:left="0" w:right="0" w:firstLine="0"/>
      </w:pPr>
      <w:r>
        <w:rPr>
          <w:rFonts w:ascii="Aptos" w:eastAsia="Aptos" w:hAnsi="Aptos" w:cs="Aptos"/>
        </w:rPr>
        <w:t xml:space="preserve"> </w:t>
      </w:r>
    </w:p>
    <w:p w14:paraId="7B87E20A" w14:textId="77777777" w:rsidR="002A0287" w:rsidRDefault="00000000">
      <w:pPr>
        <w:spacing w:after="173" w:line="269" w:lineRule="auto"/>
        <w:ind w:left="19" w:right="0"/>
      </w:pPr>
      <w:r>
        <w:rPr>
          <w:rFonts w:ascii="Aptos" w:eastAsia="Aptos" w:hAnsi="Aptos" w:cs="Aptos"/>
          <w:i/>
        </w:rPr>
        <w:t>Paul Bocuse, 11. Februar 1926 - 20. Januar 2018</w:t>
      </w:r>
      <w:r>
        <w:rPr>
          <w:rFonts w:ascii="Aptos" w:eastAsia="Aptos" w:hAnsi="Aptos" w:cs="Aptos"/>
        </w:rPr>
        <w:t xml:space="preserve"> </w:t>
      </w:r>
    </w:p>
    <w:p w14:paraId="26F79903" w14:textId="77777777" w:rsidR="002A0287" w:rsidRDefault="00000000">
      <w:pPr>
        <w:spacing w:after="178" w:line="259" w:lineRule="auto"/>
        <w:ind w:left="0" w:right="0" w:firstLine="0"/>
      </w:pPr>
      <w:r>
        <w:t xml:space="preserve"> </w:t>
      </w:r>
    </w:p>
    <w:p w14:paraId="03B5D9D7" w14:textId="77777777" w:rsidR="002A0287" w:rsidRDefault="00000000">
      <w:pPr>
        <w:spacing w:after="298" w:line="259" w:lineRule="auto"/>
        <w:ind w:left="0" w:right="0" w:firstLine="0"/>
      </w:pPr>
      <w:r>
        <w:t xml:space="preserve"> </w:t>
      </w:r>
    </w:p>
    <w:p w14:paraId="7272C719" w14:textId="77777777" w:rsidR="002A0287" w:rsidRDefault="00000000">
      <w:pPr>
        <w:spacing w:after="251"/>
        <w:ind w:left="19" w:right="15"/>
      </w:pPr>
      <w:r>
        <w:t xml:space="preserve">TEIL XI: DIE ERKENNTNIS </w:t>
      </w:r>
    </w:p>
    <w:p w14:paraId="384CFA8D" w14:textId="77777777" w:rsidR="002A0287" w:rsidRDefault="00000000">
      <w:pPr>
        <w:spacing w:after="472"/>
        <w:ind w:left="19" w:right="15"/>
      </w:pPr>
      <w:r>
        <w:t xml:space="preserve">Was ich gesehen habe (2018-2022) </w:t>
      </w:r>
    </w:p>
    <w:p w14:paraId="7C34BF6C" w14:textId="77777777" w:rsidR="002A0287" w:rsidRDefault="00000000">
      <w:pPr>
        <w:pStyle w:val="berschrift1"/>
        <w:spacing w:after="51" w:line="267" w:lineRule="auto"/>
        <w:ind w:left="-5"/>
      </w:pPr>
      <w:bookmarkStart w:id="108" w:name="_Toc170041"/>
      <w:r>
        <w:rPr>
          <w:rFonts w:ascii="Georgia" w:eastAsia="Georgia" w:hAnsi="Georgia" w:cs="Georgia"/>
          <w:b w:val="0"/>
          <w:i w:val="0"/>
          <w:color w:val="0F4761"/>
          <w:sz w:val="40"/>
        </w:rPr>
        <w:t xml:space="preserve">KAPITEL 14: Das System, das nach außen funktionierte </w:t>
      </w:r>
      <w:bookmarkEnd w:id="108"/>
    </w:p>
    <w:p w14:paraId="0EA08806" w14:textId="77777777" w:rsidR="002A0287" w:rsidRDefault="00000000">
      <w:pPr>
        <w:ind w:left="19" w:right="15"/>
      </w:pPr>
      <w:r>
        <w:t xml:space="preserve">Nordsee, 2018-2019 </w:t>
      </w:r>
    </w:p>
    <w:p w14:paraId="3F8F1656" w14:textId="77777777" w:rsidR="002A0287" w:rsidRDefault="00000000">
      <w:pPr>
        <w:spacing w:after="149" w:line="259" w:lineRule="auto"/>
        <w:ind w:left="-8" w:right="0" w:firstLine="0"/>
      </w:pPr>
      <w:r>
        <w:rPr>
          <w:rFonts w:ascii="Calibri" w:eastAsia="Calibri" w:hAnsi="Calibri" w:cs="Calibri"/>
          <w:noProof/>
          <w:sz w:val="22"/>
        </w:rPr>
        <mc:AlternateContent>
          <mc:Choice Requires="wpg">
            <w:drawing>
              <wp:inline distT="0" distB="0" distL="0" distR="0" wp14:anchorId="2F677103" wp14:editId="2E674088">
                <wp:extent cx="4394200" cy="10159"/>
                <wp:effectExtent l="0" t="0" r="0" b="0"/>
                <wp:docPr id="150212" name="Group 150212"/>
                <wp:cNvGraphicFramePr/>
                <a:graphic xmlns:a="http://schemas.openxmlformats.org/drawingml/2006/main">
                  <a:graphicData uri="http://schemas.microsoft.com/office/word/2010/wordprocessingGroup">
                    <wpg:wgp>
                      <wpg:cNvGrpSpPr/>
                      <wpg:grpSpPr>
                        <a:xfrm>
                          <a:off x="0" y="0"/>
                          <a:ext cx="4394200" cy="10159"/>
                          <a:chOff x="0" y="0"/>
                          <a:chExt cx="4394200" cy="10159"/>
                        </a:xfrm>
                      </wpg:grpSpPr>
                      <pic:pic xmlns:pic="http://schemas.openxmlformats.org/drawingml/2006/picture">
                        <pic:nvPicPr>
                          <pic:cNvPr id="164462" name="Picture 164462"/>
                          <pic:cNvPicPr/>
                        </pic:nvPicPr>
                        <pic:blipFill>
                          <a:blip r:embed="rId39"/>
                          <a:stretch>
                            <a:fillRect/>
                          </a:stretch>
                        </pic:blipFill>
                        <pic:spPr>
                          <a:xfrm>
                            <a:off x="-3364" y="-3238"/>
                            <a:ext cx="4398264" cy="15240"/>
                          </a:xfrm>
                          <a:prstGeom prst="rect">
                            <a:avLst/>
                          </a:prstGeom>
                        </pic:spPr>
                      </pic:pic>
                    </wpg:wgp>
                  </a:graphicData>
                </a:graphic>
              </wp:inline>
            </w:drawing>
          </mc:Choice>
          <mc:Fallback xmlns:a="http://schemas.openxmlformats.org/drawingml/2006/main">
            <w:pict>
              <v:group id="Group 150212" style="width:346pt;height:0.799927pt;mso-position-horizontal-relative:char;mso-position-vertical-relative:line" coordsize="43942,101">
                <v:shape id="Picture 164462" style="position:absolute;width:43982;height:152;left:-33;top:-32;" filled="f">
                  <v:imagedata r:id="rId40"/>
                </v:shape>
              </v:group>
            </w:pict>
          </mc:Fallback>
        </mc:AlternateContent>
      </w:r>
      <w:r>
        <w:t xml:space="preserve"> </w:t>
      </w:r>
    </w:p>
    <w:p w14:paraId="6F58B802" w14:textId="77777777" w:rsidR="002A0287" w:rsidRDefault="00000000">
      <w:pPr>
        <w:spacing w:after="145"/>
        <w:ind w:left="19" w:right="15"/>
      </w:pPr>
      <w:r>
        <w:t xml:space="preserve">Es gibt Systeme, die sehen von außen perfekt aus. </w:t>
      </w:r>
    </w:p>
    <w:p w14:paraId="39980B9B" w14:textId="77777777" w:rsidR="002A0287" w:rsidRDefault="00000000">
      <w:pPr>
        <w:spacing w:after="0"/>
        <w:ind w:left="19" w:right="15"/>
      </w:pPr>
      <w:r>
        <w:t xml:space="preserve">Der Laden läuft. Die Gäste kommen. Die Zahlen stimmen. Jeder hat seinen Platz. </w:t>
      </w:r>
    </w:p>
    <w:p w14:paraId="1901FBEC" w14:textId="77777777" w:rsidR="002A0287" w:rsidRDefault="00000000">
      <w:pPr>
        <w:spacing w:after="145"/>
        <w:ind w:left="19" w:right="15"/>
      </w:pPr>
      <w:r>
        <w:t xml:space="preserve">Jeder weiß, was er zu tun hat. </w:t>
      </w:r>
    </w:p>
    <w:p w14:paraId="7C2A5290" w14:textId="77777777" w:rsidR="002A0287" w:rsidRDefault="00000000">
      <w:pPr>
        <w:ind w:left="19" w:right="15"/>
      </w:pPr>
      <w:r>
        <w:t xml:space="preserve">Und innen fault es. </w:t>
      </w:r>
    </w:p>
    <w:p w14:paraId="7EAE699A"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4A235CF9" wp14:editId="49B2A5CE">
                <wp:extent cx="4394200" cy="10160"/>
                <wp:effectExtent l="0" t="0" r="0" b="0"/>
                <wp:docPr id="150348" name="Group 15034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3" name="Picture 164463"/>
                          <pic:cNvPicPr/>
                        </pic:nvPicPr>
                        <pic:blipFill>
                          <a:blip r:embed="rId19"/>
                          <a:stretch>
                            <a:fillRect/>
                          </a:stretch>
                        </pic:blipFill>
                        <pic:spPr>
                          <a:xfrm>
                            <a:off x="-3364" y="-4487"/>
                            <a:ext cx="4398264" cy="15240"/>
                          </a:xfrm>
                          <a:prstGeom prst="rect">
                            <a:avLst/>
                          </a:prstGeom>
                        </pic:spPr>
                      </pic:pic>
                    </wpg:wgp>
                  </a:graphicData>
                </a:graphic>
              </wp:inline>
            </w:drawing>
          </mc:Choice>
          <mc:Fallback xmlns:a="http://schemas.openxmlformats.org/drawingml/2006/main">
            <w:pict>
              <v:group id="Group 150348" style="width:346pt;height:0.799988pt;mso-position-horizontal-relative:char;mso-position-vertical-relative:line" coordsize="43942,101">
                <v:shape id="Picture 164463" style="position:absolute;width:43982;height:152;left:-33;top:-44;" filled="f">
                  <v:imagedata r:id="rId20"/>
                </v:shape>
              </v:group>
            </w:pict>
          </mc:Fallback>
        </mc:AlternateContent>
      </w:r>
      <w:r>
        <w:t xml:space="preserve"> </w:t>
      </w:r>
    </w:p>
    <w:p w14:paraId="04162C90" w14:textId="77777777" w:rsidR="002A0287" w:rsidRDefault="00000000">
      <w:pPr>
        <w:spacing w:after="148"/>
        <w:ind w:left="19" w:right="15"/>
      </w:pPr>
      <w:r>
        <w:t xml:space="preserve">Ich lebte damals an der Küste. Flaches Land. Weiter Himmel. Das Leben schien langsamer dort. Stiller. </w:t>
      </w:r>
    </w:p>
    <w:p w14:paraId="61B84E47" w14:textId="77777777" w:rsidR="002A0287" w:rsidRDefault="00000000">
      <w:pPr>
        <w:spacing w:after="148"/>
        <w:ind w:left="19" w:right="15"/>
      </w:pPr>
      <w:r>
        <w:lastRenderedPageBreak/>
        <w:t xml:space="preserve">Ich arbeitete nachts in einer Produktion. Tagsüber hatte ich Zeit. Zeit, die ich mit Kindern verbrachte. Nicht meinen eigenen – und doch irgendwie meinen eigenen. Eine dieser Konstellationen, die man nicht in einem Satz erklären kann. </w:t>
      </w:r>
    </w:p>
    <w:p w14:paraId="769FDBF2" w14:textId="77777777" w:rsidR="002A0287" w:rsidRDefault="00000000">
      <w:pPr>
        <w:spacing w:after="148"/>
        <w:ind w:left="19" w:right="15"/>
      </w:pPr>
      <w:r>
        <w:t xml:space="preserve">Für mich war es schön. Die Kinder. Die Spaziergänge. Die Fragen, die Kinder stellen. Die Welt durch ihre Augen sehen. </w:t>
      </w:r>
    </w:p>
    <w:p w14:paraId="6DC5D12A" w14:textId="77777777" w:rsidR="002A0287" w:rsidRDefault="00000000">
      <w:pPr>
        <w:ind w:left="19" w:right="15"/>
      </w:pPr>
      <w:r>
        <w:t xml:space="preserve">Ich dachte, ich hätte meinen Platz gefunden. </w:t>
      </w:r>
    </w:p>
    <w:p w14:paraId="58F63B02"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658FB882" wp14:editId="55A649E9">
                <wp:extent cx="4394200" cy="10160"/>
                <wp:effectExtent l="0" t="0" r="0" b="0"/>
                <wp:docPr id="150349" name="Group 15034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4" name="Picture 164464"/>
                          <pic:cNvPicPr/>
                        </pic:nvPicPr>
                        <pic:blipFill>
                          <a:blip r:embed="rId25"/>
                          <a:stretch>
                            <a:fillRect/>
                          </a:stretch>
                        </pic:blipFill>
                        <pic:spPr>
                          <a:xfrm>
                            <a:off x="-3364" y="-5578"/>
                            <a:ext cx="4398264" cy="18288"/>
                          </a:xfrm>
                          <a:prstGeom prst="rect">
                            <a:avLst/>
                          </a:prstGeom>
                        </pic:spPr>
                      </pic:pic>
                      <pic:pic xmlns:pic="http://schemas.openxmlformats.org/drawingml/2006/picture">
                        <pic:nvPicPr>
                          <pic:cNvPr id="164465" name="Picture 164465"/>
                          <pic:cNvPicPr/>
                        </pic:nvPicPr>
                        <pic:blipFill>
                          <a:blip r:embed="rId25"/>
                          <a:stretch>
                            <a:fillRect/>
                          </a:stretch>
                        </pic:blipFill>
                        <pic:spPr>
                          <a:xfrm>
                            <a:off x="-3364" y="-5578"/>
                            <a:ext cx="4398264" cy="18288"/>
                          </a:xfrm>
                          <a:prstGeom prst="rect">
                            <a:avLst/>
                          </a:prstGeom>
                        </pic:spPr>
                      </pic:pic>
                    </wpg:wgp>
                  </a:graphicData>
                </a:graphic>
              </wp:inline>
            </w:drawing>
          </mc:Choice>
          <mc:Fallback xmlns:a="http://schemas.openxmlformats.org/drawingml/2006/main">
            <w:pict>
              <v:group id="Group 150349" style="width:346pt;height:0.799988pt;mso-position-horizontal-relative:char;mso-position-vertical-relative:line" coordsize="43942,101">
                <v:shape id="Picture 164464" style="position:absolute;width:43982;height:182;left:-33;top:-55;" filled="f">
                  <v:imagedata r:id="rId26"/>
                </v:shape>
                <v:shape id="Picture 164465" style="position:absolute;width:43982;height:182;left:-33;top:-55;" filled="f">
                  <v:imagedata r:id="rId26"/>
                </v:shape>
              </v:group>
            </w:pict>
          </mc:Fallback>
        </mc:AlternateContent>
      </w:r>
      <w:r>
        <w:t xml:space="preserve"> </w:t>
      </w:r>
    </w:p>
    <w:p w14:paraId="79429437" w14:textId="77777777" w:rsidR="002A0287" w:rsidRDefault="00000000">
      <w:pPr>
        <w:pStyle w:val="berschrift2"/>
        <w:spacing w:after="132"/>
        <w:ind w:left="-5"/>
      </w:pPr>
      <w:bookmarkStart w:id="109" w:name="_Toc170042"/>
      <w:r>
        <w:rPr>
          <w:sz w:val="32"/>
        </w:rPr>
        <w:t xml:space="preserve">Was ich sah </w:t>
      </w:r>
      <w:bookmarkEnd w:id="109"/>
    </w:p>
    <w:p w14:paraId="0A3CEFAE" w14:textId="77777777" w:rsidR="002A0287" w:rsidRDefault="00000000">
      <w:pPr>
        <w:spacing w:after="145"/>
        <w:ind w:left="19" w:right="15"/>
      </w:pPr>
      <w:r>
        <w:t xml:space="preserve">Aber ich sah auch das andere. </w:t>
      </w:r>
    </w:p>
    <w:p w14:paraId="5EC396B0" w14:textId="77777777" w:rsidR="002A0287" w:rsidRDefault="00000000">
      <w:pPr>
        <w:spacing w:after="148"/>
        <w:ind w:left="19" w:right="15"/>
      </w:pPr>
      <w:r>
        <w:t xml:space="preserve">Ich sah Kinder, die funktionierten statt spielten. Die Aufgaben hatten statt Freiheit. Die früh lernten, dass der Laden wichtiger ist als der Nachmittag. </w:t>
      </w:r>
    </w:p>
    <w:p w14:paraId="1078CBC9" w14:textId="77777777" w:rsidR="002A0287" w:rsidRDefault="00000000">
      <w:pPr>
        <w:spacing w:after="150"/>
        <w:ind w:left="19" w:right="15"/>
      </w:pPr>
      <w:r>
        <w:t xml:space="preserve">Gut gemeint. Immer gut gemeint. </w:t>
      </w:r>
    </w:p>
    <w:p w14:paraId="052E9C70" w14:textId="77777777" w:rsidR="002A0287" w:rsidRDefault="00000000">
      <w:pPr>
        <w:spacing w:after="145"/>
        <w:ind w:left="19" w:right="15"/>
      </w:pPr>
      <w:r>
        <w:t xml:space="preserve">Aber gut gemeint ist nicht gut gemacht. </w:t>
      </w:r>
    </w:p>
    <w:p w14:paraId="683433ED" w14:textId="77777777" w:rsidR="002A0287" w:rsidRDefault="00000000">
      <w:pPr>
        <w:spacing w:after="148"/>
        <w:ind w:left="19" w:right="15"/>
      </w:pPr>
      <w:r>
        <w:t xml:space="preserve">Ich sah Erwachsene, die so müde waren, dass sie nicht merkten, was sie weitergaben. Druck. Pflicht. Die Idee, dass Kindheit Vorbereitung ist und nicht Leben. </w:t>
      </w:r>
    </w:p>
    <w:p w14:paraId="35B8F0A0" w14:textId="77777777" w:rsidR="002A0287" w:rsidRDefault="00000000">
      <w:pPr>
        <w:ind w:left="19" w:right="15"/>
      </w:pPr>
      <w:r>
        <w:t xml:space="preserve">Ich sagte nichts. Lange. Weil es nicht mein Platz war. Weil ich Gast war in diesem System. Weil ich dankbar war für das, was ich hatte. </w:t>
      </w:r>
    </w:p>
    <w:p w14:paraId="12F408B0"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676E650E" wp14:editId="1127BC21">
                <wp:extent cx="4394200" cy="10160"/>
                <wp:effectExtent l="0" t="0" r="0" b="0"/>
                <wp:docPr id="150350" name="Group 15035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6" name="Picture 164466"/>
                          <pic:cNvPicPr/>
                        </pic:nvPicPr>
                        <pic:blipFill>
                          <a:blip r:embed="rId27"/>
                          <a:stretch>
                            <a:fillRect/>
                          </a:stretch>
                        </pic:blipFill>
                        <pic:spPr>
                          <a:xfrm>
                            <a:off x="-3364" y="-5307"/>
                            <a:ext cx="4398264" cy="18288"/>
                          </a:xfrm>
                          <a:prstGeom prst="rect">
                            <a:avLst/>
                          </a:prstGeom>
                        </pic:spPr>
                      </pic:pic>
                    </wpg:wgp>
                  </a:graphicData>
                </a:graphic>
              </wp:inline>
            </w:drawing>
          </mc:Choice>
          <mc:Fallback xmlns:a="http://schemas.openxmlformats.org/drawingml/2006/main">
            <w:pict>
              <v:group id="Group 150350" style="width:346pt;height:0.799988pt;mso-position-horizontal-relative:char;mso-position-vertical-relative:line" coordsize="43942,101">
                <v:shape id="Picture 164466" style="position:absolute;width:43982;height:182;left:-33;top:-53;" filled="f">
                  <v:imagedata r:id="rId28"/>
                </v:shape>
              </v:group>
            </w:pict>
          </mc:Fallback>
        </mc:AlternateContent>
      </w:r>
      <w:r>
        <w:t xml:space="preserve"> </w:t>
      </w:r>
    </w:p>
    <w:p w14:paraId="36FE0441" w14:textId="77777777" w:rsidR="002A0287" w:rsidRDefault="00000000">
      <w:pPr>
        <w:pStyle w:val="berschrift2"/>
        <w:spacing w:after="132"/>
        <w:ind w:left="-5"/>
      </w:pPr>
      <w:bookmarkStart w:id="110" w:name="_Toc170043"/>
      <w:r>
        <w:rPr>
          <w:sz w:val="32"/>
        </w:rPr>
        <w:t xml:space="preserve">Das Muster </w:t>
      </w:r>
      <w:bookmarkEnd w:id="110"/>
    </w:p>
    <w:p w14:paraId="49F613EB" w14:textId="77777777" w:rsidR="002A0287" w:rsidRDefault="00000000">
      <w:pPr>
        <w:spacing w:after="145"/>
        <w:ind w:left="19" w:right="15"/>
      </w:pPr>
      <w:r>
        <w:t xml:space="preserve">Und dann erkannte ich das Muster. </w:t>
      </w:r>
    </w:p>
    <w:p w14:paraId="00670434" w14:textId="77777777" w:rsidR="002A0287" w:rsidRDefault="00000000">
      <w:pPr>
        <w:spacing w:after="145"/>
        <w:ind w:left="19" w:right="15"/>
      </w:pPr>
      <w:r>
        <w:t xml:space="preserve">Dasselbe Muster, das ich in Küchen gesehen hatte. In Betrieben. In Teams. </w:t>
      </w:r>
    </w:p>
    <w:p w14:paraId="0B18EC9A" w14:textId="77777777" w:rsidR="002A0287" w:rsidRDefault="00000000">
      <w:pPr>
        <w:spacing w:after="145"/>
        <w:ind w:left="19" w:right="15"/>
      </w:pPr>
      <w:r>
        <w:t xml:space="preserve">Ein System, das nach außen funktioniert, während es innen die Menschen auffrisst. </w:t>
      </w:r>
    </w:p>
    <w:p w14:paraId="56397BC7" w14:textId="77777777" w:rsidR="002A0287" w:rsidRDefault="00000000">
      <w:pPr>
        <w:spacing w:after="153"/>
        <w:ind w:left="19" w:right="15"/>
      </w:pPr>
      <w:r>
        <w:t xml:space="preserve">Die Touristen kamen. Der Laden lief. Jeder hatte drei Jobs. Die Kinder wurden versorgt – irgendwie, zwischen den Schichten, zwischen den Saisons. </w:t>
      </w:r>
    </w:p>
    <w:p w14:paraId="764E7379" w14:textId="77777777" w:rsidR="002A0287" w:rsidRDefault="00000000">
      <w:pPr>
        <w:spacing w:after="145"/>
        <w:ind w:left="19" w:right="15"/>
      </w:pPr>
      <w:r>
        <w:t xml:space="preserve">So war es eben. So machte man das hier. Punkt. </w:t>
      </w:r>
    </w:p>
    <w:p w14:paraId="3AB0D2FB" w14:textId="77777777" w:rsidR="002A0287" w:rsidRDefault="00000000">
      <w:pPr>
        <w:ind w:left="19" w:right="15"/>
      </w:pPr>
      <w:r>
        <w:t xml:space="preserve">Aber ich hatte zu viel gesehen. Zu viele Küchen. Zu viele Systeme. Ich wusste: Was von außen wie Stärke aussieht, ist oft nur Gewohnheit. Und Gewohnheit frisst Menschen auf, ohne dass sie es merken. </w:t>
      </w:r>
    </w:p>
    <w:p w14:paraId="2C9AC1EC" w14:textId="77777777" w:rsidR="002A0287" w:rsidRDefault="00000000">
      <w:pPr>
        <w:spacing w:after="0" w:line="259" w:lineRule="auto"/>
        <w:ind w:left="-8" w:right="2050" w:firstLine="0"/>
        <w:jc w:val="center"/>
      </w:pPr>
      <w:r>
        <w:rPr>
          <w:rFonts w:ascii="Calibri" w:eastAsia="Calibri" w:hAnsi="Calibri" w:cs="Calibri"/>
          <w:noProof/>
          <w:sz w:val="22"/>
        </w:rPr>
        <mc:AlternateContent>
          <mc:Choice Requires="wpg">
            <w:drawing>
              <wp:inline distT="0" distB="0" distL="0" distR="0" wp14:anchorId="3C6902FF" wp14:editId="23A4D5A4">
                <wp:extent cx="4394200" cy="10160"/>
                <wp:effectExtent l="0" t="0" r="0" b="0"/>
                <wp:docPr id="150351" name="Group 15035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7" name="Picture 164467"/>
                          <pic:cNvPicPr/>
                        </pic:nvPicPr>
                        <pic:blipFill>
                          <a:blip r:embed="rId31"/>
                          <a:stretch>
                            <a:fillRect/>
                          </a:stretch>
                        </pic:blipFill>
                        <pic:spPr>
                          <a:xfrm>
                            <a:off x="-3364" y="-5039"/>
                            <a:ext cx="4398264" cy="15239"/>
                          </a:xfrm>
                          <a:prstGeom prst="rect">
                            <a:avLst/>
                          </a:prstGeom>
                        </pic:spPr>
                      </pic:pic>
                      <pic:pic xmlns:pic="http://schemas.openxmlformats.org/drawingml/2006/picture">
                        <pic:nvPicPr>
                          <pic:cNvPr id="164468" name="Picture 164468"/>
                          <pic:cNvPicPr/>
                        </pic:nvPicPr>
                        <pic:blipFill>
                          <a:blip r:embed="rId31"/>
                          <a:stretch>
                            <a:fillRect/>
                          </a:stretch>
                        </pic:blipFill>
                        <pic:spPr>
                          <a:xfrm>
                            <a:off x="-3364" y="-5039"/>
                            <a:ext cx="4398264" cy="15239"/>
                          </a:xfrm>
                          <a:prstGeom prst="rect">
                            <a:avLst/>
                          </a:prstGeom>
                        </pic:spPr>
                      </pic:pic>
                    </wpg:wgp>
                  </a:graphicData>
                </a:graphic>
              </wp:inline>
            </w:drawing>
          </mc:Choice>
          <mc:Fallback xmlns:a="http://schemas.openxmlformats.org/drawingml/2006/main">
            <w:pict>
              <v:group id="Group 150351" style="width:346pt;height:0.799988pt;mso-position-horizontal-relative:char;mso-position-vertical-relative:line" coordsize="43942,101">
                <v:shape id="Picture 164467" style="position:absolute;width:43982;height:152;left:-33;top:-50;" filled="f">
                  <v:imagedata r:id="rId32"/>
                </v:shape>
                <v:shape id="Picture 164468" style="position:absolute;width:43982;height:152;left:-33;top:-50;" filled="f">
                  <v:imagedata r:id="rId32"/>
                </v:shape>
              </v:group>
            </w:pict>
          </mc:Fallback>
        </mc:AlternateContent>
      </w:r>
      <w:r>
        <w:t xml:space="preserve"> </w:t>
      </w:r>
    </w:p>
    <w:p w14:paraId="480E534D" w14:textId="77777777" w:rsidR="002A0287" w:rsidRDefault="00000000">
      <w:pPr>
        <w:pStyle w:val="berschrift2"/>
        <w:spacing w:after="132"/>
        <w:ind w:left="-5"/>
      </w:pPr>
      <w:bookmarkStart w:id="111" w:name="_Toc170044"/>
      <w:r>
        <w:rPr>
          <w:sz w:val="32"/>
        </w:rPr>
        <w:t xml:space="preserve">Der Moment </w:t>
      </w:r>
      <w:bookmarkEnd w:id="111"/>
    </w:p>
    <w:p w14:paraId="689E7F45" w14:textId="77777777" w:rsidR="002A0287" w:rsidRDefault="00000000">
      <w:pPr>
        <w:spacing w:after="150"/>
        <w:ind w:left="19" w:right="15"/>
      </w:pPr>
      <w:r>
        <w:t xml:space="preserve">Es gab keinen großen Knall. </w:t>
      </w:r>
    </w:p>
    <w:p w14:paraId="23857327" w14:textId="77777777" w:rsidR="002A0287" w:rsidRDefault="00000000">
      <w:pPr>
        <w:spacing w:after="145"/>
        <w:ind w:left="19" w:right="15"/>
      </w:pPr>
      <w:r>
        <w:t xml:space="preserve">Keine Szene. Keinen Streit, der alles beendete. </w:t>
      </w:r>
    </w:p>
    <w:p w14:paraId="519F6706" w14:textId="77777777" w:rsidR="002A0287" w:rsidRDefault="00000000">
      <w:pPr>
        <w:spacing w:after="154"/>
        <w:ind w:left="19" w:right="15"/>
      </w:pPr>
      <w:r>
        <w:t xml:space="preserve">Es war ein langsames Verstehen. Ein Satz zu viel. Ein Versprechen, das nicht gehalten wurde. Ein Blick in Kinderaugen, der mir sagte: Du kannst das nicht ändern. Du kannst nur gehen. </w:t>
      </w:r>
    </w:p>
    <w:p w14:paraId="6B40326F" w14:textId="77777777" w:rsidR="002A0287" w:rsidRDefault="00000000">
      <w:pPr>
        <w:ind w:left="19" w:right="15"/>
      </w:pPr>
      <w:r>
        <w:lastRenderedPageBreak/>
        <w:t xml:space="preserve">Also ging ich. </w:t>
      </w:r>
    </w:p>
    <w:p w14:paraId="18DBC3B0"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05A4C8BA" wp14:editId="1DB53A60">
                <wp:extent cx="4394200" cy="10160"/>
                <wp:effectExtent l="0" t="0" r="0" b="0"/>
                <wp:docPr id="150442" name="Group 15044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69" name="Picture 164469"/>
                          <pic:cNvPicPr/>
                        </pic:nvPicPr>
                        <pic:blipFill>
                          <a:blip r:embed="rId21"/>
                          <a:stretch>
                            <a:fillRect/>
                          </a:stretch>
                        </pic:blipFill>
                        <pic:spPr>
                          <a:xfrm>
                            <a:off x="-3364" y="-5842"/>
                            <a:ext cx="4398264" cy="18288"/>
                          </a:xfrm>
                          <a:prstGeom prst="rect">
                            <a:avLst/>
                          </a:prstGeom>
                        </pic:spPr>
                      </pic:pic>
                      <pic:pic xmlns:pic="http://schemas.openxmlformats.org/drawingml/2006/picture">
                        <pic:nvPicPr>
                          <pic:cNvPr id="164470" name="Picture 164470"/>
                          <pic:cNvPicPr/>
                        </pic:nvPicPr>
                        <pic:blipFill>
                          <a:blip r:embed="rId21"/>
                          <a:stretch>
                            <a:fillRect/>
                          </a:stretch>
                        </pic:blipFill>
                        <pic:spPr>
                          <a:xfrm>
                            <a:off x="-3364" y="-5842"/>
                            <a:ext cx="4398264" cy="18288"/>
                          </a:xfrm>
                          <a:prstGeom prst="rect">
                            <a:avLst/>
                          </a:prstGeom>
                        </pic:spPr>
                      </pic:pic>
                    </wpg:wgp>
                  </a:graphicData>
                </a:graphic>
              </wp:inline>
            </w:drawing>
          </mc:Choice>
          <mc:Fallback xmlns:a="http://schemas.openxmlformats.org/drawingml/2006/main">
            <w:pict>
              <v:group id="Group 150442" style="width:346pt;height:0.799988pt;mso-position-horizontal-relative:char;mso-position-vertical-relative:line" coordsize="43942,101">
                <v:shape id="Picture 164469" style="position:absolute;width:43982;height:182;left:-33;top:-58;" filled="f">
                  <v:imagedata r:id="rId22"/>
                </v:shape>
                <v:shape id="Picture 164470" style="position:absolute;width:43982;height:182;left:-33;top:-58;" filled="f">
                  <v:imagedata r:id="rId22"/>
                </v:shape>
              </v:group>
            </w:pict>
          </mc:Fallback>
        </mc:AlternateContent>
      </w:r>
      <w:r>
        <w:t xml:space="preserve"> </w:t>
      </w:r>
    </w:p>
    <w:p w14:paraId="41EEF80D" w14:textId="77777777" w:rsidR="002A0287" w:rsidRDefault="00000000">
      <w:pPr>
        <w:pStyle w:val="berschrift2"/>
        <w:spacing w:after="132"/>
        <w:ind w:left="-5"/>
      </w:pPr>
      <w:bookmarkStart w:id="112" w:name="_Toc170045"/>
      <w:r>
        <w:rPr>
          <w:sz w:val="32"/>
        </w:rPr>
        <w:t xml:space="preserve">Was blieb </w:t>
      </w:r>
      <w:bookmarkEnd w:id="112"/>
    </w:p>
    <w:p w14:paraId="07AEDEA5" w14:textId="77777777" w:rsidR="002A0287" w:rsidRDefault="00000000">
      <w:pPr>
        <w:spacing w:after="145"/>
        <w:ind w:left="19" w:right="15"/>
      </w:pPr>
      <w:r>
        <w:t xml:space="preserve">Ich habe diese Zeit lange nicht verstanden. </w:t>
      </w:r>
    </w:p>
    <w:p w14:paraId="5AA02433" w14:textId="77777777" w:rsidR="002A0287" w:rsidRDefault="00000000">
      <w:pPr>
        <w:spacing w:after="145"/>
        <w:ind w:left="19" w:right="15"/>
      </w:pPr>
      <w:r>
        <w:t xml:space="preserve">Warum bin ich gegangen? War ich zu schwach? Zu stolz? Zu feige, um zu kämpfen? </w:t>
      </w:r>
    </w:p>
    <w:p w14:paraId="4C99A493" w14:textId="77777777" w:rsidR="002A0287" w:rsidRDefault="00000000">
      <w:pPr>
        <w:spacing w:after="148"/>
        <w:ind w:left="19" w:right="15"/>
      </w:pPr>
      <w:r>
        <w:t xml:space="preserve">Heute weiß ich: Manche Systeme kann man nicht von innen reparieren. Nicht als Gast. Nicht als Außenseiter. Nicht als der, der nachts arbeitet und tagsüber die Kinder hütet. </w:t>
      </w:r>
    </w:p>
    <w:p w14:paraId="3D4B7265" w14:textId="77777777" w:rsidR="002A0287" w:rsidRDefault="00000000">
      <w:pPr>
        <w:ind w:left="19" w:right="15"/>
      </w:pPr>
      <w:r>
        <w:t xml:space="preserve">Manchmal ist Gehen die einzige Form von Ehrlichkeit. </w:t>
      </w:r>
    </w:p>
    <w:p w14:paraId="1270621D"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4C8D2E32" wp14:editId="5F320C47">
                <wp:extent cx="4394200" cy="10160"/>
                <wp:effectExtent l="0" t="0" r="0" b="0"/>
                <wp:docPr id="150443" name="Group 15044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1" name="Picture 164471"/>
                          <pic:cNvPicPr/>
                        </pic:nvPicPr>
                        <pic:blipFill>
                          <a:blip r:embed="rId17"/>
                          <a:stretch>
                            <a:fillRect/>
                          </a:stretch>
                        </pic:blipFill>
                        <pic:spPr>
                          <a:xfrm>
                            <a:off x="-3364" y="-4248"/>
                            <a:ext cx="4398264" cy="15240"/>
                          </a:xfrm>
                          <a:prstGeom prst="rect">
                            <a:avLst/>
                          </a:prstGeom>
                        </pic:spPr>
                      </pic:pic>
                    </wpg:wgp>
                  </a:graphicData>
                </a:graphic>
              </wp:inline>
            </w:drawing>
          </mc:Choice>
          <mc:Fallback xmlns:a="http://schemas.openxmlformats.org/drawingml/2006/main">
            <w:pict>
              <v:group id="Group 150443" style="width:346pt;height:0.800018pt;mso-position-horizontal-relative:char;mso-position-vertical-relative:line" coordsize="43942,101">
                <v:shape id="Picture 164471" style="position:absolute;width:43982;height:152;left:-33;top:-42;" filled="f">
                  <v:imagedata r:id="rId18"/>
                </v:shape>
              </v:group>
            </w:pict>
          </mc:Fallback>
        </mc:AlternateContent>
      </w:r>
      <w:r>
        <w:t xml:space="preserve"> </w:t>
      </w:r>
    </w:p>
    <w:p w14:paraId="7C70A8B4" w14:textId="77777777" w:rsidR="002A0287" w:rsidRDefault="00000000">
      <w:pPr>
        <w:spacing w:after="148"/>
        <w:ind w:left="19" w:right="15"/>
      </w:pPr>
      <w:r>
        <w:t xml:space="preserve">Ich liebe diese Menschen immer noch. Es ist auch meine Familie. Auf eine komplizierte, nicht erklärbare Weise. </w:t>
      </w:r>
    </w:p>
    <w:p w14:paraId="09050E1C" w14:textId="77777777" w:rsidR="002A0287" w:rsidRDefault="00000000">
      <w:pPr>
        <w:spacing w:after="153"/>
        <w:ind w:left="19" w:right="15"/>
      </w:pPr>
      <w:r>
        <w:t xml:space="preserve">Sie haben sich verändert. Das System hat sich verändert. Die Kinder sind älter, freier, glücklicher – so erzählt man mir. </w:t>
      </w:r>
    </w:p>
    <w:p w14:paraId="21FB004C" w14:textId="77777777" w:rsidR="002A0287" w:rsidRDefault="00000000">
      <w:pPr>
        <w:spacing w:after="145"/>
        <w:ind w:left="19" w:right="15"/>
      </w:pPr>
      <w:r>
        <w:t xml:space="preserve">Vielleicht musste ich gehen, damit das passieren konnte. </w:t>
      </w:r>
    </w:p>
    <w:p w14:paraId="354718F6" w14:textId="77777777" w:rsidR="002A0287" w:rsidRDefault="00000000">
      <w:pPr>
        <w:ind w:left="19" w:right="15"/>
      </w:pPr>
      <w:r>
        <w:t xml:space="preserve">Vielleicht war das mein Beitrag: Der Beweis, dass man gehen kann. Dass man nicht bleiben muss in einem System, das einen auffrisst. </w:t>
      </w:r>
    </w:p>
    <w:p w14:paraId="0395556F"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1E0DF103" wp14:editId="17E3C52D">
                <wp:extent cx="4394200" cy="10160"/>
                <wp:effectExtent l="0" t="0" r="0" b="0"/>
                <wp:docPr id="150444" name="Group 15044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2" name="Picture 164472"/>
                          <pic:cNvPicPr/>
                        </pic:nvPicPr>
                        <pic:blipFill>
                          <a:blip r:embed="rId23"/>
                          <a:stretch>
                            <a:fillRect/>
                          </a:stretch>
                        </pic:blipFill>
                        <pic:spPr>
                          <a:xfrm>
                            <a:off x="-3364" y="-2865"/>
                            <a:ext cx="4398264" cy="15240"/>
                          </a:xfrm>
                          <a:prstGeom prst="rect">
                            <a:avLst/>
                          </a:prstGeom>
                        </pic:spPr>
                      </pic:pic>
                    </wpg:wgp>
                  </a:graphicData>
                </a:graphic>
              </wp:inline>
            </w:drawing>
          </mc:Choice>
          <mc:Fallback xmlns:a="http://schemas.openxmlformats.org/drawingml/2006/main">
            <w:pict>
              <v:group id="Group 150444" style="width:346pt;height:0.799988pt;mso-position-horizontal-relative:char;mso-position-vertical-relative:line" coordsize="43942,101">
                <v:shape id="Picture 164472" style="position:absolute;width:43982;height:152;left:-33;top:-28;" filled="f">
                  <v:imagedata r:id="rId24"/>
                </v:shape>
              </v:group>
            </w:pict>
          </mc:Fallback>
        </mc:AlternateContent>
      </w:r>
      <w:r>
        <w:t xml:space="preserve"> </w:t>
      </w:r>
    </w:p>
    <w:p w14:paraId="12FB426B" w14:textId="77777777" w:rsidR="002A0287" w:rsidRDefault="00000000">
      <w:pPr>
        <w:pStyle w:val="berschrift2"/>
        <w:spacing w:after="132"/>
        <w:ind w:left="-5"/>
      </w:pPr>
      <w:bookmarkStart w:id="113" w:name="_Toc170046"/>
      <w:r>
        <w:rPr>
          <w:sz w:val="32"/>
        </w:rPr>
        <w:t xml:space="preserve">Die Lektion </w:t>
      </w:r>
      <w:bookmarkEnd w:id="113"/>
    </w:p>
    <w:p w14:paraId="4C2FB419" w14:textId="77777777" w:rsidR="002A0287" w:rsidRDefault="00000000">
      <w:pPr>
        <w:spacing w:after="145"/>
        <w:ind w:left="19" w:right="15"/>
      </w:pPr>
      <w:r>
        <w:t xml:space="preserve">Was ich dort gelernt habe, ist in den Code geflossen. </w:t>
      </w:r>
    </w:p>
    <w:p w14:paraId="5D1D09E2" w14:textId="77777777" w:rsidR="002A0287" w:rsidRDefault="00000000">
      <w:pPr>
        <w:spacing w:after="149"/>
        <w:ind w:left="19" w:right="15"/>
      </w:pPr>
      <w:r>
        <w:t xml:space="preserve">Systeme, die Menschen unsichtbar machen, funktionieren nicht. Auch wenn die Zahlen stimmen. Auch wenn der Laden läuft. Auch wenn alle sagen: So macht man das hier. </w:t>
      </w:r>
    </w:p>
    <w:p w14:paraId="3E110509" w14:textId="77777777" w:rsidR="002A0287" w:rsidRDefault="00000000">
      <w:pPr>
        <w:spacing w:after="148"/>
        <w:ind w:left="19" w:right="15"/>
      </w:pPr>
      <w:r>
        <w:t xml:space="preserve">Ein System, das Kinder zu früh zu Erwachsenen macht, ist kaputt. Ein System, das Müdigkeit ignoriert, ist kaputt. Ein System, das Versprechen bricht, weil der Druck zu groß ist, ist kaputt. </w:t>
      </w:r>
    </w:p>
    <w:p w14:paraId="2DFAED42" w14:textId="77777777" w:rsidR="002A0287" w:rsidRDefault="00000000">
      <w:pPr>
        <w:ind w:left="19" w:right="15"/>
      </w:pPr>
      <w:r>
        <w:t xml:space="preserve">Und manchmal ist die einzige Messung, die zählt, der Moment, in dem du merkst: Ich muss gehen. </w:t>
      </w:r>
    </w:p>
    <w:p w14:paraId="0E6CBF4B"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181014F5" wp14:editId="3C00CB07">
                <wp:extent cx="4394200" cy="10160"/>
                <wp:effectExtent l="0" t="0" r="0" b="0"/>
                <wp:docPr id="151076" name="Group 15107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3" name="Picture 164473"/>
                          <pic:cNvPicPr/>
                        </pic:nvPicPr>
                        <pic:blipFill>
                          <a:blip r:embed="rId19"/>
                          <a:stretch>
                            <a:fillRect/>
                          </a:stretch>
                        </pic:blipFill>
                        <pic:spPr>
                          <a:xfrm>
                            <a:off x="-3364" y="-4487"/>
                            <a:ext cx="4398264" cy="15240"/>
                          </a:xfrm>
                          <a:prstGeom prst="rect">
                            <a:avLst/>
                          </a:prstGeom>
                        </pic:spPr>
                      </pic:pic>
                    </wpg:wgp>
                  </a:graphicData>
                </a:graphic>
              </wp:inline>
            </w:drawing>
          </mc:Choice>
          <mc:Fallback xmlns:a="http://schemas.openxmlformats.org/drawingml/2006/main">
            <w:pict>
              <v:group id="Group 151076" style="width:346pt;height:0.799988pt;mso-position-horizontal-relative:char;mso-position-vertical-relative:line" coordsize="43942,101">
                <v:shape id="Picture 164473" style="position:absolute;width:43982;height:152;left:-33;top:-44;" filled="f">
                  <v:imagedata r:id="rId20"/>
                </v:shape>
              </v:group>
            </w:pict>
          </mc:Fallback>
        </mc:AlternateContent>
      </w:r>
      <w:r>
        <w:t xml:space="preserve"> </w:t>
      </w:r>
    </w:p>
    <w:p w14:paraId="7CF34A34" w14:textId="77777777" w:rsidR="002A0287" w:rsidRDefault="00000000">
      <w:pPr>
        <w:spacing w:after="150"/>
        <w:ind w:left="19" w:right="15"/>
      </w:pPr>
      <w:r>
        <w:t xml:space="preserve">Ich saß im Bus und versuchte nicht zu weinen. </w:t>
      </w:r>
    </w:p>
    <w:p w14:paraId="1C72A24E" w14:textId="77777777" w:rsidR="002A0287" w:rsidRDefault="00000000">
      <w:pPr>
        <w:spacing w:after="145"/>
        <w:ind w:left="19" w:right="15"/>
      </w:pPr>
      <w:r>
        <w:t xml:space="preserve">Hinter mir: flaches Land, weiter Himmel, Kinder die mich Papa nannten. </w:t>
      </w:r>
    </w:p>
    <w:p w14:paraId="74C95616" w14:textId="77777777" w:rsidR="002A0287" w:rsidRDefault="00000000">
      <w:pPr>
        <w:spacing w:after="145"/>
        <w:ind w:left="19" w:right="15"/>
      </w:pPr>
      <w:r>
        <w:t xml:space="preserve">Vor mir: nichts. Kein Plan. Keine Ahnung, was kommt. </w:t>
      </w:r>
    </w:p>
    <w:p w14:paraId="6AF87C55" w14:textId="77777777" w:rsidR="002A0287" w:rsidRDefault="00000000">
      <w:pPr>
        <w:spacing w:after="145"/>
        <w:ind w:left="19" w:right="15"/>
      </w:pPr>
      <w:r>
        <w:t xml:space="preserve">Nur die Gewissheit, dass ich das Richtige getan hatte. </w:t>
      </w:r>
    </w:p>
    <w:p w14:paraId="59C6A9C3" w14:textId="77777777" w:rsidR="002A0287" w:rsidRDefault="00000000">
      <w:pPr>
        <w:ind w:left="19" w:right="15"/>
      </w:pPr>
      <w:r>
        <w:t xml:space="preserve">Auch wenn es sich anfühlte wie Versagen. </w:t>
      </w:r>
    </w:p>
    <w:p w14:paraId="356B726F" w14:textId="77777777" w:rsidR="002A0287" w:rsidRDefault="00000000">
      <w:pPr>
        <w:spacing w:after="149" w:line="259" w:lineRule="auto"/>
        <w:ind w:left="-8" w:right="2050" w:firstLine="0"/>
        <w:jc w:val="center"/>
      </w:pPr>
      <w:r>
        <w:rPr>
          <w:rFonts w:ascii="Calibri" w:eastAsia="Calibri" w:hAnsi="Calibri" w:cs="Calibri"/>
          <w:noProof/>
          <w:sz w:val="22"/>
        </w:rPr>
        <w:lastRenderedPageBreak/>
        <mc:AlternateContent>
          <mc:Choice Requires="wpg">
            <w:drawing>
              <wp:inline distT="0" distB="0" distL="0" distR="0" wp14:anchorId="0579A516" wp14:editId="26BEF2CB">
                <wp:extent cx="4394200" cy="10160"/>
                <wp:effectExtent l="0" t="0" r="0" b="0"/>
                <wp:docPr id="151077" name="Group 15107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4" name="Picture 164474"/>
                          <pic:cNvPicPr/>
                        </pic:nvPicPr>
                        <pic:blipFill>
                          <a:blip r:embed="rId41"/>
                          <a:stretch>
                            <a:fillRect/>
                          </a:stretch>
                        </pic:blipFill>
                        <pic:spPr>
                          <a:xfrm>
                            <a:off x="-3364" y="-3745"/>
                            <a:ext cx="4398264" cy="15240"/>
                          </a:xfrm>
                          <a:prstGeom prst="rect">
                            <a:avLst/>
                          </a:prstGeom>
                        </pic:spPr>
                      </pic:pic>
                    </wpg:wgp>
                  </a:graphicData>
                </a:graphic>
              </wp:inline>
            </w:drawing>
          </mc:Choice>
          <mc:Fallback xmlns:a="http://schemas.openxmlformats.org/drawingml/2006/main">
            <w:pict>
              <v:group id="Group 151077" style="width:346pt;height:0.799988pt;mso-position-horizontal-relative:char;mso-position-vertical-relative:line" coordsize="43942,101">
                <v:shape id="Picture 164474" style="position:absolute;width:43982;height:152;left:-33;top:-37;" filled="f">
                  <v:imagedata r:id="rId42"/>
                </v:shape>
              </v:group>
            </w:pict>
          </mc:Fallback>
        </mc:AlternateContent>
      </w:r>
      <w:r>
        <w:t xml:space="preserve"> </w:t>
      </w:r>
    </w:p>
    <w:p w14:paraId="7611E8EF" w14:textId="77777777" w:rsidR="002A0287" w:rsidRDefault="00000000">
      <w:pPr>
        <w:ind w:left="19" w:right="15"/>
      </w:pPr>
      <w:r>
        <w:t xml:space="preserve">Manche Systeme kann man nicht reparieren. Man kann nur gehen. Und hoffen, dass das Gehen selbst eine Botschaft ist. </w:t>
      </w:r>
    </w:p>
    <w:p w14:paraId="28220625"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06751943" wp14:editId="5556C5B4">
                <wp:extent cx="4394200" cy="10160"/>
                <wp:effectExtent l="0" t="0" r="0" b="0"/>
                <wp:docPr id="151078" name="Group 15107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5" name="Picture 164475"/>
                          <pic:cNvPicPr/>
                        </pic:nvPicPr>
                        <pic:blipFill>
                          <a:blip r:embed="rId33"/>
                          <a:stretch>
                            <a:fillRect/>
                          </a:stretch>
                        </pic:blipFill>
                        <pic:spPr>
                          <a:xfrm>
                            <a:off x="-3364" y="-3711"/>
                            <a:ext cx="4398264" cy="15240"/>
                          </a:xfrm>
                          <a:prstGeom prst="rect">
                            <a:avLst/>
                          </a:prstGeom>
                        </pic:spPr>
                      </pic:pic>
                      <pic:pic xmlns:pic="http://schemas.openxmlformats.org/drawingml/2006/picture">
                        <pic:nvPicPr>
                          <pic:cNvPr id="164476" name="Picture 164476"/>
                          <pic:cNvPicPr/>
                        </pic:nvPicPr>
                        <pic:blipFill>
                          <a:blip r:embed="rId33"/>
                          <a:stretch>
                            <a:fillRect/>
                          </a:stretch>
                        </pic:blipFill>
                        <pic:spPr>
                          <a:xfrm>
                            <a:off x="-3364" y="-3711"/>
                            <a:ext cx="4398264" cy="15240"/>
                          </a:xfrm>
                          <a:prstGeom prst="rect">
                            <a:avLst/>
                          </a:prstGeom>
                        </pic:spPr>
                      </pic:pic>
                    </wpg:wgp>
                  </a:graphicData>
                </a:graphic>
              </wp:inline>
            </w:drawing>
          </mc:Choice>
          <mc:Fallback xmlns:a="http://schemas.openxmlformats.org/drawingml/2006/main">
            <w:pict>
              <v:group id="Group 151078" style="width:346pt;height:0.799988pt;mso-position-horizontal-relative:char;mso-position-vertical-relative:line" coordsize="43942,101">
                <v:shape id="Picture 164475" style="position:absolute;width:43982;height:152;left:-33;top:-37;" filled="f">
                  <v:imagedata r:id="rId34"/>
                </v:shape>
                <v:shape id="Picture 164476" style="position:absolute;width:43982;height:152;left:-33;top:-37;" filled="f">
                  <v:imagedata r:id="rId34"/>
                </v:shape>
              </v:group>
            </w:pict>
          </mc:Fallback>
        </mc:AlternateContent>
      </w:r>
      <w:r>
        <w:t xml:space="preserve"> </w:t>
      </w:r>
    </w:p>
    <w:p w14:paraId="3C5293E1" w14:textId="77777777" w:rsidR="002A0287" w:rsidRDefault="00000000">
      <w:pPr>
        <w:spacing w:after="188"/>
        <w:ind w:left="19" w:right="15"/>
      </w:pPr>
      <w:r>
        <w:t xml:space="preserve">[Ende Kapitel 14] </w:t>
      </w:r>
    </w:p>
    <w:p w14:paraId="470001CB" w14:textId="77777777" w:rsidR="002A0287" w:rsidRDefault="00000000">
      <w:pPr>
        <w:ind w:left="19" w:right="15"/>
      </w:pPr>
      <w:r>
        <w:rPr>
          <w:noProof/>
        </w:rPr>
        <w:drawing>
          <wp:anchor distT="0" distB="0" distL="114300" distR="114300" simplePos="0" relativeHeight="251659264" behindDoc="0" locked="0" layoutInCell="1" allowOverlap="0" wp14:anchorId="7CEB643A" wp14:editId="6D70FD1A">
            <wp:simplePos x="0" y="0"/>
            <wp:positionH relativeFrom="column">
              <wp:posOffset>1485900</wp:posOffset>
            </wp:positionH>
            <wp:positionV relativeFrom="paragraph">
              <wp:posOffset>-15087</wp:posOffset>
            </wp:positionV>
            <wp:extent cx="152400" cy="152400"/>
            <wp:effectExtent l="0" t="0" r="0" b="0"/>
            <wp:wrapNone/>
            <wp:docPr id="10150" name="Picture 10150"/>
            <wp:cNvGraphicFramePr/>
            <a:graphic xmlns:a="http://schemas.openxmlformats.org/drawingml/2006/main">
              <a:graphicData uri="http://schemas.openxmlformats.org/drawingml/2006/picture">
                <pic:pic xmlns:pic="http://schemas.openxmlformats.org/drawingml/2006/picture">
                  <pic:nvPicPr>
                    <pic:cNvPr id="10150" name="Picture 10150"/>
                    <pic:cNvPicPr/>
                  </pic:nvPicPr>
                  <pic:blipFill>
                    <a:blip r:embed="rId48"/>
                    <a:stretch>
                      <a:fillRect/>
                    </a:stretch>
                  </pic:blipFill>
                  <pic:spPr>
                    <a:xfrm>
                      <a:off x="0" y="0"/>
                      <a:ext cx="152400" cy="152400"/>
                    </a:xfrm>
                    <a:prstGeom prst="rect">
                      <a:avLst/>
                    </a:prstGeom>
                  </pic:spPr>
                </pic:pic>
              </a:graphicData>
            </a:graphic>
          </wp:anchor>
        </w:drawing>
      </w:r>
      <w:r>
        <w:t xml:space="preserve">Wörter: ~900 Status: </w:t>
      </w:r>
      <w:r>
        <w:rPr>
          <w:rFonts w:ascii="Calibri" w:eastAsia="Calibri" w:hAnsi="Calibri" w:cs="Calibri"/>
        </w:rPr>
        <w:t>✅</w:t>
      </w:r>
      <w:r>
        <w:t xml:space="preserve"> FERTIG (abstrahiert) </w:t>
      </w:r>
      <w:r>
        <w:br w:type="page"/>
      </w:r>
    </w:p>
    <w:p w14:paraId="6651A787" w14:textId="77777777" w:rsidR="002A0287" w:rsidRDefault="00000000">
      <w:pPr>
        <w:spacing w:after="0" w:line="259" w:lineRule="auto"/>
        <w:ind w:left="0" w:right="0" w:firstLine="0"/>
        <w:jc w:val="both"/>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r>
        <w:br w:type="page"/>
      </w:r>
    </w:p>
    <w:p w14:paraId="6594DDA0" w14:textId="77777777" w:rsidR="002A0287" w:rsidRDefault="00000000">
      <w:pPr>
        <w:pStyle w:val="berschrift1"/>
        <w:spacing w:after="108" w:line="267" w:lineRule="auto"/>
        <w:ind w:left="-5"/>
      </w:pPr>
      <w:bookmarkStart w:id="114" w:name="_Toc170047"/>
      <w:r>
        <w:rPr>
          <w:rFonts w:ascii="Georgia" w:eastAsia="Georgia" w:hAnsi="Georgia" w:cs="Georgia"/>
          <w:b w:val="0"/>
          <w:i w:val="0"/>
          <w:color w:val="0F4761"/>
          <w:sz w:val="40"/>
        </w:rPr>
        <w:lastRenderedPageBreak/>
        <w:t xml:space="preserve">INTERMEZZO </w:t>
      </w:r>
      <w:bookmarkEnd w:id="114"/>
    </w:p>
    <w:p w14:paraId="1B073F6F" w14:textId="77777777" w:rsidR="002A0287" w:rsidRDefault="00000000">
      <w:pPr>
        <w:pStyle w:val="berschrift2"/>
        <w:spacing w:after="29"/>
        <w:ind w:left="-5"/>
      </w:pPr>
      <w:bookmarkStart w:id="115" w:name="_Toc170048"/>
      <w:r>
        <w:rPr>
          <w:sz w:val="32"/>
        </w:rPr>
        <w:t xml:space="preserve">Die </w:t>
      </w:r>
      <w:proofErr w:type="spellStart"/>
      <w:r>
        <w:rPr>
          <w:sz w:val="32"/>
        </w:rPr>
        <w:t>Buchhaendlerin</w:t>
      </w:r>
      <w:proofErr w:type="spellEnd"/>
      <w:r>
        <w:rPr>
          <w:sz w:val="32"/>
        </w:rPr>
        <w:t xml:space="preserve"> </w:t>
      </w:r>
      <w:bookmarkEnd w:id="115"/>
    </w:p>
    <w:p w14:paraId="001945EB" w14:textId="77777777" w:rsidR="002A0287" w:rsidRDefault="00000000">
      <w:pPr>
        <w:spacing w:after="174"/>
        <w:ind w:left="19" w:right="15"/>
      </w:pPr>
      <w:r>
        <w:t xml:space="preserve">Nordsee, irgendwann zwischen den Jahren </w:t>
      </w:r>
    </w:p>
    <w:p w14:paraId="649BEB83" w14:textId="77777777" w:rsidR="002A0287" w:rsidRDefault="00000000">
      <w:pPr>
        <w:spacing w:after="178" w:line="259" w:lineRule="auto"/>
        <w:ind w:left="0" w:right="0" w:firstLine="0"/>
      </w:pPr>
      <w:r>
        <w:t xml:space="preserve"> </w:t>
      </w:r>
    </w:p>
    <w:p w14:paraId="4CA6E1B3" w14:textId="77777777" w:rsidR="002A0287" w:rsidRDefault="00000000">
      <w:pPr>
        <w:spacing w:after="178" w:line="259" w:lineRule="auto"/>
        <w:ind w:left="0" w:right="0" w:firstLine="0"/>
      </w:pPr>
      <w:r>
        <w:t xml:space="preserve"> </w:t>
      </w:r>
    </w:p>
    <w:p w14:paraId="392D60BA" w14:textId="77777777" w:rsidR="002A0287" w:rsidRDefault="00000000">
      <w:pPr>
        <w:spacing w:after="167"/>
        <w:ind w:left="19" w:right="15"/>
      </w:pPr>
      <w:r>
        <w:t xml:space="preserve">Es war ein Hoffest. Drei Tage. </w:t>
      </w:r>
      <w:proofErr w:type="spellStart"/>
      <w:r>
        <w:t>Rolandsbrueder</w:t>
      </w:r>
      <w:proofErr w:type="spellEnd"/>
      <w:r>
        <w:t xml:space="preserve"> und Schwestern. Handwerker aus dem ganzen Norden. Jahrestreffen oder sowas. </w:t>
      </w:r>
    </w:p>
    <w:p w14:paraId="1CE48B1A" w14:textId="77777777" w:rsidR="002A0287" w:rsidRDefault="00000000">
      <w:pPr>
        <w:spacing w:after="178" w:line="259" w:lineRule="auto"/>
        <w:ind w:left="0" w:right="0" w:firstLine="0"/>
      </w:pPr>
      <w:r>
        <w:t xml:space="preserve"> </w:t>
      </w:r>
    </w:p>
    <w:p w14:paraId="06B91B85" w14:textId="77777777" w:rsidR="002A0287" w:rsidRDefault="00000000">
      <w:pPr>
        <w:spacing w:after="169"/>
        <w:ind w:left="19" w:right="15"/>
      </w:pPr>
      <w:r>
        <w:t xml:space="preserve">Viele Menschen. Selbstgebrautes Bier. Feuer. Musik. </w:t>
      </w:r>
      <w:proofErr w:type="spellStart"/>
      <w:r>
        <w:t>Gespraeche</w:t>
      </w:r>
      <w:proofErr w:type="spellEnd"/>
      <w:r>
        <w:t xml:space="preserve"> bis zum Morgen. </w:t>
      </w:r>
    </w:p>
    <w:p w14:paraId="06618434" w14:textId="77777777" w:rsidR="002A0287" w:rsidRDefault="00000000">
      <w:pPr>
        <w:spacing w:after="178" w:line="259" w:lineRule="auto"/>
        <w:ind w:left="0" w:right="0" w:firstLine="0"/>
      </w:pPr>
      <w:r>
        <w:t xml:space="preserve"> </w:t>
      </w:r>
    </w:p>
    <w:p w14:paraId="66196BEC" w14:textId="77777777" w:rsidR="002A0287" w:rsidRDefault="00000000">
      <w:pPr>
        <w:spacing w:after="169"/>
        <w:ind w:left="19" w:right="15"/>
      </w:pPr>
      <w:r>
        <w:t xml:space="preserve">Ich lernte eine </w:t>
      </w:r>
      <w:proofErr w:type="spellStart"/>
      <w:r>
        <w:t>Buchhaendlerin</w:t>
      </w:r>
      <w:proofErr w:type="spellEnd"/>
      <w:r>
        <w:t xml:space="preserve"> kennen. </w:t>
      </w:r>
    </w:p>
    <w:p w14:paraId="784E1CF0" w14:textId="77777777" w:rsidR="002A0287" w:rsidRDefault="00000000">
      <w:pPr>
        <w:spacing w:after="178" w:line="259" w:lineRule="auto"/>
        <w:ind w:left="0" w:right="0" w:firstLine="0"/>
      </w:pPr>
      <w:r>
        <w:t xml:space="preserve"> </w:t>
      </w:r>
    </w:p>
    <w:p w14:paraId="67B92C14" w14:textId="77777777" w:rsidR="002A0287" w:rsidRDefault="00000000">
      <w:pPr>
        <w:spacing w:after="255" w:line="259" w:lineRule="auto"/>
        <w:ind w:left="0" w:right="0" w:firstLine="0"/>
      </w:pPr>
      <w:r>
        <w:t xml:space="preserve"> </w:t>
      </w:r>
    </w:p>
    <w:p w14:paraId="45DCF613" w14:textId="77777777" w:rsidR="002A0287" w:rsidRDefault="00000000">
      <w:pPr>
        <w:pStyle w:val="berschrift2"/>
        <w:spacing w:after="29"/>
        <w:ind w:left="-5"/>
      </w:pPr>
      <w:bookmarkStart w:id="116" w:name="_Toc170049"/>
      <w:r>
        <w:rPr>
          <w:sz w:val="32"/>
        </w:rPr>
        <w:t xml:space="preserve">Die Nacht </w:t>
      </w:r>
      <w:bookmarkEnd w:id="116"/>
    </w:p>
    <w:p w14:paraId="48D90594" w14:textId="77777777" w:rsidR="002A0287" w:rsidRDefault="00000000">
      <w:pPr>
        <w:spacing w:after="178" w:line="259" w:lineRule="auto"/>
        <w:ind w:left="0" w:right="0" w:firstLine="0"/>
      </w:pPr>
      <w:r>
        <w:t xml:space="preserve"> </w:t>
      </w:r>
    </w:p>
    <w:p w14:paraId="48B7CDF7" w14:textId="77777777" w:rsidR="002A0287" w:rsidRDefault="00000000">
      <w:pPr>
        <w:spacing w:after="169"/>
        <w:ind w:left="19" w:right="15"/>
      </w:pPr>
      <w:r>
        <w:t xml:space="preserve">Wir tranken. Wir redeten. Stundenlang. </w:t>
      </w:r>
    </w:p>
    <w:p w14:paraId="4E655658" w14:textId="77777777" w:rsidR="002A0287" w:rsidRDefault="00000000">
      <w:pPr>
        <w:spacing w:after="178" w:line="259" w:lineRule="auto"/>
        <w:ind w:left="0" w:right="0" w:firstLine="0"/>
      </w:pPr>
      <w:r>
        <w:t xml:space="preserve"> </w:t>
      </w:r>
    </w:p>
    <w:p w14:paraId="20AE511A" w14:textId="77777777" w:rsidR="002A0287" w:rsidRDefault="00000000">
      <w:pPr>
        <w:spacing w:after="174"/>
        <w:ind w:left="19" w:right="15"/>
      </w:pPr>
      <w:r>
        <w:t xml:space="preserve">Ich liebte </w:t>
      </w:r>
      <w:proofErr w:type="spellStart"/>
      <w:r>
        <w:t>Buecher</w:t>
      </w:r>
      <w:proofErr w:type="spellEnd"/>
      <w:r>
        <w:t xml:space="preserve">. Sie verkaufte sie. Das war der Anfang. </w:t>
      </w:r>
    </w:p>
    <w:p w14:paraId="5A6A11D5" w14:textId="77777777" w:rsidR="002A0287" w:rsidRDefault="00000000">
      <w:pPr>
        <w:spacing w:after="178" w:line="259" w:lineRule="auto"/>
        <w:ind w:left="0" w:right="0" w:firstLine="0"/>
      </w:pPr>
      <w:r>
        <w:t xml:space="preserve"> </w:t>
      </w:r>
    </w:p>
    <w:p w14:paraId="323B0BD8" w14:textId="77777777" w:rsidR="002A0287" w:rsidRDefault="00000000">
      <w:pPr>
        <w:spacing w:after="169"/>
        <w:ind w:left="19" w:right="15"/>
      </w:pPr>
      <w:r>
        <w:t xml:space="preserve">Ich war gerade verlassen worden. Sie auch. </w:t>
      </w:r>
    </w:p>
    <w:p w14:paraId="1E4233CA" w14:textId="77777777" w:rsidR="002A0287" w:rsidRDefault="00000000">
      <w:pPr>
        <w:spacing w:after="178" w:line="259" w:lineRule="auto"/>
        <w:ind w:left="0" w:right="0" w:firstLine="0"/>
      </w:pPr>
      <w:r>
        <w:t xml:space="preserve"> </w:t>
      </w:r>
    </w:p>
    <w:p w14:paraId="6CC98972" w14:textId="77777777" w:rsidR="002A0287" w:rsidRDefault="00000000">
      <w:pPr>
        <w:spacing w:after="169"/>
        <w:ind w:left="19" w:right="15"/>
      </w:pPr>
      <w:r>
        <w:t xml:space="preserve">Das war der Rest. </w:t>
      </w:r>
    </w:p>
    <w:p w14:paraId="0AAADC0B" w14:textId="77777777" w:rsidR="002A0287" w:rsidRDefault="00000000">
      <w:pPr>
        <w:spacing w:after="178" w:line="259" w:lineRule="auto"/>
        <w:ind w:left="0" w:right="0" w:firstLine="0"/>
      </w:pPr>
      <w:r>
        <w:t xml:space="preserve"> </w:t>
      </w:r>
    </w:p>
    <w:p w14:paraId="57C84E9D" w14:textId="77777777" w:rsidR="002A0287" w:rsidRDefault="00000000">
      <w:pPr>
        <w:spacing w:after="167"/>
        <w:ind w:left="19" w:right="15"/>
      </w:pPr>
      <w:r>
        <w:t xml:space="preserve">Dann ging es los. Philosophie. Religion. Erziehung. Freundschaft. Beziehung. Alles in </w:t>
      </w:r>
      <w:proofErr w:type="spellStart"/>
      <w:r>
        <w:t>kuerzester</w:t>
      </w:r>
      <w:proofErr w:type="spellEnd"/>
      <w:r>
        <w:t xml:space="preserve"> Zeit. So wie es manchmal passiert, wenn zwei Menschen sich treffen, die dieselbe Sprache sprechen. </w:t>
      </w:r>
    </w:p>
    <w:p w14:paraId="3A7CB4DA" w14:textId="77777777" w:rsidR="002A0287" w:rsidRDefault="00000000">
      <w:pPr>
        <w:spacing w:after="178" w:line="259" w:lineRule="auto"/>
        <w:ind w:left="0" w:right="0" w:firstLine="0"/>
      </w:pPr>
      <w:r>
        <w:t xml:space="preserve"> </w:t>
      </w:r>
    </w:p>
    <w:p w14:paraId="5D32E48A" w14:textId="77777777" w:rsidR="002A0287" w:rsidRDefault="00000000">
      <w:pPr>
        <w:spacing w:after="169"/>
        <w:ind w:left="19" w:right="15"/>
      </w:pPr>
      <w:r>
        <w:t xml:space="preserve">Sie war eine der Wenigen, die mich verstanden. </w:t>
      </w:r>
    </w:p>
    <w:p w14:paraId="047657B4" w14:textId="77777777" w:rsidR="002A0287" w:rsidRDefault="00000000">
      <w:pPr>
        <w:spacing w:after="0" w:line="259" w:lineRule="auto"/>
        <w:ind w:left="0" w:right="0" w:firstLine="0"/>
      </w:pPr>
      <w:r>
        <w:t xml:space="preserve"> </w:t>
      </w:r>
    </w:p>
    <w:p w14:paraId="4B0F5880" w14:textId="77777777" w:rsidR="002A0287" w:rsidRDefault="00000000">
      <w:pPr>
        <w:spacing w:after="167"/>
        <w:ind w:left="19" w:right="15"/>
      </w:pPr>
      <w:r>
        <w:t xml:space="preserve">Irgendwann sagte sie: Deine Geschichten </w:t>
      </w:r>
      <w:proofErr w:type="spellStart"/>
      <w:r>
        <w:t>wuerden</w:t>
      </w:r>
      <w:proofErr w:type="spellEnd"/>
      <w:r>
        <w:t xml:space="preserve"> ein Buch </w:t>
      </w:r>
      <w:proofErr w:type="spellStart"/>
      <w:r>
        <w:t>fuellen</w:t>
      </w:r>
      <w:proofErr w:type="spellEnd"/>
      <w:r>
        <w:t xml:space="preserve">. Wenn das </w:t>
      </w:r>
      <w:proofErr w:type="gramStart"/>
      <w:r>
        <w:t>stimmt</w:t>
      </w:r>
      <w:proofErr w:type="gramEnd"/>
      <w:r>
        <w:t xml:space="preserve"> was du </w:t>
      </w:r>
      <w:proofErr w:type="gramStart"/>
      <w:r>
        <w:t>sagst</w:t>
      </w:r>
      <w:proofErr w:type="gramEnd"/>
      <w:r>
        <w:t xml:space="preserve"> dann... </w:t>
      </w:r>
    </w:p>
    <w:p w14:paraId="26C3049D" w14:textId="77777777" w:rsidR="002A0287" w:rsidRDefault="00000000">
      <w:pPr>
        <w:spacing w:after="178" w:line="259" w:lineRule="auto"/>
        <w:ind w:left="0" w:right="0" w:firstLine="0"/>
      </w:pPr>
      <w:r>
        <w:t xml:space="preserve"> </w:t>
      </w:r>
    </w:p>
    <w:p w14:paraId="2294B3E8" w14:textId="77777777" w:rsidR="002A0287" w:rsidRDefault="00000000">
      <w:pPr>
        <w:spacing w:after="169"/>
        <w:ind w:left="19" w:right="15"/>
      </w:pPr>
      <w:r>
        <w:lastRenderedPageBreak/>
        <w:t xml:space="preserve">Ich lachte. Wer will das schon lesen. </w:t>
      </w:r>
    </w:p>
    <w:p w14:paraId="3DC69FF3" w14:textId="77777777" w:rsidR="002A0287" w:rsidRDefault="00000000">
      <w:pPr>
        <w:spacing w:after="178" w:line="259" w:lineRule="auto"/>
        <w:ind w:left="0" w:right="0" w:firstLine="0"/>
      </w:pPr>
      <w:r>
        <w:t xml:space="preserve"> </w:t>
      </w:r>
    </w:p>
    <w:p w14:paraId="07F310DC" w14:textId="77777777" w:rsidR="002A0287" w:rsidRDefault="00000000">
      <w:pPr>
        <w:spacing w:after="174"/>
        <w:ind w:left="19" w:right="15"/>
      </w:pPr>
      <w:r>
        <w:t xml:space="preserve">Sie lachte nicht. </w:t>
      </w:r>
    </w:p>
    <w:p w14:paraId="12DA8AC3" w14:textId="77777777" w:rsidR="002A0287" w:rsidRDefault="00000000">
      <w:pPr>
        <w:spacing w:after="178" w:line="259" w:lineRule="auto"/>
        <w:ind w:left="0" w:right="0" w:firstLine="0"/>
      </w:pPr>
      <w:r>
        <w:t xml:space="preserve"> </w:t>
      </w:r>
    </w:p>
    <w:p w14:paraId="650A0F36" w14:textId="77777777" w:rsidR="002A0287" w:rsidRDefault="00000000">
      <w:pPr>
        <w:spacing w:after="250" w:line="259" w:lineRule="auto"/>
        <w:ind w:left="0" w:right="0" w:firstLine="0"/>
      </w:pPr>
      <w:r>
        <w:t xml:space="preserve"> </w:t>
      </w:r>
    </w:p>
    <w:p w14:paraId="4DF6898C" w14:textId="77777777" w:rsidR="002A0287" w:rsidRDefault="00000000">
      <w:pPr>
        <w:pStyle w:val="berschrift2"/>
        <w:spacing w:after="29"/>
        <w:ind w:left="-5"/>
      </w:pPr>
      <w:bookmarkStart w:id="117" w:name="_Toc170050"/>
      <w:r>
        <w:rPr>
          <w:sz w:val="32"/>
        </w:rPr>
        <w:t xml:space="preserve">Die Platte </w:t>
      </w:r>
      <w:bookmarkEnd w:id="117"/>
    </w:p>
    <w:p w14:paraId="06078E2A" w14:textId="77777777" w:rsidR="002A0287" w:rsidRDefault="00000000">
      <w:pPr>
        <w:spacing w:after="178" w:line="259" w:lineRule="auto"/>
        <w:ind w:left="0" w:right="0" w:firstLine="0"/>
      </w:pPr>
      <w:r>
        <w:t xml:space="preserve"> </w:t>
      </w:r>
    </w:p>
    <w:p w14:paraId="6AE58D9D" w14:textId="77777777" w:rsidR="002A0287" w:rsidRDefault="00000000">
      <w:pPr>
        <w:spacing w:after="169"/>
        <w:ind w:left="19" w:right="15"/>
      </w:pPr>
      <w:r>
        <w:t xml:space="preserve">Sie </w:t>
      </w:r>
      <w:proofErr w:type="spellStart"/>
      <w:r>
        <w:t>hoerte</w:t>
      </w:r>
      <w:proofErr w:type="spellEnd"/>
      <w:r>
        <w:t xml:space="preserve"> auch Ton Steine Scherben. </w:t>
      </w:r>
    </w:p>
    <w:p w14:paraId="0376AE42" w14:textId="77777777" w:rsidR="002A0287" w:rsidRDefault="00000000">
      <w:pPr>
        <w:spacing w:after="183" w:line="259" w:lineRule="auto"/>
        <w:ind w:left="0" w:right="0" w:firstLine="0"/>
      </w:pPr>
      <w:r>
        <w:t xml:space="preserve"> </w:t>
      </w:r>
    </w:p>
    <w:p w14:paraId="7B07D4F1" w14:textId="77777777" w:rsidR="002A0287" w:rsidRDefault="00000000">
      <w:pPr>
        <w:spacing w:after="169"/>
        <w:ind w:left="19" w:right="15"/>
      </w:pPr>
      <w:r>
        <w:t xml:space="preserve">Und sie hatte sie. Die Platte. </w:t>
      </w:r>
      <w:proofErr w:type="gramStart"/>
      <w:r>
        <w:t>Mit der Steinschleuder</w:t>
      </w:r>
      <w:proofErr w:type="gramEnd"/>
      <w:r>
        <w:t xml:space="preserve">. Mit der Sprayvorlage. </w:t>
      </w:r>
    </w:p>
    <w:p w14:paraId="76811FE0" w14:textId="77777777" w:rsidR="002A0287" w:rsidRDefault="00000000">
      <w:pPr>
        <w:spacing w:after="178" w:line="259" w:lineRule="auto"/>
        <w:ind w:left="0" w:right="0" w:firstLine="0"/>
      </w:pPr>
      <w:r>
        <w:t xml:space="preserve"> </w:t>
      </w:r>
    </w:p>
    <w:p w14:paraId="52B0DE04" w14:textId="77777777" w:rsidR="002A0287" w:rsidRDefault="00000000">
      <w:pPr>
        <w:spacing w:after="169"/>
        <w:ind w:left="19" w:right="15"/>
      </w:pPr>
      <w:r>
        <w:t xml:space="preserve">Keine Macht </w:t>
      </w:r>
      <w:proofErr w:type="spellStart"/>
      <w:r>
        <w:t>fuer</w:t>
      </w:r>
      <w:proofErr w:type="spellEnd"/>
      <w:r>
        <w:t xml:space="preserve"> Niemand. </w:t>
      </w:r>
    </w:p>
    <w:p w14:paraId="66423337" w14:textId="77777777" w:rsidR="002A0287" w:rsidRDefault="00000000">
      <w:pPr>
        <w:spacing w:after="178" w:line="259" w:lineRule="auto"/>
        <w:ind w:left="0" w:right="0" w:firstLine="0"/>
      </w:pPr>
      <w:r>
        <w:t xml:space="preserve"> </w:t>
      </w:r>
    </w:p>
    <w:p w14:paraId="14B3B72D" w14:textId="77777777" w:rsidR="002A0287" w:rsidRDefault="00000000">
      <w:pPr>
        <w:spacing w:after="169"/>
        <w:ind w:left="19" w:right="15"/>
      </w:pPr>
      <w:r>
        <w:t xml:space="preserve">Sie hatte sie. Original. Sie schenkte sie mir. </w:t>
      </w:r>
    </w:p>
    <w:p w14:paraId="4D86E5EE" w14:textId="77777777" w:rsidR="002A0287" w:rsidRDefault="00000000">
      <w:pPr>
        <w:spacing w:after="178" w:line="259" w:lineRule="auto"/>
        <w:ind w:left="0" w:right="0" w:firstLine="0"/>
      </w:pPr>
      <w:r>
        <w:t xml:space="preserve"> </w:t>
      </w:r>
    </w:p>
    <w:p w14:paraId="4B2FB839" w14:textId="77777777" w:rsidR="002A0287" w:rsidRDefault="00000000">
      <w:pPr>
        <w:spacing w:after="174"/>
        <w:ind w:left="19" w:right="15"/>
      </w:pPr>
      <w:r>
        <w:t xml:space="preserve">Ich </w:t>
      </w:r>
      <w:proofErr w:type="spellStart"/>
      <w:r>
        <w:t>huete</w:t>
      </w:r>
      <w:proofErr w:type="spellEnd"/>
      <w:r>
        <w:t xml:space="preserve"> sie wie meinen Augapfel. </w:t>
      </w:r>
    </w:p>
    <w:p w14:paraId="00BB379B" w14:textId="77777777" w:rsidR="002A0287" w:rsidRDefault="00000000">
      <w:pPr>
        <w:spacing w:after="178" w:line="259" w:lineRule="auto"/>
        <w:ind w:left="0" w:right="0" w:firstLine="0"/>
      </w:pPr>
      <w:r>
        <w:t xml:space="preserve"> </w:t>
      </w:r>
    </w:p>
    <w:p w14:paraId="2950E112" w14:textId="77777777" w:rsidR="002A0287" w:rsidRDefault="00000000">
      <w:pPr>
        <w:spacing w:after="250" w:line="259" w:lineRule="auto"/>
        <w:ind w:left="0" w:right="0" w:firstLine="0"/>
      </w:pPr>
      <w:r>
        <w:t xml:space="preserve"> </w:t>
      </w:r>
    </w:p>
    <w:p w14:paraId="1ED72604" w14:textId="77777777" w:rsidR="002A0287" w:rsidRDefault="00000000">
      <w:pPr>
        <w:pStyle w:val="berschrift2"/>
        <w:spacing w:after="29"/>
        <w:ind w:left="-5"/>
      </w:pPr>
      <w:bookmarkStart w:id="118" w:name="_Toc170051"/>
      <w:proofErr w:type="gramStart"/>
      <w:r>
        <w:rPr>
          <w:sz w:val="32"/>
        </w:rPr>
        <w:t>Die Exen</w:t>
      </w:r>
      <w:proofErr w:type="gramEnd"/>
      <w:r>
        <w:rPr>
          <w:sz w:val="32"/>
        </w:rPr>
        <w:t xml:space="preserve"> </w:t>
      </w:r>
      <w:bookmarkEnd w:id="118"/>
    </w:p>
    <w:p w14:paraId="3EDA2874" w14:textId="77777777" w:rsidR="002A0287" w:rsidRDefault="00000000">
      <w:pPr>
        <w:spacing w:after="178" w:line="259" w:lineRule="auto"/>
        <w:ind w:left="0" w:right="0" w:firstLine="0"/>
      </w:pPr>
      <w:r>
        <w:t xml:space="preserve"> </w:t>
      </w:r>
    </w:p>
    <w:p w14:paraId="524EC6CA" w14:textId="77777777" w:rsidR="002A0287" w:rsidRDefault="00000000">
      <w:pPr>
        <w:spacing w:after="174"/>
        <w:ind w:left="19" w:right="15"/>
      </w:pPr>
      <w:r>
        <w:t xml:space="preserve">Man kennt sich an der Nordsee. </w:t>
      </w:r>
    </w:p>
    <w:p w14:paraId="332D110B" w14:textId="77777777" w:rsidR="002A0287" w:rsidRDefault="00000000">
      <w:pPr>
        <w:spacing w:after="178" w:line="259" w:lineRule="auto"/>
        <w:ind w:left="0" w:right="0" w:firstLine="0"/>
      </w:pPr>
      <w:r>
        <w:t xml:space="preserve"> </w:t>
      </w:r>
    </w:p>
    <w:p w14:paraId="62F3AEC8" w14:textId="77777777" w:rsidR="002A0287" w:rsidRDefault="00000000">
      <w:pPr>
        <w:spacing w:after="167"/>
        <w:ind w:left="19" w:right="15"/>
      </w:pPr>
      <w:r>
        <w:t xml:space="preserve">Irgendwann stellte sich heraus: Ihr Ex und meine Ex waren zusammen. Schon seit der Insel. </w:t>
      </w:r>
      <w:proofErr w:type="spellStart"/>
      <w:r>
        <w:t>Waehrend</w:t>
      </w:r>
      <w:proofErr w:type="spellEnd"/>
      <w:r>
        <w:t xml:space="preserve"> wir noch dachten, wir </w:t>
      </w:r>
      <w:proofErr w:type="spellStart"/>
      <w:r>
        <w:t>waeren</w:t>
      </w:r>
      <w:proofErr w:type="spellEnd"/>
      <w:r>
        <w:t xml:space="preserve"> verlassen worden, hatten die beiden </w:t>
      </w:r>
      <w:proofErr w:type="spellStart"/>
      <w:r>
        <w:t>laengst</w:t>
      </w:r>
      <w:proofErr w:type="spellEnd"/>
      <w:r>
        <w:t xml:space="preserve"> zueinander gefunden. </w:t>
      </w:r>
    </w:p>
    <w:p w14:paraId="39851C0D" w14:textId="77777777" w:rsidR="002A0287" w:rsidRDefault="00000000">
      <w:pPr>
        <w:spacing w:after="183" w:line="259" w:lineRule="auto"/>
        <w:ind w:left="0" w:right="0" w:firstLine="0"/>
      </w:pPr>
      <w:r>
        <w:t xml:space="preserve"> </w:t>
      </w:r>
    </w:p>
    <w:p w14:paraId="4292000E" w14:textId="77777777" w:rsidR="002A0287" w:rsidRDefault="00000000">
      <w:pPr>
        <w:ind w:left="19" w:right="15"/>
      </w:pPr>
      <w:r>
        <w:t xml:space="preserve">So spielt das Leben. </w:t>
      </w:r>
    </w:p>
    <w:p w14:paraId="7618F10C" w14:textId="77777777" w:rsidR="002A0287" w:rsidRDefault="00000000">
      <w:pPr>
        <w:spacing w:after="178" w:line="259" w:lineRule="auto"/>
        <w:ind w:left="0" w:right="0" w:firstLine="0"/>
      </w:pPr>
      <w:r>
        <w:t xml:space="preserve"> </w:t>
      </w:r>
    </w:p>
    <w:p w14:paraId="35E46301" w14:textId="77777777" w:rsidR="002A0287" w:rsidRDefault="00000000">
      <w:pPr>
        <w:spacing w:after="169"/>
        <w:ind w:left="19" w:right="15"/>
      </w:pPr>
      <w:r>
        <w:t xml:space="preserve">Wir lachten </w:t>
      </w:r>
      <w:proofErr w:type="spellStart"/>
      <w:r>
        <w:t>darueber</w:t>
      </w:r>
      <w:proofErr w:type="spellEnd"/>
      <w:r>
        <w:t xml:space="preserve">. Was </w:t>
      </w:r>
      <w:proofErr w:type="spellStart"/>
      <w:r>
        <w:t>willste</w:t>
      </w:r>
      <w:proofErr w:type="spellEnd"/>
      <w:r>
        <w:t xml:space="preserve"> mache. </w:t>
      </w:r>
      <w:proofErr w:type="gramStart"/>
      <w:r>
        <w:t>Hab</w:t>
      </w:r>
      <w:proofErr w:type="gramEnd"/>
      <w:r>
        <w:t xml:space="preserve"> ich in </w:t>
      </w:r>
      <w:proofErr w:type="spellStart"/>
      <w:r>
        <w:t>Koeln</w:t>
      </w:r>
      <w:proofErr w:type="spellEnd"/>
      <w:r>
        <w:t xml:space="preserve"> gelernt. </w:t>
      </w:r>
    </w:p>
    <w:p w14:paraId="15B6EAC4" w14:textId="77777777" w:rsidR="002A0287" w:rsidRDefault="00000000">
      <w:pPr>
        <w:spacing w:after="178" w:line="259" w:lineRule="auto"/>
        <w:ind w:left="0" w:right="0" w:firstLine="0"/>
      </w:pPr>
      <w:r>
        <w:t xml:space="preserve"> </w:t>
      </w:r>
    </w:p>
    <w:p w14:paraId="25592D08" w14:textId="77777777" w:rsidR="002A0287" w:rsidRDefault="00000000">
      <w:pPr>
        <w:spacing w:after="255" w:line="259" w:lineRule="auto"/>
        <w:ind w:left="0" w:right="0" w:firstLine="0"/>
      </w:pPr>
      <w:r>
        <w:t xml:space="preserve"> </w:t>
      </w:r>
    </w:p>
    <w:p w14:paraId="69215EDA" w14:textId="77777777" w:rsidR="002A0287" w:rsidRDefault="00000000">
      <w:pPr>
        <w:pStyle w:val="berschrift2"/>
        <w:spacing w:after="29"/>
        <w:ind w:left="-5"/>
      </w:pPr>
      <w:bookmarkStart w:id="119" w:name="_Toc170052"/>
      <w:r>
        <w:rPr>
          <w:sz w:val="32"/>
        </w:rPr>
        <w:lastRenderedPageBreak/>
        <w:t xml:space="preserve">Seitdem </w:t>
      </w:r>
      <w:bookmarkEnd w:id="119"/>
    </w:p>
    <w:p w14:paraId="4040ADF5" w14:textId="77777777" w:rsidR="002A0287" w:rsidRDefault="00000000">
      <w:pPr>
        <w:spacing w:after="178" w:line="259" w:lineRule="auto"/>
        <w:ind w:left="0" w:right="0" w:firstLine="0"/>
      </w:pPr>
      <w:r>
        <w:t xml:space="preserve"> </w:t>
      </w:r>
    </w:p>
    <w:p w14:paraId="0C5E64E7" w14:textId="77777777" w:rsidR="002A0287" w:rsidRDefault="00000000">
      <w:pPr>
        <w:spacing w:after="169"/>
        <w:ind w:left="19" w:right="15"/>
      </w:pPr>
      <w:r>
        <w:t xml:space="preserve">Wir sehen uns nicht oft. Aber wenn, dann ist es wie immer. </w:t>
      </w:r>
    </w:p>
    <w:p w14:paraId="1C519DAE" w14:textId="77777777" w:rsidR="002A0287" w:rsidRDefault="00000000">
      <w:pPr>
        <w:spacing w:after="178" w:line="259" w:lineRule="auto"/>
        <w:ind w:left="0" w:right="0" w:firstLine="0"/>
      </w:pPr>
      <w:r>
        <w:t xml:space="preserve"> </w:t>
      </w:r>
    </w:p>
    <w:p w14:paraId="021AD2B0" w14:textId="77777777" w:rsidR="002A0287" w:rsidRDefault="00000000">
      <w:pPr>
        <w:spacing w:after="174"/>
        <w:ind w:left="19" w:right="15"/>
      </w:pPr>
      <w:r>
        <w:t xml:space="preserve">Als </w:t>
      </w:r>
      <w:proofErr w:type="spellStart"/>
      <w:r>
        <w:t>waere</w:t>
      </w:r>
      <w:proofErr w:type="spellEnd"/>
      <w:r>
        <w:t xml:space="preserve"> keine Zeit vergangen. Als </w:t>
      </w:r>
      <w:proofErr w:type="spellStart"/>
      <w:r>
        <w:t>haetten</w:t>
      </w:r>
      <w:proofErr w:type="spellEnd"/>
      <w:r>
        <w:t xml:space="preserve"> wir gestern erst geredet. </w:t>
      </w:r>
    </w:p>
    <w:p w14:paraId="5A115F6F" w14:textId="77777777" w:rsidR="002A0287" w:rsidRDefault="00000000">
      <w:pPr>
        <w:spacing w:after="178" w:line="259" w:lineRule="auto"/>
        <w:ind w:left="0" w:right="0" w:firstLine="0"/>
      </w:pPr>
      <w:r>
        <w:t xml:space="preserve"> </w:t>
      </w:r>
    </w:p>
    <w:p w14:paraId="678719B0" w14:textId="77777777" w:rsidR="002A0287" w:rsidRDefault="00000000">
      <w:pPr>
        <w:spacing w:after="169"/>
        <w:ind w:left="19" w:right="15"/>
      </w:pPr>
      <w:r>
        <w:t xml:space="preserve">So ist das mit Menschen, die dieselbe Sprache sprechen. </w:t>
      </w:r>
    </w:p>
    <w:p w14:paraId="44F16927" w14:textId="77777777" w:rsidR="002A0287" w:rsidRDefault="00000000">
      <w:pPr>
        <w:spacing w:after="178" w:line="259" w:lineRule="auto"/>
        <w:ind w:left="0" w:right="0" w:firstLine="0"/>
      </w:pPr>
      <w:r>
        <w:t xml:space="preserve"> </w:t>
      </w:r>
    </w:p>
    <w:p w14:paraId="7C5BCC70" w14:textId="77777777" w:rsidR="002A0287" w:rsidRDefault="00000000">
      <w:pPr>
        <w:spacing w:after="250" w:line="259" w:lineRule="auto"/>
        <w:ind w:left="0" w:right="0" w:firstLine="0"/>
      </w:pPr>
      <w:r>
        <w:t xml:space="preserve"> </w:t>
      </w:r>
    </w:p>
    <w:p w14:paraId="68BEEBA2" w14:textId="77777777" w:rsidR="002A0287" w:rsidRDefault="00000000">
      <w:pPr>
        <w:pStyle w:val="berschrift2"/>
        <w:spacing w:after="34"/>
        <w:ind w:left="-5"/>
      </w:pPr>
      <w:bookmarkStart w:id="120" w:name="_Toc170053"/>
      <w:r>
        <w:rPr>
          <w:sz w:val="32"/>
        </w:rPr>
        <w:t xml:space="preserve">Das Manuskript </w:t>
      </w:r>
      <w:bookmarkEnd w:id="120"/>
    </w:p>
    <w:p w14:paraId="7F6284EF" w14:textId="77777777" w:rsidR="002A0287" w:rsidRDefault="00000000">
      <w:pPr>
        <w:spacing w:after="178" w:line="259" w:lineRule="auto"/>
        <w:ind w:left="0" w:right="0" w:firstLine="0"/>
      </w:pPr>
      <w:r>
        <w:t xml:space="preserve"> </w:t>
      </w:r>
    </w:p>
    <w:p w14:paraId="0192B1ED" w14:textId="77777777" w:rsidR="002A0287" w:rsidRDefault="00000000">
      <w:pPr>
        <w:spacing w:after="169"/>
        <w:ind w:left="19" w:right="15"/>
      </w:pPr>
      <w:r>
        <w:t xml:space="preserve">Sie sagte damals: Deine Geschichten </w:t>
      </w:r>
      <w:proofErr w:type="spellStart"/>
      <w:r>
        <w:t>wuerden</w:t>
      </w:r>
      <w:proofErr w:type="spellEnd"/>
      <w:r>
        <w:t xml:space="preserve"> ein Buch </w:t>
      </w:r>
      <w:proofErr w:type="spellStart"/>
      <w:r>
        <w:t>fuellen</w:t>
      </w:r>
      <w:proofErr w:type="spellEnd"/>
      <w:r>
        <w:t xml:space="preserve">. </w:t>
      </w:r>
    </w:p>
    <w:p w14:paraId="73C07031" w14:textId="77777777" w:rsidR="002A0287" w:rsidRDefault="00000000">
      <w:pPr>
        <w:spacing w:after="178" w:line="259" w:lineRule="auto"/>
        <w:ind w:left="0" w:right="0" w:firstLine="0"/>
      </w:pPr>
      <w:r>
        <w:t xml:space="preserve"> </w:t>
      </w:r>
    </w:p>
    <w:p w14:paraId="389CF041" w14:textId="77777777" w:rsidR="002A0287" w:rsidRDefault="00000000">
      <w:pPr>
        <w:spacing w:after="169"/>
        <w:ind w:left="19" w:right="15"/>
      </w:pPr>
      <w:r>
        <w:t xml:space="preserve">Das hier ist es. </w:t>
      </w:r>
    </w:p>
    <w:p w14:paraId="77B9B491" w14:textId="77777777" w:rsidR="002A0287" w:rsidRDefault="00000000">
      <w:pPr>
        <w:spacing w:after="178" w:line="259" w:lineRule="auto"/>
        <w:ind w:left="0" w:right="0" w:firstLine="0"/>
      </w:pPr>
      <w:r>
        <w:t xml:space="preserve"> </w:t>
      </w:r>
    </w:p>
    <w:p w14:paraId="2A511F67" w14:textId="77777777" w:rsidR="002A0287" w:rsidRDefault="00000000">
      <w:pPr>
        <w:spacing w:after="169"/>
        <w:ind w:left="19" w:right="15"/>
      </w:pPr>
      <w:r>
        <w:t xml:space="preserve">Sie bekommt es als Erste. Und wehe es </w:t>
      </w:r>
      <w:proofErr w:type="spellStart"/>
      <w:r>
        <w:t>gefaellt</w:t>
      </w:r>
      <w:proofErr w:type="spellEnd"/>
      <w:r>
        <w:t xml:space="preserve"> ihr nicht. </w:t>
      </w:r>
    </w:p>
    <w:p w14:paraId="052E8E82" w14:textId="77777777" w:rsidR="002A0287" w:rsidRDefault="00000000">
      <w:pPr>
        <w:spacing w:after="178" w:line="259" w:lineRule="auto"/>
        <w:ind w:left="0" w:right="0" w:firstLine="0"/>
      </w:pPr>
      <w:r>
        <w:t xml:space="preserve"> </w:t>
      </w:r>
    </w:p>
    <w:p w14:paraId="661DCDC4" w14:textId="77777777" w:rsidR="002A0287" w:rsidRDefault="00000000">
      <w:pPr>
        <w:spacing w:after="167"/>
        <w:ind w:left="19" w:right="15"/>
      </w:pPr>
      <w:r>
        <w:t xml:space="preserve">Soll ich dich Eike nennen oder lieber Heike die </w:t>
      </w:r>
      <w:proofErr w:type="spellStart"/>
      <w:r>
        <w:t>Buchhaendlerin</w:t>
      </w:r>
      <w:proofErr w:type="spellEnd"/>
      <w:r>
        <w:t xml:space="preserve">. Damit dich keiner erkennt. Du bunter Vogel. </w:t>
      </w:r>
    </w:p>
    <w:p w14:paraId="206BCF6B" w14:textId="77777777" w:rsidR="002A0287" w:rsidRDefault="00000000">
      <w:pPr>
        <w:spacing w:after="183" w:line="259" w:lineRule="auto"/>
        <w:ind w:left="0" w:right="0" w:firstLine="0"/>
      </w:pPr>
      <w:r>
        <w:t xml:space="preserve"> </w:t>
      </w:r>
    </w:p>
    <w:p w14:paraId="6300EEF8" w14:textId="456F266E" w:rsidR="00470C48" w:rsidRDefault="00000000">
      <w:pPr>
        <w:spacing w:after="178" w:line="259" w:lineRule="auto"/>
        <w:ind w:left="0" w:right="0" w:firstLine="0"/>
      </w:pPr>
      <w:r>
        <w:t xml:space="preserve"> </w:t>
      </w:r>
    </w:p>
    <w:p w14:paraId="54221D5B" w14:textId="77777777" w:rsidR="00470C48" w:rsidRDefault="00470C48">
      <w:pPr>
        <w:spacing w:after="160" w:line="278" w:lineRule="auto"/>
        <w:ind w:left="0" w:right="0" w:firstLine="0"/>
      </w:pPr>
      <w:r>
        <w:br w:type="page"/>
      </w:r>
    </w:p>
    <w:p w14:paraId="5AAD4CFB" w14:textId="77777777" w:rsidR="002A0287" w:rsidRDefault="002A0287">
      <w:pPr>
        <w:spacing w:after="178" w:line="259" w:lineRule="auto"/>
        <w:ind w:left="0" w:right="0" w:firstLine="0"/>
      </w:pPr>
    </w:p>
    <w:p w14:paraId="35DC9BA7" w14:textId="77777777" w:rsidR="002A0287" w:rsidRDefault="00000000">
      <w:pPr>
        <w:ind w:left="19" w:right="15"/>
      </w:pPr>
      <w:r>
        <w:t xml:space="preserve">[Ende Intermezzo: Die </w:t>
      </w:r>
      <w:proofErr w:type="spellStart"/>
      <w:r>
        <w:t>Buchhaendlerin</w:t>
      </w:r>
      <w:proofErr w:type="spellEnd"/>
      <w:r>
        <w:t xml:space="preserve">] </w:t>
      </w:r>
    </w:p>
    <w:p w14:paraId="6B4C1D4C" w14:textId="77777777" w:rsidR="002A0287" w:rsidRDefault="00000000">
      <w:pPr>
        <w:pStyle w:val="berschrift1"/>
        <w:spacing w:after="55" w:line="267" w:lineRule="auto"/>
        <w:ind w:left="-5"/>
      </w:pPr>
      <w:bookmarkStart w:id="121" w:name="_Toc170054"/>
      <w:r>
        <w:rPr>
          <w:rFonts w:ascii="Georgia" w:eastAsia="Georgia" w:hAnsi="Georgia" w:cs="Georgia"/>
          <w:b w:val="0"/>
          <w:i w:val="0"/>
          <w:color w:val="0F4761"/>
          <w:sz w:val="40"/>
        </w:rPr>
        <w:t xml:space="preserve">KAPITEL 15: Die Stille </w:t>
      </w:r>
      <w:bookmarkEnd w:id="121"/>
    </w:p>
    <w:p w14:paraId="620CDF53" w14:textId="77777777" w:rsidR="002A0287" w:rsidRDefault="00000000">
      <w:pPr>
        <w:ind w:left="19" w:right="15"/>
      </w:pPr>
      <w:r>
        <w:t xml:space="preserve">Irgendwo auf dem Land, 2020-2022 </w:t>
      </w:r>
    </w:p>
    <w:p w14:paraId="22E05097"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22AACE33" wp14:editId="0DB548D5">
                <wp:extent cx="4394200" cy="10161"/>
                <wp:effectExtent l="0" t="0" r="0" b="0"/>
                <wp:docPr id="151398" name="Group 151398"/>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477" name="Picture 164477"/>
                          <pic:cNvPicPr/>
                        </pic:nvPicPr>
                        <pic:blipFill>
                          <a:blip r:embed="rId41"/>
                          <a:stretch>
                            <a:fillRect/>
                          </a:stretch>
                        </pic:blipFill>
                        <pic:spPr>
                          <a:xfrm>
                            <a:off x="-3364" y="-3948"/>
                            <a:ext cx="4398264" cy="15240"/>
                          </a:xfrm>
                          <a:prstGeom prst="rect">
                            <a:avLst/>
                          </a:prstGeom>
                        </pic:spPr>
                      </pic:pic>
                    </wpg:wgp>
                  </a:graphicData>
                </a:graphic>
              </wp:inline>
            </w:drawing>
          </mc:Choice>
          <mc:Fallback xmlns:a="http://schemas.openxmlformats.org/drawingml/2006/main">
            <w:pict>
              <v:group id="Group 151398" style="width:346pt;height:0.800049pt;mso-position-horizontal-relative:char;mso-position-vertical-relative:line" coordsize="43942,101">
                <v:shape id="Picture 164477" style="position:absolute;width:43982;height:152;left:-33;top:-39;" filled="f">
                  <v:imagedata r:id="rId42"/>
                </v:shape>
              </v:group>
            </w:pict>
          </mc:Fallback>
        </mc:AlternateContent>
      </w:r>
      <w:r>
        <w:t xml:space="preserve"> </w:t>
      </w:r>
    </w:p>
    <w:p w14:paraId="128077BE" w14:textId="77777777" w:rsidR="002A0287" w:rsidRDefault="00000000">
      <w:pPr>
        <w:spacing w:after="150"/>
        <w:ind w:left="19" w:right="15"/>
      </w:pPr>
      <w:r>
        <w:t xml:space="preserve">Corona. </w:t>
      </w:r>
    </w:p>
    <w:p w14:paraId="657E610E" w14:textId="77777777" w:rsidR="002A0287" w:rsidRDefault="00000000">
      <w:pPr>
        <w:ind w:left="19" w:right="15"/>
      </w:pPr>
      <w:r>
        <w:t xml:space="preserve">Die Welt stand still. Ich auch. </w:t>
      </w:r>
    </w:p>
    <w:p w14:paraId="3C5E364B"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7EB7BFBC" wp14:editId="6A437D84">
                <wp:extent cx="4394200" cy="10160"/>
                <wp:effectExtent l="0" t="0" r="0" b="0"/>
                <wp:docPr id="151399" name="Group 15139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78" name="Picture 164478"/>
                          <pic:cNvPicPr/>
                        </pic:nvPicPr>
                        <pic:blipFill>
                          <a:blip r:embed="rId19"/>
                          <a:stretch>
                            <a:fillRect/>
                          </a:stretch>
                        </pic:blipFill>
                        <pic:spPr>
                          <a:xfrm>
                            <a:off x="-3364" y="-4421"/>
                            <a:ext cx="4398264" cy="15240"/>
                          </a:xfrm>
                          <a:prstGeom prst="rect">
                            <a:avLst/>
                          </a:prstGeom>
                        </pic:spPr>
                      </pic:pic>
                      <pic:pic xmlns:pic="http://schemas.openxmlformats.org/drawingml/2006/picture">
                        <pic:nvPicPr>
                          <pic:cNvPr id="164479" name="Picture 164479"/>
                          <pic:cNvPicPr/>
                        </pic:nvPicPr>
                        <pic:blipFill>
                          <a:blip r:embed="rId19"/>
                          <a:stretch>
                            <a:fillRect/>
                          </a:stretch>
                        </pic:blipFill>
                        <pic:spPr>
                          <a:xfrm>
                            <a:off x="-3364" y="-4421"/>
                            <a:ext cx="4398264" cy="15240"/>
                          </a:xfrm>
                          <a:prstGeom prst="rect">
                            <a:avLst/>
                          </a:prstGeom>
                        </pic:spPr>
                      </pic:pic>
                    </wpg:wgp>
                  </a:graphicData>
                </a:graphic>
              </wp:inline>
            </w:drawing>
          </mc:Choice>
          <mc:Fallback xmlns:a="http://schemas.openxmlformats.org/drawingml/2006/main">
            <w:pict>
              <v:group id="Group 151399" style="width:346pt;height:0.799988pt;mso-position-horizontal-relative:char;mso-position-vertical-relative:line" coordsize="43942,101">
                <v:shape id="Picture 164478" style="position:absolute;width:43982;height:152;left:-33;top:-44;" filled="f">
                  <v:imagedata r:id="rId20"/>
                </v:shape>
                <v:shape id="Picture 164479" style="position:absolute;width:43982;height:152;left:-33;top:-44;" filled="f">
                  <v:imagedata r:id="rId20"/>
                </v:shape>
              </v:group>
            </w:pict>
          </mc:Fallback>
        </mc:AlternateContent>
      </w:r>
      <w:r>
        <w:t xml:space="preserve"> </w:t>
      </w:r>
    </w:p>
    <w:p w14:paraId="0555BDC8" w14:textId="77777777" w:rsidR="002A0287" w:rsidRDefault="00000000">
      <w:pPr>
        <w:pStyle w:val="berschrift2"/>
        <w:spacing w:after="132"/>
        <w:ind w:left="-5"/>
      </w:pPr>
      <w:bookmarkStart w:id="122" w:name="_Toc170055"/>
      <w:r>
        <w:rPr>
          <w:sz w:val="32"/>
        </w:rPr>
        <w:t xml:space="preserve">Der Ort </w:t>
      </w:r>
      <w:bookmarkEnd w:id="122"/>
    </w:p>
    <w:p w14:paraId="455E4FAA" w14:textId="77777777" w:rsidR="002A0287" w:rsidRDefault="00000000">
      <w:pPr>
        <w:spacing w:after="148"/>
        <w:ind w:left="19" w:right="15"/>
      </w:pPr>
      <w:r>
        <w:t xml:space="preserve">Es gibt Orte, die haben keinen Namen verdient. Nicht weil sie schlecht sind – weil sie geschützt werden müssen. </w:t>
      </w:r>
    </w:p>
    <w:p w14:paraId="4E22F477" w14:textId="77777777" w:rsidR="002A0287" w:rsidRDefault="00000000">
      <w:pPr>
        <w:spacing w:after="148"/>
        <w:ind w:left="19" w:right="15"/>
      </w:pPr>
      <w:r>
        <w:t xml:space="preserve">Ein Dorf. Irgendwo. Klein genug, dass jeder jeden kennt. Groß genug, dass man sich verstecken kann, wenn man will. </w:t>
      </w:r>
    </w:p>
    <w:p w14:paraId="2E094C8D" w14:textId="77777777" w:rsidR="002A0287" w:rsidRDefault="00000000">
      <w:pPr>
        <w:ind w:left="19" w:right="15"/>
      </w:pPr>
      <w:r>
        <w:t xml:space="preserve">Sie nahmen mich auf. Einfach so. Ohne Fragen. Ohne Bedingungen. </w:t>
      </w:r>
    </w:p>
    <w:p w14:paraId="35CA9677"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3A331249" wp14:editId="5451527C">
                <wp:extent cx="4394200" cy="10160"/>
                <wp:effectExtent l="0" t="0" r="0" b="0"/>
                <wp:docPr id="151400" name="Group 15140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0" name="Picture 164480"/>
                          <pic:cNvPicPr/>
                        </pic:nvPicPr>
                        <pic:blipFill>
                          <a:blip r:embed="rId41"/>
                          <a:stretch>
                            <a:fillRect/>
                          </a:stretch>
                        </pic:blipFill>
                        <pic:spPr>
                          <a:xfrm>
                            <a:off x="-3364" y="-3910"/>
                            <a:ext cx="4398264" cy="15240"/>
                          </a:xfrm>
                          <a:prstGeom prst="rect">
                            <a:avLst/>
                          </a:prstGeom>
                        </pic:spPr>
                      </pic:pic>
                    </wpg:wgp>
                  </a:graphicData>
                </a:graphic>
              </wp:inline>
            </w:drawing>
          </mc:Choice>
          <mc:Fallback xmlns:a="http://schemas.openxmlformats.org/drawingml/2006/main">
            <w:pict>
              <v:group id="Group 151400" style="width:346pt;height:0.800018pt;mso-position-horizontal-relative:char;mso-position-vertical-relative:line" coordsize="43942,101">
                <v:shape id="Picture 164480" style="position:absolute;width:43982;height:152;left:-33;top:-39;" filled="f">
                  <v:imagedata r:id="rId42"/>
                </v:shape>
              </v:group>
            </w:pict>
          </mc:Fallback>
        </mc:AlternateContent>
      </w:r>
      <w:r>
        <w:t xml:space="preserve"> </w:t>
      </w:r>
    </w:p>
    <w:p w14:paraId="37FB1385" w14:textId="77777777" w:rsidR="002A0287" w:rsidRDefault="00000000">
      <w:pPr>
        <w:pStyle w:val="berschrift2"/>
        <w:spacing w:after="132"/>
        <w:ind w:left="-5"/>
      </w:pPr>
      <w:bookmarkStart w:id="123" w:name="_Toc170056"/>
      <w:r>
        <w:rPr>
          <w:sz w:val="32"/>
        </w:rPr>
        <w:t xml:space="preserve">Die kleine Kneipe </w:t>
      </w:r>
      <w:bookmarkEnd w:id="123"/>
    </w:p>
    <w:p w14:paraId="3628A950" w14:textId="77777777" w:rsidR="002A0287" w:rsidRDefault="00000000">
      <w:pPr>
        <w:spacing w:after="148"/>
        <w:ind w:left="19" w:right="15"/>
      </w:pPr>
      <w:r>
        <w:t xml:space="preserve">Während sich die Welt für immer veränderte, gab es einen Ort, an dem alles </w:t>
      </w:r>
      <w:proofErr w:type="gramStart"/>
      <w:r>
        <w:t>blieb</w:t>
      </w:r>
      <w:proofErr w:type="gramEnd"/>
      <w:r>
        <w:t xml:space="preserve"> wie es war. </w:t>
      </w:r>
    </w:p>
    <w:p w14:paraId="50F42D4A" w14:textId="77777777" w:rsidR="002A0287" w:rsidRDefault="00000000">
      <w:pPr>
        <w:spacing w:after="150"/>
        <w:ind w:left="19" w:right="15"/>
      </w:pPr>
      <w:r>
        <w:t xml:space="preserve">Eine kleine Kneipe. Ein Tresen. Ein paar Stühle. </w:t>
      </w:r>
    </w:p>
    <w:p w14:paraId="427A57CF" w14:textId="77777777" w:rsidR="002A0287" w:rsidRDefault="00000000">
      <w:pPr>
        <w:spacing w:after="145"/>
        <w:ind w:left="19" w:right="15"/>
      </w:pPr>
      <w:r>
        <w:t xml:space="preserve">Und Menschen, die einen Platz brauchten, an dem sie sein </w:t>
      </w:r>
      <w:proofErr w:type="gramStart"/>
      <w:r>
        <w:t>konnten</w:t>
      </w:r>
      <w:proofErr w:type="gramEnd"/>
      <w:r>
        <w:t xml:space="preserve"> wie sie sind. </w:t>
      </w:r>
    </w:p>
    <w:p w14:paraId="6A877790" w14:textId="77777777" w:rsidR="002A0287" w:rsidRDefault="00000000">
      <w:pPr>
        <w:spacing w:after="148"/>
        <w:ind w:left="19" w:right="15"/>
      </w:pPr>
      <w:r>
        <w:t xml:space="preserve">Der </w:t>
      </w:r>
      <w:proofErr w:type="spellStart"/>
      <w:r>
        <w:t>Spritti</w:t>
      </w:r>
      <w:proofErr w:type="spellEnd"/>
      <w:r>
        <w:t xml:space="preserve"> braucht seinen Sprit. Der Coder seine Pizza. Der Trucker sein Steak. Der Bauer sein Bier nach der Ernte. Der Alte seine Gesellschaft. </w:t>
      </w:r>
    </w:p>
    <w:p w14:paraId="6A02C792" w14:textId="77777777" w:rsidR="002A0287" w:rsidRDefault="00000000">
      <w:pPr>
        <w:spacing w:after="145"/>
        <w:ind w:left="19" w:right="15"/>
      </w:pPr>
      <w:r>
        <w:t xml:space="preserve">Sie kamen. Ich kochte. </w:t>
      </w:r>
    </w:p>
    <w:p w14:paraId="07AF1A56" w14:textId="77777777" w:rsidR="002A0287" w:rsidRDefault="00000000">
      <w:pPr>
        <w:spacing w:after="150"/>
        <w:ind w:left="19" w:right="15"/>
      </w:pPr>
      <w:r>
        <w:t xml:space="preserve">Nicht offiziell. Nicht legal. Nicht systemkonform. </w:t>
      </w:r>
    </w:p>
    <w:p w14:paraId="6392171A" w14:textId="77777777" w:rsidR="002A0287" w:rsidRDefault="00000000">
      <w:pPr>
        <w:ind w:left="19" w:right="15"/>
      </w:pPr>
      <w:r>
        <w:t xml:space="preserve">Aber notwendig. </w:t>
      </w:r>
    </w:p>
    <w:p w14:paraId="768D33AF"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4ED64254" wp14:editId="0CBB5DD8">
                <wp:extent cx="4394200" cy="10160"/>
                <wp:effectExtent l="0" t="0" r="0" b="0"/>
                <wp:docPr id="151401" name="Group 15140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1" name="Picture 164481"/>
                          <pic:cNvPicPr/>
                        </pic:nvPicPr>
                        <pic:blipFill>
                          <a:blip r:embed="rId15"/>
                          <a:stretch>
                            <a:fillRect/>
                          </a:stretch>
                        </pic:blipFill>
                        <pic:spPr>
                          <a:xfrm>
                            <a:off x="-3364" y="-3132"/>
                            <a:ext cx="4398264" cy="15240"/>
                          </a:xfrm>
                          <a:prstGeom prst="rect">
                            <a:avLst/>
                          </a:prstGeom>
                        </pic:spPr>
                      </pic:pic>
                      <pic:pic xmlns:pic="http://schemas.openxmlformats.org/drawingml/2006/picture">
                        <pic:nvPicPr>
                          <pic:cNvPr id="164482" name="Picture 164482"/>
                          <pic:cNvPicPr/>
                        </pic:nvPicPr>
                        <pic:blipFill>
                          <a:blip r:embed="rId15"/>
                          <a:stretch>
                            <a:fillRect/>
                          </a:stretch>
                        </pic:blipFill>
                        <pic:spPr>
                          <a:xfrm>
                            <a:off x="-3364" y="-3132"/>
                            <a:ext cx="4398264" cy="15240"/>
                          </a:xfrm>
                          <a:prstGeom prst="rect">
                            <a:avLst/>
                          </a:prstGeom>
                        </pic:spPr>
                      </pic:pic>
                    </wpg:wgp>
                  </a:graphicData>
                </a:graphic>
              </wp:inline>
            </w:drawing>
          </mc:Choice>
          <mc:Fallback xmlns:a="http://schemas.openxmlformats.org/drawingml/2006/main">
            <w:pict>
              <v:group id="Group 151401" style="width:346pt;height:0.799988pt;mso-position-horizontal-relative:char;mso-position-vertical-relative:line" coordsize="43942,101">
                <v:shape id="Picture 164481" style="position:absolute;width:43982;height:152;left:-33;top:-31;" filled="f">
                  <v:imagedata r:id="rId16"/>
                </v:shape>
                <v:shape id="Picture 164482" style="position:absolute;width:43982;height:152;left:-33;top:-31;" filled="f">
                  <v:imagedata r:id="rId16"/>
                </v:shape>
              </v:group>
            </w:pict>
          </mc:Fallback>
        </mc:AlternateContent>
      </w:r>
      <w:r>
        <w:t xml:space="preserve"> </w:t>
      </w:r>
    </w:p>
    <w:p w14:paraId="2204A85A" w14:textId="77777777" w:rsidR="002A0287" w:rsidRDefault="00000000">
      <w:pPr>
        <w:pStyle w:val="berschrift2"/>
        <w:spacing w:after="132"/>
        <w:ind w:left="-5"/>
      </w:pPr>
      <w:bookmarkStart w:id="124" w:name="_Toc170057"/>
      <w:r>
        <w:rPr>
          <w:sz w:val="32"/>
        </w:rPr>
        <w:t xml:space="preserve">Die heimlichen Menüs </w:t>
      </w:r>
      <w:bookmarkEnd w:id="124"/>
    </w:p>
    <w:p w14:paraId="27BB4E34" w14:textId="77777777" w:rsidR="002A0287" w:rsidRDefault="00000000">
      <w:pPr>
        <w:spacing w:after="145"/>
        <w:ind w:left="19" w:right="15"/>
      </w:pPr>
      <w:r>
        <w:t xml:space="preserve">Sonntags gab es halbe Hähnchen. </w:t>
      </w:r>
    </w:p>
    <w:p w14:paraId="57B3DBA2" w14:textId="77777777" w:rsidR="002A0287" w:rsidRDefault="00000000">
      <w:pPr>
        <w:spacing w:after="150"/>
        <w:ind w:left="19" w:right="15"/>
      </w:pPr>
      <w:r>
        <w:t xml:space="preserve">Wie bei Anni. Wie am Anfang. Der Kreis, der sich schließt. </w:t>
      </w:r>
    </w:p>
    <w:p w14:paraId="29FDBF47" w14:textId="77777777" w:rsidR="002A0287" w:rsidRDefault="00000000">
      <w:pPr>
        <w:spacing w:after="154"/>
        <w:ind w:left="19" w:right="15"/>
      </w:pPr>
      <w:r>
        <w:t xml:space="preserve">Unter der Woche: Was gerade da war. Was gerade gebraucht wurde. Manchmal ein Schnitzel für den, der seit Tagen nichts Warmes gegessen hatte. Manchmal eine Suppe für die, die nicht mehr aus dem Haus kam. </w:t>
      </w:r>
    </w:p>
    <w:p w14:paraId="069FD014" w14:textId="77777777" w:rsidR="002A0287" w:rsidRDefault="00000000">
      <w:pPr>
        <w:ind w:left="19" w:right="15"/>
      </w:pPr>
      <w:r>
        <w:lastRenderedPageBreak/>
        <w:t xml:space="preserve">Ich fragte nicht, warum sie kamen. </w:t>
      </w:r>
    </w:p>
    <w:p w14:paraId="3BFE351B" w14:textId="77777777" w:rsidR="002A0287" w:rsidRDefault="00000000">
      <w:pPr>
        <w:spacing w:after="145"/>
        <w:ind w:left="19" w:right="15"/>
      </w:pPr>
      <w:r>
        <w:t xml:space="preserve">Sie fragten nicht, warum ich kochte. </w:t>
      </w:r>
    </w:p>
    <w:p w14:paraId="22481C3C" w14:textId="77777777" w:rsidR="002A0287" w:rsidRDefault="00000000">
      <w:pPr>
        <w:ind w:left="19" w:right="15"/>
      </w:pPr>
      <w:r>
        <w:t xml:space="preserve">So funktioniert das auf dem Land. So funktioniert das überall, wenn Menschen noch Menschen sind. </w:t>
      </w:r>
    </w:p>
    <w:p w14:paraId="436FF1F4"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0B0BEC55" wp14:editId="63762995">
                <wp:extent cx="4394200" cy="10160"/>
                <wp:effectExtent l="0" t="0" r="0" b="0"/>
                <wp:docPr id="151439" name="Group 15143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3" name="Picture 164483"/>
                          <pic:cNvPicPr/>
                        </pic:nvPicPr>
                        <pic:blipFill>
                          <a:blip r:embed="rId41"/>
                          <a:stretch>
                            <a:fillRect/>
                          </a:stretch>
                        </pic:blipFill>
                        <pic:spPr>
                          <a:xfrm>
                            <a:off x="-3364" y="-3781"/>
                            <a:ext cx="4398264" cy="15240"/>
                          </a:xfrm>
                          <a:prstGeom prst="rect">
                            <a:avLst/>
                          </a:prstGeom>
                        </pic:spPr>
                      </pic:pic>
                    </wpg:wgp>
                  </a:graphicData>
                </a:graphic>
              </wp:inline>
            </w:drawing>
          </mc:Choice>
          <mc:Fallback xmlns:a="http://schemas.openxmlformats.org/drawingml/2006/main">
            <w:pict>
              <v:group id="Group 151439" style="width:346pt;height:0.799988pt;mso-position-horizontal-relative:char;mso-position-vertical-relative:line" coordsize="43942,101">
                <v:shape id="Picture 164483" style="position:absolute;width:43982;height:152;left:-33;top:-37;" filled="f">
                  <v:imagedata r:id="rId42"/>
                </v:shape>
              </v:group>
            </w:pict>
          </mc:Fallback>
        </mc:AlternateContent>
      </w:r>
      <w:r>
        <w:t xml:space="preserve"> </w:t>
      </w:r>
    </w:p>
    <w:p w14:paraId="38A1F469" w14:textId="77777777" w:rsidR="002A0287" w:rsidRDefault="00000000">
      <w:pPr>
        <w:pStyle w:val="berschrift2"/>
        <w:spacing w:after="132"/>
        <w:ind w:left="-5"/>
      </w:pPr>
      <w:bookmarkStart w:id="125" w:name="_Toc170058"/>
      <w:r>
        <w:rPr>
          <w:sz w:val="32"/>
        </w:rPr>
        <w:t xml:space="preserve">Die Versorgung </w:t>
      </w:r>
      <w:bookmarkEnd w:id="125"/>
    </w:p>
    <w:p w14:paraId="382A20A9" w14:textId="77777777" w:rsidR="002A0287" w:rsidRDefault="00000000">
      <w:pPr>
        <w:spacing w:after="145"/>
        <w:ind w:left="19" w:right="15"/>
      </w:pPr>
      <w:r>
        <w:t xml:space="preserve">Es gab welche, die tranken zu viel. Die gab es immer. Die wird es immer geben. </w:t>
      </w:r>
    </w:p>
    <w:p w14:paraId="4333B5EE" w14:textId="77777777" w:rsidR="002A0287" w:rsidRDefault="00000000">
      <w:pPr>
        <w:spacing w:after="148"/>
        <w:ind w:left="19" w:right="15"/>
      </w:pPr>
      <w:r>
        <w:t xml:space="preserve">Ich versorgte sie. Nicht mit Alkohol – mit Essen. Mit Anwesenheit. Mit der Gewissheit, dass jemand da ist, der nicht urteilt. </w:t>
      </w:r>
    </w:p>
    <w:p w14:paraId="31D750B1" w14:textId="77777777" w:rsidR="002A0287" w:rsidRDefault="00000000">
      <w:pPr>
        <w:spacing w:after="148"/>
        <w:ind w:left="19" w:right="15"/>
      </w:pPr>
      <w:r>
        <w:t xml:space="preserve">Ein Koch ist manchmal Therapeut. Manchmal Beichtvater. Manchmal der einzige Mensch, der heute mit dir spricht. </w:t>
      </w:r>
    </w:p>
    <w:p w14:paraId="2C3F58FD" w14:textId="77777777" w:rsidR="002A0287" w:rsidRDefault="00000000">
      <w:pPr>
        <w:ind w:left="19" w:right="15"/>
      </w:pPr>
      <w:r>
        <w:t xml:space="preserve">Das war keine Arbeit für mich. Das war selbstverständlich. </w:t>
      </w:r>
    </w:p>
    <w:p w14:paraId="1545AEB7"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47261584" wp14:editId="1B14415F">
                <wp:extent cx="4394200" cy="10160"/>
                <wp:effectExtent l="0" t="0" r="0" b="0"/>
                <wp:docPr id="151441" name="Group 15144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4" name="Picture 164484"/>
                          <pic:cNvPicPr/>
                        </pic:nvPicPr>
                        <pic:blipFill>
                          <a:blip r:embed="rId17"/>
                          <a:stretch>
                            <a:fillRect/>
                          </a:stretch>
                        </pic:blipFill>
                        <pic:spPr>
                          <a:xfrm>
                            <a:off x="-3364" y="-4218"/>
                            <a:ext cx="4398264" cy="15240"/>
                          </a:xfrm>
                          <a:prstGeom prst="rect">
                            <a:avLst/>
                          </a:prstGeom>
                        </pic:spPr>
                      </pic:pic>
                    </wpg:wgp>
                  </a:graphicData>
                </a:graphic>
              </wp:inline>
            </w:drawing>
          </mc:Choice>
          <mc:Fallback xmlns:a="http://schemas.openxmlformats.org/drawingml/2006/main">
            <w:pict>
              <v:group id="Group 151441" style="width:346pt;height:0.799988pt;mso-position-horizontal-relative:char;mso-position-vertical-relative:line" coordsize="43942,101">
                <v:shape id="Picture 164484" style="position:absolute;width:43982;height:152;left:-33;top:-42;" filled="f">
                  <v:imagedata r:id="rId18"/>
                </v:shape>
              </v:group>
            </w:pict>
          </mc:Fallback>
        </mc:AlternateContent>
      </w:r>
      <w:r>
        <w:t xml:space="preserve"> </w:t>
      </w:r>
    </w:p>
    <w:p w14:paraId="2D4C5CED" w14:textId="77777777" w:rsidR="002A0287" w:rsidRDefault="00000000">
      <w:pPr>
        <w:pStyle w:val="berschrift2"/>
        <w:spacing w:after="132"/>
        <w:ind w:left="-5"/>
      </w:pPr>
      <w:bookmarkStart w:id="126" w:name="_Toc170059"/>
      <w:r>
        <w:rPr>
          <w:sz w:val="32"/>
        </w:rPr>
        <w:t xml:space="preserve">Die YouTube-Monate </w:t>
      </w:r>
      <w:bookmarkEnd w:id="126"/>
    </w:p>
    <w:p w14:paraId="6595BDA5" w14:textId="6D5A18B8" w:rsidR="002A0287" w:rsidRDefault="00000000">
      <w:pPr>
        <w:spacing w:after="145"/>
        <w:ind w:left="19" w:right="15"/>
      </w:pPr>
      <w:r>
        <w:t>Zwischen den Diensten</w:t>
      </w:r>
      <w:r w:rsidR="00470C48">
        <w:t>, die keine waren, saß</w:t>
      </w:r>
      <w:r>
        <w:t xml:space="preserve"> ich auf dem </w:t>
      </w:r>
      <w:proofErr w:type="gramStart"/>
      <w:r>
        <w:t>Sofa</w:t>
      </w:r>
      <w:proofErr w:type="gramEnd"/>
      <w:r w:rsidR="00470C48">
        <w:t xml:space="preserve"> das im Raum neben der Küche stand. Ich wohnte praktisch dort. Im Trockenlager/Pausenraum. Ich ging nur zum Schlafen auf mein </w:t>
      </w:r>
      <w:proofErr w:type="gramStart"/>
      <w:r w:rsidR="00470C48">
        <w:t>Zimmer</w:t>
      </w:r>
      <w:proofErr w:type="gramEnd"/>
      <w:r w:rsidR="00470C48">
        <w:t xml:space="preserve"> das unterm Dach lag.</w:t>
      </w:r>
    </w:p>
    <w:p w14:paraId="3C996312" w14:textId="77777777" w:rsidR="002A0287" w:rsidRDefault="00000000">
      <w:pPr>
        <w:spacing w:after="145"/>
        <w:ind w:left="19" w:right="15"/>
      </w:pPr>
      <w:r>
        <w:t xml:space="preserve">Tutorials. Morpheus. Niko. Irgendjemand, der erklärte, wie Code funktioniert. </w:t>
      </w:r>
    </w:p>
    <w:p w14:paraId="637A743E" w14:textId="4EB0E4F6" w:rsidR="002A0287" w:rsidRDefault="00000000">
      <w:pPr>
        <w:spacing w:after="150"/>
        <w:ind w:left="19" w:right="15"/>
      </w:pPr>
      <w:r>
        <w:t xml:space="preserve">Minecraft. Lego. Renovieren. Malen. </w:t>
      </w:r>
      <w:r w:rsidR="00470C48">
        <w:t xml:space="preserve">Kochen. Reden. Schlafen. </w:t>
      </w:r>
      <w:proofErr w:type="spellStart"/>
      <w:r w:rsidR="00470C48">
        <w:t>Repeed</w:t>
      </w:r>
      <w:proofErr w:type="spellEnd"/>
      <w:r w:rsidR="00470C48">
        <w:t>.</w:t>
      </w:r>
    </w:p>
    <w:p w14:paraId="6BCA4C08" w14:textId="77777777" w:rsidR="002A0287" w:rsidRDefault="00000000">
      <w:pPr>
        <w:ind w:left="19" w:right="15"/>
      </w:pPr>
      <w:r>
        <w:t xml:space="preserve">Nichts Wildes. Aber auch nichts, das die Stimme zum Schweigen brachte. </w:t>
      </w:r>
    </w:p>
    <w:p w14:paraId="4AD3C31F"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731C99DF" wp14:editId="2B480157">
                <wp:extent cx="4394200" cy="10160"/>
                <wp:effectExtent l="0" t="0" r="0" b="0"/>
                <wp:docPr id="151442" name="Group 15144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5" name="Picture 164485"/>
                          <pic:cNvPicPr/>
                        </pic:nvPicPr>
                        <pic:blipFill>
                          <a:blip r:embed="rId21"/>
                          <a:stretch>
                            <a:fillRect/>
                          </a:stretch>
                        </pic:blipFill>
                        <pic:spPr>
                          <a:xfrm>
                            <a:off x="-3364" y="-5804"/>
                            <a:ext cx="4398264" cy="18288"/>
                          </a:xfrm>
                          <a:prstGeom prst="rect">
                            <a:avLst/>
                          </a:prstGeom>
                        </pic:spPr>
                      </pic:pic>
                    </wpg:wgp>
                  </a:graphicData>
                </a:graphic>
              </wp:inline>
            </w:drawing>
          </mc:Choice>
          <mc:Fallback xmlns:a="http://schemas.openxmlformats.org/drawingml/2006/main">
            <w:pict>
              <v:group id="Group 151442" style="width:346pt;height:0.799988pt;mso-position-horizontal-relative:char;mso-position-vertical-relative:line" coordsize="43942,101">
                <v:shape id="Picture 164485" style="position:absolute;width:43982;height:182;left:-33;top:-58;" filled="f">
                  <v:imagedata r:id="rId22"/>
                </v:shape>
              </v:group>
            </w:pict>
          </mc:Fallback>
        </mc:AlternateContent>
      </w:r>
      <w:r>
        <w:t xml:space="preserve"> </w:t>
      </w:r>
    </w:p>
    <w:p w14:paraId="38F14B9D" w14:textId="77777777" w:rsidR="002A0287" w:rsidRDefault="00000000">
      <w:pPr>
        <w:pStyle w:val="berschrift2"/>
        <w:spacing w:after="132"/>
        <w:ind w:left="-5"/>
      </w:pPr>
      <w:bookmarkStart w:id="127" w:name="_Toc170060"/>
      <w:r>
        <w:rPr>
          <w:sz w:val="32"/>
        </w:rPr>
        <w:t xml:space="preserve">Die Stimme </w:t>
      </w:r>
      <w:bookmarkEnd w:id="127"/>
    </w:p>
    <w:p w14:paraId="1BEE873A" w14:textId="77777777" w:rsidR="002A0287" w:rsidRDefault="00000000">
      <w:pPr>
        <w:spacing w:after="141"/>
        <w:ind w:left="19" w:right="15"/>
      </w:pPr>
      <w:r>
        <w:t xml:space="preserve">Da fehlt noch ein Stück. </w:t>
      </w:r>
    </w:p>
    <w:p w14:paraId="28C67099" w14:textId="77777777" w:rsidR="002A0287" w:rsidRDefault="00000000">
      <w:pPr>
        <w:spacing w:after="153"/>
        <w:ind w:left="19" w:right="15"/>
      </w:pPr>
      <w:r>
        <w:t xml:space="preserve">Sie war immer da. In jeder ruhigen Minute. In jedem halben Hähnchen, das ich marinierte. In jeder Nacht, in der ich nicht schlafen konnte. </w:t>
      </w:r>
    </w:p>
    <w:p w14:paraId="5FDA5DB8" w14:textId="77777777" w:rsidR="002A0287" w:rsidRDefault="00000000">
      <w:pPr>
        <w:ind w:left="19" w:right="15"/>
      </w:pPr>
      <w:r>
        <w:t xml:space="preserve">Da fehlt noch ein Stück. </w:t>
      </w:r>
    </w:p>
    <w:p w14:paraId="574A4844"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04682DB7" wp14:editId="2BAE876B">
                <wp:extent cx="4394200" cy="10160"/>
                <wp:effectExtent l="0" t="0" r="0" b="0"/>
                <wp:docPr id="151443" name="Group 15144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6" name="Picture 164486"/>
                          <pic:cNvPicPr/>
                        </pic:nvPicPr>
                        <pic:blipFill>
                          <a:blip r:embed="rId21"/>
                          <a:stretch>
                            <a:fillRect/>
                          </a:stretch>
                        </pic:blipFill>
                        <pic:spPr>
                          <a:xfrm>
                            <a:off x="-3364" y="-5868"/>
                            <a:ext cx="4398264" cy="18288"/>
                          </a:xfrm>
                          <a:prstGeom prst="rect">
                            <a:avLst/>
                          </a:prstGeom>
                        </pic:spPr>
                      </pic:pic>
                    </wpg:wgp>
                  </a:graphicData>
                </a:graphic>
              </wp:inline>
            </w:drawing>
          </mc:Choice>
          <mc:Fallback xmlns:a="http://schemas.openxmlformats.org/drawingml/2006/main">
            <w:pict>
              <v:group id="Group 151443" style="width:346pt;height:0.799988pt;mso-position-horizontal-relative:char;mso-position-vertical-relative:line" coordsize="43942,101">
                <v:shape id="Picture 164486" style="position:absolute;width:43982;height:182;left:-33;top:-58;" filled="f">
                  <v:imagedata r:id="rId22"/>
                </v:shape>
              </v:group>
            </w:pict>
          </mc:Fallback>
        </mc:AlternateContent>
      </w:r>
      <w:r>
        <w:t xml:space="preserve"> </w:t>
      </w:r>
    </w:p>
    <w:p w14:paraId="57C32C2C" w14:textId="77777777" w:rsidR="002A0287" w:rsidRDefault="00000000">
      <w:pPr>
        <w:pStyle w:val="berschrift2"/>
        <w:spacing w:after="132"/>
        <w:ind w:left="-5"/>
      </w:pPr>
      <w:bookmarkStart w:id="128" w:name="_Toc170061"/>
      <w:r>
        <w:rPr>
          <w:sz w:val="32"/>
        </w:rPr>
        <w:t xml:space="preserve">Der Abschied </w:t>
      </w:r>
      <w:bookmarkEnd w:id="128"/>
    </w:p>
    <w:p w14:paraId="75827B28" w14:textId="77777777" w:rsidR="002A0287" w:rsidRDefault="00000000">
      <w:pPr>
        <w:spacing w:after="145"/>
        <w:ind w:left="19" w:right="15"/>
      </w:pPr>
      <w:r>
        <w:t xml:space="preserve">Ich wurde unzufriedener. Nicht weil es schlecht war. </w:t>
      </w:r>
    </w:p>
    <w:p w14:paraId="29BBB24E" w14:textId="77777777" w:rsidR="002A0287" w:rsidRDefault="00000000">
      <w:pPr>
        <w:spacing w:after="145"/>
        <w:ind w:left="19" w:right="15"/>
      </w:pPr>
      <w:r>
        <w:t xml:space="preserve">Es war gut. Das Dorf war gut. Die Menschen waren gut. Die kleine Kneipe war gut. </w:t>
      </w:r>
    </w:p>
    <w:p w14:paraId="20B42F15" w14:textId="77777777" w:rsidR="002A0287" w:rsidRDefault="00000000">
      <w:pPr>
        <w:spacing w:after="145"/>
        <w:ind w:left="19" w:right="15"/>
      </w:pPr>
      <w:r>
        <w:t xml:space="preserve">Aber die Routine kam. Und mit der Routine kam das Gefühl. </w:t>
      </w:r>
    </w:p>
    <w:p w14:paraId="3B7EFCD0" w14:textId="77777777" w:rsidR="002A0287" w:rsidRDefault="00000000">
      <w:pPr>
        <w:ind w:left="19" w:right="15"/>
      </w:pPr>
      <w:r>
        <w:t xml:space="preserve">Das Gefühl, das mich immer weiterzieht. </w:t>
      </w:r>
    </w:p>
    <w:p w14:paraId="11B59CA5" w14:textId="77777777" w:rsidR="002A0287" w:rsidRDefault="00000000">
      <w:pPr>
        <w:spacing w:after="0" w:line="259" w:lineRule="auto"/>
        <w:ind w:left="-8" w:right="2050" w:firstLine="0"/>
        <w:jc w:val="center"/>
      </w:pPr>
      <w:r>
        <w:rPr>
          <w:rFonts w:ascii="Calibri" w:eastAsia="Calibri" w:hAnsi="Calibri" w:cs="Calibri"/>
          <w:noProof/>
          <w:sz w:val="22"/>
        </w:rPr>
        <w:lastRenderedPageBreak/>
        <mc:AlternateContent>
          <mc:Choice Requires="wpg">
            <w:drawing>
              <wp:inline distT="0" distB="0" distL="0" distR="0" wp14:anchorId="618DE7B7" wp14:editId="1BFF3B23">
                <wp:extent cx="4394200" cy="10161"/>
                <wp:effectExtent l="0" t="0" r="0" b="0"/>
                <wp:docPr id="151445" name="Group 151445"/>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487" name="Picture 164487"/>
                          <pic:cNvPicPr/>
                        </pic:nvPicPr>
                        <pic:blipFill>
                          <a:blip r:embed="rId19"/>
                          <a:stretch>
                            <a:fillRect/>
                          </a:stretch>
                        </pic:blipFill>
                        <pic:spPr>
                          <a:xfrm>
                            <a:off x="-3364" y="-4406"/>
                            <a:ext cx="4398264" cy="15240"/>
                          </a:xfrm>
                          <a:prstGeom prst="rect">
                            <a:avLst/>
                          </a:prstGeom>
                        </pic:spPr>
                      </pic:pic>
                    </wpg:wgp>
                  </a:graphicData>
                </a:graphic>
              </wp:inline>
            </w:drawing>
          </mc:Choice>
          <mc:Fallback xmlns:a="http://schemas.openxmlformats.org/drawingml/2006/main">
            <w:pict>
              <v:group id="Group 151445" style="width:346pt;height:0.800049pt;mso-position-horizontal-relative:char;mso-position-vertical-relative:line" coordsize="43942,101">
                <v:shape id="Picture 164487" style="position:absolute;width:43982;height:152;left:-33;top:-44;" filled="f">
                  <v:imagedata r:id="rId20"/>
                </v:shape>
              </v:group>
            </w:pict>
          </mc:Fallback>
        </mc:AlternateContent>
      </w:r>
      <w:r>
        <w:t xml:space="preserve"> </w:t>
      </w:r>
    </w:p>
    <w:p w14:paraId="7F471AB0" w14:textId="77777777" w:rsidR="002A0287" w:rsidRDefault="00000000">
      <w:pPr>
        <w:spacing w:after="145"/>
        <w:ind w:left="19" w:right="15"/>
      </w:pPr>
      <w:r>
        <w:t xml:space="preserve">Ich hielt es nicht mehr aus. </w:t>
      </w:r>
    </w:p>
    <w:p w14:paraId="65D7CD58" w14:textId="77777777" w:rsidR="002A0287" w:rsidRDefault="00000000">
      <w:pPr>
        <w:spacing w:after="145"/>
        <w:ind w:left="19" w:right="15"/>
      </w:pPr>
      <w:r>
        <w:t xml:space="preserve">Ich ging. Wieder einmal. </w:t>
      </w:r>
    </w:p>
    <w:p w14:paraId="22ED891B" w14:textId="77777777" w:rsidR="002A0287" w:rsidRDefault="00000000">
      <w:pPr>
        <w:ind w:left="19" w:right="15"/>
      </w:pPr>
      <w:r>
        <w:t xml:space="preserve">Das Dorf verstand. Das Dorf versteht immer. Das ist das Gute an Orten, die keinen Namen brauchen. </w:t>
      </w:r>
    </w:p>
    <w:p w14:paraId="0DB18603"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298C7785" wp14:editId="0CD1FFF0">
                <wp:extent cx="4394200" cy="10160"/>
                <wp:effectExtent l="0" t="0" r="0" b="0"/>
                <wp:docPr id="151344" name="Group 15134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8" name="Picture 164488"/>
                          <pic:cNvPicPr/>
                        </pic:nvPicPr>
                        <pic:blipFill>
                          <a:blip r:embed="rId21"/>
                          <a:stretch>
                            <a:fillRect/>
                          </a:stretch>
                        </pic:blipFill>
                        <pic:spPr>
                          <a:xfrm>
                            <a:off x="-3364" y="-5746"/>
                            <a:ext cx="4398264" cy="18288"/>
                          </a:xfrm>
                          <a:prstGeom prst="rect">
                            <a:avLst/>
                          </a:prstGeom>
                        </pic:spPr>
                      </pic:pic>
                    </wpg:wgp>
                  </a:graphicData>
                </a:graphic>
              </wp:inline>
            </w:drawing>
          </mc:Choice>
          <mc:Fallback xmlns:a="http://schemas.openxmlformats.org/drawingml/2006/main">
            <w:pict>
              <v:group id="Group 151344" style="width:346pt;height:0.799988pt;mso-position-horizontal-relative:char;mso-position-vertical-relative:line" coordsize="43942,101">
                <v:shape id="Picture 164488" style="position:absolute;width:43982;height:182;left:-33;top:-57;" filled="f">
                  <v:imagedata r:id="rId22"/>
                </v:shape>
              </v:group>
            </w:pict>
          </mc:Fallback>
        </mc:AlternateContent>
      </w:r>
      <w:r>
        <w:t xml:space="preserve"> </w:t>
      </w:r>
    </w:p>
    <w:p w14:paraId="6E6ED337" w14:textId="77777777" w:rsidR="002A0287" w:rsidRDefault="00000000">
      <w:pPr>
        <w:spacing w:after="145"/>
        <w:ind w:left="19" w:right="15"/>
      </w:pPr>
      <w:r>
        <w:t xml:space="preserve">Ich wusste nicht, dass das fehlende Stück in Berlin lag. </w:t>
      </w:r>
    </w:p>
    <w:p w14:paraId="2CA9D2AD" w14:textId="77777777" w:rsidR="002A0287" w:rsidRDefault="00000000">
      <w:pPr>
        <w:spacing w:after="150"/>
        <w:ind w:left="19" w:right="15"/>
      </w:pPr>
      <w:r>
        <w:t xml:space="preserve">Ich wusste nicht, dass es Swift hieß. </w:t>
      </w:r>
    </w:p>
    <w:p w14:paraId="0A040DB1" w14:textId="77777777" w:rsidR="002A0287" w:rsidRDefault="00000000">
      <w:pPr>
        <w:ind w:left="19" w:right="15"/>
      </w:pPr>
      <w:r>
        <w:t xml:space="preserve">Ich wusste nur: Hier ist es nicht. </w:t>
      </w:r>
    </w:p>
    <w:p w14:paraId="588E06C8"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6F544CC3" wp14:editId="1011C5FC">
                <wp:extent cx="4394200" cy="10160"/>
                <wp:effectExtent l="0" t="0" r="0" b="0"/>
                <wp:docPr id="151345" name="Group 15134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89" name="Picture 164489"/>
                          <pic:cNvPicPr/>
                        </pic:nvPicPr>
                        <pic:blipFill>
                          <a:blip r:embed="rId37"/>
                          <a:stretch>
                            <a:fillRect/>
                          </a:stretch>
                        </pic:blipFill>
                        <pic:spPr>
                          <a:xfrm>
                            <a:off x="-3364" y="-4121"/>
                            <a:ext cx="4398264" cy="15240"/>
                          </a:xfrm>
                          <a:prstGeom prst="rect">
                            <a:avLst/>
                          </a:prstGeom>
                        </pic:spPr>
                      </pic:pic>
                    </wpg:wgp>
                  </a:graphicData>
                </a:graphic>
              </wp:inline>
            </w:drawing>
          </mc:Choice>
          <mc:Fallback xmlns:a="http://schemas.openxmlformats.org/drawingml/2006/main">
            <w:pict>
              <v:group id="Group 151345" style="width:346pt;height:0.799988pt;mso-position-horizontal-relative:char;mso-position-vertical-relative:line" coordsize="43942,101">
                <v:shape id="Picture 164489" style="position:absolute;width:43982;height:152;left:-33;top:-41;" filled="f">
                  <v:imagedata r:id="rId38"/>
                </v:shape>
              </v:group>
            </w:pict>
          </mc:Fallback>
        </mc:AlternateContent>
      </w:r>
      <w:r>
        <w:t xml:space="preserve"> </w:t>
      </w:r>
    </w:p>
    <w:p w14:paraId="5BA70B6F" w14:textId="77777777" w:rsidR="002A0287" w:rsidRDefault="00000000">
      <w:pPr>
        <w:spacing w:after="145"/>
        <w:ind w:left="19" w:right="15"/>
      </w:pPr>
      <w:r>
        <w:t xml:space="preserve">Manche Menschen haben Wurzeln. </w:t>
      </w:r>
    </w:p>
    <w:p w14:paraId="326E86EE" w14:textId="77777777" w:rsidR="002A0287" w:rsidRDefault="00000000">
      <w:pPr>
        <w:spacing w:after="150"/>
        <w:ind w:left="19" w:right="15"/>
      </w:pPr>
      <w:r>
        <w:t xml:space="preserve">Ich habe Beine. </w:t>
      </w:r>
    </w:p>
    <w:p w14:paraId="553B17A0" w14:textId="77777777" w:rsidR="002A0287" w:rsidRDefault="00000000">
      <w:pPr>
        <w:spacing w:after="137"/>
        <w:ind w:left="19" w:right="804"/>
      </w:pPr>
      <w:r>
        <w:t xml:space="preserve">Aber manchmal, in der Stille einer kleinen Kneipe, während die Welt draußen zerbricht – manchmal wachsen auch Beinen Wurzeln. </w:t>
      </w:r>
    </w:p>
    <w:p w14:paraId="570633AF" w14:textId="77777777" w:rsidR="002A0287" w:rsidRDefault="00000000">
      <w:pPr>
        <w:ind w:left="19" w:right="15"/>
      </w:pPr>
      <w:r>
        <w:t xml:space="preserve">Sie reißen nur wieder ab, wenn die Stimme ruft. </w:t>
      </w:r>
    </w:p>
    <w:p w14:paraId="23F9A342"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14E512AA" wp14:editId="3309CD7D">
                <wp:extent cx="4394200" cy="10160"/>
                <wp:effectExtent l="0" t="0" r="0" b="0"/>
                <wp:docPr id="151346" name="Group 15134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0" name="Picture 164490"/>
                          <pic:cNvPicPr/>
                        </pic:nvPicPr>
                        <pic:blipFill>
                          <a:blip r:embed="rId41"/>
                          <a:stretch>
                            <a:fillRect/>
                          </a:stretch>
                        </pic:blipFill>
                        <pic:spPr>
                          <a:xfrm>
                            <a:off x="-3364" y="-3820"/>
                            <a:ext cx="4398264" cy="15240"/>
                          </a:xfrm>
                          <a:prstGeom prst="rect">
                            <a:avLst/>
                          </a:prstGeom>
                        </pic:spPr>
                      </pic:pic>
                    </wpg:wgp>
                  </a:graphicData>
                </a:graphic>
              </wp:inline>
            </w:drawing>
          </mc:Choice>
          <mc:Fallback xmlns:a="http://schemas.openxmlformats.org/drawingml/2006/main">
            <w:pict>
              <v:group id="Group 151346" style="width:346pt;height:0.800018pt;mso-position-horizontal-relative:char;mso-position-vertical-relative:line" coordsize="43942,101">
                <v:shape id="Picture 164490" style="position:absolute;width:43982;height:152;left:-33;top:-38;" filled="f">
                  <v:imagedata r:id="rId42"/>
                </v:shape>
              </v:group>
            </w:pict>
          </mc:Fallback>
        </mc:AlternateContent>
      </w:r>
      <w:r>
        <w:t xml:space="preserve"> </w:t>
      </w:r>
    </w:p>
    <w:p w14:paraId="3AF8D6EB" w14:textId="77777777" w:rsidR="002A0287" w:rsidRDefault="00000000">
      <w:pPr>
        <w:spacing w:after="188"/>
        <w:ind w:left="19" w:right="15"/>
      </w:pPr>
      <w:r>
        <w:t xml:space="preserve">[Ende Kapitel 15] </w:t>
      </w:r>
    </w:p>
    <w:p w14:paraId="7759DB32" w14:textId="356C4884" w:rsidR="00470C48" w:rsidRDefault="00000000">
      <w:pPr>
        <w:spacing w:after="174"/>
        <w:ind w:left="19" w:right="15"/>
      </w:pPr>
      <w:r>
        <w:rPr>
          <w:noProof/>
        </w:rPr>
        <w:drawing>
          <wp:anchor distT="0" distB="0" distL="114300" distR="114300" simplePos="0" relativeHeight="251660288" behindDoc="0" locked="0" layoutInCell="1" allowOverlap="0" wp14:anchorId="1A1D0410" wp14:editId="66319082">
            <wp:simplePos x="0" y="0"/>
            <wp:positionH relativeFrom="column">
              <wp:posOffset>1460500</wp:posOffset>
            </wp:positionH>
            <wp:positionV relativeFrom="paragraph">
              <wp:posOffset>-11286</wp:posOffset>
            </wp:positionV>
            <wp:extent cx="152400" cy="152400"/>
            <wp:effectExtent l="0" t="0" r="0" b="0"/>
            <wp:wrapNone/>
            <wp:docPr id="10495" name="Picture 10495"/>
            <wp:cNvGraphicFramePr/>
            <a:graphic xmlns:a="http://schemas.openxmlformats.org/drawingml/2006/main">
              <a:graphicData uri="http://schemas.openxmlformats.org/drawingml/2006/picture">
                <pic:pic xmlns:pic="http://schemas.openxmlformats.org/drawingml/2006/picture">
                  <pic:nvPicPr>
                    <pic:cNvPr id="10495" name="Picture 10495"/>
                    <pic:cNvPicPr/>
                  </pic:nvPicPr>
                  <pic:blipFill>
                    <a:blip r:embed="rId48"/>
                    <a:stretch>
                      <a:fillRect/>
                    </a:stretch>
                  </pic:blipFill>
                  <pic:spPr>
                    <a:xfrm>
                      <a:off x="0" y="0"/>
                      <a:ext cx="152400" cy="152400"/>
                    </a:xfrm>
                    <a:prstGeom prst="rect">
                      <a:avLst/>
                    </a:prstGeom>
                  </pic:spPr>
                </pic:pic>
              </a:graphicData>
            </a:graphic>
          </wp:anchor>
        </w:drawing>
      </w:r>
      <w:r>
        <w:t xml:space="preserve">Wörter: ~650 Status: </w:t>
      </w:r>
      <w:r>
        <w:rPr>
          <w:rFonts w:ascii="Calibri" w:eastAsia="Calibri" w:hAnsi="Calibri" w:cs="Calibri"/>
        </w:rPr>
        <w:t>✅</w:t>
      </w:r>
      <w:r>
        <w:t xml:space="preserve"> FERTIG </w:t>
      </w:r>
    </w:p>
    <w:p w14:paraId="1626D303" w14:textId="77777777" w:rsidR="00470C48" w:rsidRDefault="00470C48">
      <w:pPr>
        <w:spacing w:after="160" w:line="278" w:lineRule="auto"/>
        <w:ind w:left="0" w:right="0" w:firstLine="0"/>
      </w:pPr>
      <w:r>
        <w:br w:type="page"/>
      </w:r>
    </w:p>
    <w:p w14:paraId="5AEF9D24" w14:textId="77777777" w:rsidR="002A0287" w:rsidRDefault="002A0287">
      <w:pPr>
        <w:spacing w:after="174"/>
        <w:ind w:left="19" w:right="15"/>
      </w:pPr>
    </w:p>
    <w:p w14:paraId="4D3B0799"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C9F4AC7" w14:textId="77777777" w:rsidR="002A0287" w:rsidRDefault="00000000">
      <w:pPr>
        <w:spacing w:after="192" w:line="259" w:lineRule="auto"/>
        <w:ind w:left="12" w:right="0"/>
        <w:jc w:val="center"/>
      </w:pPr>
      <w:r>
        <w:rPr>
          <w:sz w:val="36"/>
        </w:rPr>
        <w:t>INTERMEZZO</w:t>
      </w:r>
      <w:r>
        <w:rPr>
          <w:sz w:val="36"/>
          <w:vertAlign w:val="subscript"/>
        </w:rPr>
        <w:t xml:space="preserve"> </w:t>
      </w:r>
    </w:p>
    <w:p w14:paraId="36049819" w14:textId="77777777" w:rsidR="002A0287" w:rsidRDefault="00000000">
      <w:pPr>
        <w:spacing w:after="143" w:line="265" w:lineRule="auto"/>
        <w:ind w:left="13" w:right="1"/>
        <w:jc w:val="center"/>
      </w:pPr>
      <w:r>
        <w:rPr>
          <w:sz w:val="32"/>
        </w:rPr>
        <w:t>Minecraft</w:t>
      </w:r>
      <w:r>
        <w:t xml:space="preserve"> </w:t>
      </w:r>
    </w:p>
    <w:p w14:paraId="694BCED2" w14:textId="77777777" w:rsidR="002A0287" w:rsidRDefault="00000000">
      <w:pPr>
        <w:spacing w:after="611" w:line="265" w:lineRule="auto"/>
        <w:ind w:left="12" w:right="0"/>
        <w:jc w:val="center"/>
      </w:pPr>
      <w:r>
        <w:rPr>
          <w:sz w:val="22"/>
        </w:rPr>
        <w:t>Eine Welt die funktioniert. Bis der Creeper kommt.</w:t>
      </w:r>
      <w:r>
        <w:t xml:space="preserve"> </w:t>
      </w:r>
    </w:p>
    <w:p w14:paraId="1C4A4308" w14:textId="77777777" w:rsidR="002A0287" w:rsidRDefault="00000000">
      <w:pPr>
        <w:ind w:left="19" w:right="15"/>
      </w:pPr>
      <w:r>
        <w:t xml:space="preserve">Minecraft war komisch. </w:t>
      </w:r>
    </w:p>
    <w:p w14:paraId="67FA3D3B" w14:textId="77777777" w:rsidR="002A0287" w:rsidRDefault="00000000">
      <w:pPr>
        <w:ind w:left="19" w:right="15"/>
      </w:pPr>
      <w:r>
        <w:t xml:space="preserve">Mitbekommen </w:t>
      </w:r>
      <w:proofErr w:type="gramStart"/>
      <w:r>
        <w:t>hab</w:t>
      </w:r>
      <w:proofErr w:type="gramEnd"/>
      <w:r>
        <w:t xml:space="preserve"> ich es zuerst nur am Rande. </w:t>
      </w:r>
      <w:proofErr w:type="gramStart"/>
      <w:r>
        <w:t>Interessant,</w:t>
      </w:r>
      <w:proofErr w:type="gramEnd"/>
      <w:r>
        <w:t xml:space="preserve"> dachte ich. Mein Fokus lag damals aber gewiss woanders. </w:t>
      </w:r>
    </w:p>
    <w:p w14:paraId="060BEA89" w14:textId="77777777" w:rsidR="002A0287" w:rsidRDefault="00000000">
      <w:pPr>
        <w:ind w:left="19" w:right="15"/>
      </w:pPr>
      <w:r>
        <w:t xml:space="preserve">Aber ich hatte eine Vorstellung, was da passiert. Hammer. </w:t>
      </w:r>
    </w:p>
    <w:p w14:paraId="1231450A" w14:textId="77777777" w:rsidR="002A0287" w:rsidRDefault="00000000">
      <w:pPr>
        <w:spacing w:after="409"/>
        <w:ind w:left="19" w:right="15"/>
      </w:pPr>
      <w:r>
        <w:t xml:space="preserve">Egal. Arbeit, Arbeit, Arbeit. Alles für die Horde. </w:t>
      </w:r>
    </w:p>
    <w:p w14:paraId="07325E1D" w14:textId="77777777" w:rsidR="002A0287" w:rsidRDefault="00000000">
      <w:pPr>
        <w:ind w:left="19" w:right="15"/>
      </w:pPr>
      <w:r>
        <w:t xml:space="preserve">Irgendwann im Urlaub oder kurz vor der Nordsee lud ich mir eine Version herunter und vergaß es. </w:t>
      </w:r>
    </w:p>
    <w:p w14:paraId="32512AF8" w14:textId="77777777" w:rsidR="002A0287" w:rsidRDefault="00000000">
      <w:pPr>
        <w:ind w:left="19" w:right="15"/>
      </w:pPr>
      <w:r>
        <w:t xml:space="preserve">Wochen später öffnete ich die Datei und installierte Minecraft 1.8 oder so. </w:t>
      </w:r>
    </w:p>
    <w:p w14:paraId="6EEA3AEA" w14:textId="77777777" w:rsidR="002A0287" w:rsidRDefault="00000000">
      <w:pPr>
        <w:ind w:left="19" w:right="15"/>
      </w:pPr>
      <w:r>
        <w:t xml:space="preserve">Ich war irritiert und ließ es wieder gut sein. Wo war die Anleitung? </w:t>
      </w:r>
    </w:p>
    <w:p w14:paraId="2AE32682" w14:textId="77777777" w:rsidR="002A0287" w:rsidRDefault="00000000">
      <w:pPr>
        <w:spacing w:after="409"/>
        <w:ind w:left="19" w:right="15"/>
      </w:pPr>
      <w:r>
        <w:t xml:space="preserve">Egal. Schlafen und weiterarbeiten. </w:t>
      </w:r>
    </w:p>
    <w:p w14:paraId="67491AAC" w14:textId="77777777" w:rsidR="002A0287" w:rsidRDefault="00000000">
      <w:pPr>
        <w:ind w:left="19" w:right="15"/>
      </w:pPr>
      <w:r>
        <w:t xml:space="preserve">So ging das Stück für Stück. Bis ich mit der 1.12 zu spielen begann. </w:t>
      </w:r>
    </w:p>
    <w:p w14:paraId="7A912354" w14:textId="77777777" w:rsidR="002A0287" w:rsidRDefault="00000000">
      <w:pPr>
        <w:ind w:left="19" w:right="15"/>
      </w:pPr>
      <w:r>
        <w:t xml:space="preserve">Ich brauchte noch bis zur 1.16, um den Drachen zu besiegen. </w:t>
      </w:r>
    </w:p>
    <w:p w14:paraId="2D054E78" w14:textId="77777777" w:rsidR="002A0287" w:rsidRDefault="00000000">
      <w:pPr>
        <w:ind w:left="19" w:right="15"/>
      </w:pPr>
      <w:r>
        <w:t>Ich spielte nicht so oft und nicht intensiv. Manchmal schaute ich Basti zu, noch als „</w:t>
      </w:r>
      <w:proofErr w:type="spellStart"/>
      <w:r>
        <w:t>GermanHungerGamesHD</w:t>
      </w:r>
      <w:proofErr w:type="spellEnd"/>
      <w:r>
        <w:t xml:space="preserve">“. Ich mochte es und schlief erschöpft nach der Arbeit ein. </w:t>
      </w:r>
    </w:p>
    <w:p w14:paraId="3FA01C4C" w14:textId="77777777" w:rsidR="002A0287" w:rsidRDefault="00000000">
      <w:pPr>
        <w:spacing w:after="409"/>
        <w:ind w:left="19" w:right="15"/>
      </w:pPr>
      <w:r>
        <w:t xml:space="preserve">Auch beim Spielen hielt ich nie lange durch. Meist zu müde oder zu viel zu tun. </w:t>
      </w:r>
    </w:p>
    <w:p w14:paraId="7C6A6D1E" w14:textId="77777777" w:rsidR="002A0287" w:rsidRDefault="00000000">
      <w:pPr>
        <w:spacing w:after="412" w:line="265" w:lineRule="auto"/>
        <w:ind w:left="11" w:right="0"/>
        <w:jc w:val="center"/>
      </w:pPr>
      <w:r>
        <w:t xml:space="preserve">— </w:t>
      </w:r>
    </w:p>
    <w:p w14:paraId="19E90C1D" w14:textId="77777777" w:rsidR="002A0287" w:rsidRDefault="00000000">
      <w:pPr>
        <w:spacing w:after="409"/>
        <w:ind w:left="19" w:right="15"/>
      </w:pPr>
      <w:r>
        <w:t xml:space="preserve">Das änderte sich mit Corona. </w:t>
      </w:r>
    </w:p>
    <w:p w14:paraId="1C8283E3" w14:textId="77777777" w:rsidR="002A0287" w:rsidRDefault="00000000">
      <w:pPr>
        <w:ind w:left="19" w:right="15"/>
      </w:pPr>
      <w:r>
        <w:t xml:space="preserve">Ich zockte. Schaute </w:t>
      </w:r>
      <w:proofErr w:type="spellStart"/>
      <w:r>
        <w:t>Craftattack</w:t>
      </w:r>
      <w:proofErr w:type="spellEnd"/>
      <w:r>
        <w:t xml:space="preserve"> 24/7. Den einen, Spark </w:t>
      </w:r>
      <w:proofErr w:type="spellStart"/>
      <w:r>
        <w:t>of</w:t>
      </w:r>
      <w:proofErr w:type="spellEnd"/>
      <w:r>
        <w:t xml:space="preserve"> Phoenix, kannte ich noch von justin.tv oder so. Einer </w:t>
      </w:r>
      <w:proofErr w:type="gramStart"/>
      <w:r>
        <w:t>ganz frühen</w:t>
      </w:r>
      <w:proofErr w:type="gramEnd"/>
      <w:r>
        <w:t xml:space="preserve"> Streaming-Plattform. </w:t>
      </w:r>
    </w:p>
    <w:p w14:paraId="560A5CA7" w14:textId="77777777" w:rsidR="002A0287" w:rsidRDefault="00000000">
      <w:pPr>
        <w:spacing w:after="409"/>
        <w:ind w:left="19" w:right="15"/>
      </w:pPr>
      <w:r>
        <w:t xml:space="preserve">Seitdem habe ich kein Fernsehen mehr gesehen. </w:t>
      </w:r>
    </w:p>
    <w:p w14:paraId="66914D8E" w14:textId="77777777" w:rsidR="002A0287" w:rsidRDefault="00000000">
      <w:pPr>
        <w:ind w:left="19" w:right="15"/>
      </w:pPr>
      <w:r>
        <w:t xml:space="preserve">Minecraft. Jede freie Minute. </w:t>
      </w:r>
    </w:p>
    <w:p w14:paraId="6F592716" w14:textId="77777777" w:rsidR="002A0287" w:rsidRDefault="00000000">
      <w:pPr>
        <w:ind w:left="19" w:right="15"/>
      </w:pPr>
      <w:r>
        <w:t xml:space="preserve">Manchmal wochenlang am Stück. Während Corona. Oder wenn ich krank war. </w:t>
      </w:r>
    </w:p>
    <w:p w14:paraId="4A3D636A" w14:textId="77777777" w:rsidR="002A0287" w:rsidRDefault="00000000">
      <w:pPr>
        <w:spacing w:after="409"/>
        <w:ind w:left="19" w:right="15"/>
      </w:pPr>
      <w:r>
        <w:lastRenderedPageBreak/>
        <w:t xml:space="preserve">Ich liebe dieses Spiel. </w:t>
      </w:r>
    </w:p>
    <w:p w14:paraId="301BAD0E" w14:textId="77777777" w:rsidR="002A0287" w:rsidRDefault="00000000">
      <w:pPr>
        <w:ind w:left="19" w:right="15"/>
      </w:pPr>
      <w:r>
        <w:t xml:space="preserve">Dann lernte ich die ganze Minecraft-Szene auf YouTube kennen und </w:t>
      </w:r>
      <w:proofErr w:type="spellStart"/>
      <w:r>
        <w:t>suchtete</w:t>
      </w:r>
      <w:proofErr w:type="spellEnd"/>
      <w:r>
        <w:t xml:space="preserve"> </w:t>
      </w:r>
      <w:proofErr w:type="spellStart"/>
      <w:r>
        <w:t>Craftattack</w:t>
      </w:r>
      <w:proofErr w:type="spellEnd"/>
      <w:r>
        <w:t xml:space="preserve">. Das sagte ich schon. </w:t>
      </w:r>
    </w:p>
    <w:p w14:paraId="30CAB9DE" w14:textId="77777777" w:rsidR="002A0287" w:rsidRDefault="00000000">
      <w:pPr>
        <w:ind w:left="19" w:right="15"/>
      </w:pPr>
      <w:r>
        <w:t xml:space="preserve">Ich weiß mittlerweile alles. Früher Star Wars, heute Minecraft. </w:t>
      </w:r>
    </w:p>
    <w:p w14:paraId="6C4953EF" w14:textId="77777777" w:rsidR="002A0287" w:rsidRDefault="00000000">
      <w:pPr>
        <w:spacing w:after="407"/>
        <w:ind w:left="19" w:right="15"/>
      </w:pPr>
      <w:r>
        <w:t xml:space="preserve">Frag mich was und ich kenne die Antwort. Naja, hochgestapelt. Aber für einen alten Mann spiele ich gut. </w:t>
      </w:r>
    </w:p>
    <w:p w14:paraId="5425F34E" w14:textId="77777777" w:rsidR="002A0287" w:rsidRDefault="00000000">
      <w:pPr>
        <w:spacing w:after="407"/>
        <w:ind w:left="19" w:right="15"/>
      </w:pPr>
      <w:r>
        <w:t>12-</w:t>
      </w:r>
      <w:proofErr w:type="gramStart"/>
      <w:r>
        <w:t>Jährige</w:t>
      </w:r>
      <w:proofErr w:type="gramEnd"/>
      <w:r>
        <w:t xml:space="preserve"> </w:t>
      </w:r>
      <w:proofErr w:type="spellStart"/>
      <w:r>
        <w:t>crystallen</w:t>
      </w:r>
      <w:proofErr w:type="spellEnd"/>
      <w:r>
        <w:t xml:space="preserve"> mich bestimmt kaputt oder erledigen mich im PvP. Aber deshalb spiele ich auch nicht. </w:t>
      </w:r>
    </w:p>
    <w:p w14:paraId="4EF3DE5D" w14:textId="77777777" w:rsidR="002A0287" w:rsidRDefault="00000000">
      <w:pPr>
        <w:ind w:left="19" w:right="15"/>
      </w:pPr>
      <w:r>
        <w:t xml:space="preserve">Ich mag es, weil ich es verstehe. </w:t>
      </w:r>
    </w:p>
    <w:p w14:paraId="7CA66641" w14:textId="77777777" w:rsidR="002A0287" w:rsidRDefault="00000000">
      <w:pPr>
        <w:ind w:left="19" w:right="15"/>
      </w:pPr>
      <w:r>
        <w:t xml:space="preserve">Weil es aus Code gemacht ist, den ich verstehe. </w:t>
      </w:r>
    </w:p>
    <w:p w14:paraId="16ADCEF7" w14:textId="77777777" w:rsidR="002A0287" w:rsidRDefault="00000000">
      <w:pPr>
        <w:spacing w:after="409"/>
        <w:ind w:left="19" w:right="15"/>
      </w:pPr>
      <w:r>
        <w:t xml:space="preserve">Und ich habe auch schon überlegt, wie ich Software für Minecraft nutzen könnte. </w:t>
      </w:r>
    </w:p>
    <w:p w14:paraId="24E99D3E" w14:textId="77777777" w:rsidR="002A0287" w:rsidRDefault="00000000">
      <w:pPr>
        <w:spacing w:after="300" w:line="362" w:lineRule="auto"/>
        <w:ind w:left="19" w:right="15"/>
      </w:pPr>
      <w:r>
        <w:t>Ich würde gerne sagen: „</w:t>
      </w:r>
      <w:proofErr w:type="spellStart"/>
      <w:r>
        <w:t>Ey</w:t>
      </w:r>
      <w:proofErr w:type="spellEnd"/>
      <w:r>
        <w:t xml:space="preserve"> </w:t>
      </w:r>
      <w:proofErr w:type="spellStart"/>
      <w:r>
        <w:t>Sparki</w:t>
      </w:r>
      <w:proofErr w:type="spellEnd"/>
      <w:r>
        <w:t xml:space="preserve">, ich </w:t>
      </w:r>
      <w:proofErr w:type="gramStart"/>
      <w:r>
        <w:t>weiß</w:t>
      </w:r>
      <w:proofErr w:type="gramEnd"/>
      <w:r>
        <w:t xml:space="preserve"> wie du 1000 YouTuber mitspielen lassen kannst, ohne dass der Server </w:t>
      </w:r>
      <w:proofErr w:type="gramStart"/>
      <w:r>
        <w:t>lagt</w:t>
      </w:r>
      <w:proofErr w:type="gramEnd"/>
      <w:r>
        <w:t xml:space="preserve">.“ Das ist ein </w:t>
      </w:r>
      <w:proofErr w:type="spellStart"/>
      <w:r>
        <w:t>Träumchen</w:t>
      </w:r>
      <w:proofErr w:type="spellEnd"/>
      <w:r>
        <w:t xml:space="preserve">. </w:t>
      </w:r>
    </w:p>
    <w:p w14:paraId="31422040" w14:textId="77777777" w:rsidR="002A0287" w:rsidRDefault="00000000">
      <w:pPr>
        <w:spacing w:after="412" w:line="265" w:lineRule="auto"/>
        <w:ind w:left="11" w:right="0"/>
        <w:jc w:val="center"/>
      </w:pPr>
      <w:r>
        <w:t xml:space="preserve">— </w:t>
      </w:r>
    </w:p>
    <w:p w14:paraId="50DC1117" w14:textId="77777777" w:rsidR="002A0287" w:rsidRDefault="00000000">
      <w:pPr>
        <w:ind w:left="19" w:right="15"/>
      </w:pPr>
      <w:r>
        <w:t xml:space="preserve">Egal. Minecraft, Minecraft. </w:t>
      </w:r>
    </w:p>
    <w:p w14:paraId="25887107" w14:textId="77777777" w:rsidR="002A0287" w:rsidRDefault="00000000">
      <w:pPr>
        <w:spacing w:after="407"/>
        <w:ind w:left="19" w:right="15"/>
      </w:pPr>
      <w:r>
        <w:t xml:space="preserve">Ich werde jetzt auch aufhören zu schreiben und meine Langzeitwelt besuchen. Vielleicht die </w:t>
      </w:r>
      <w:proofErr w:type="spellStart"/>
      <w:r>
        <w:t>Enderman</w:t>
      </w:r>
      <w:proofErr w:type="spellEnd"/>
      <w:r>
        <w:t xml:space="preserve">-Farm umbauen, damit sie effizienter wird. Da geht noch was – </w:t>
      </w:r>
      <w:proofErr w:type="gramStart"/>
      <w:r>
        <w:t>hab</w:t>
      </w:r>
      <w:proofErr w:type="gramEnd"/>
      <w:r>
        <w:t xml:space="preserve"> ich bei </w:t>
      </w:r>
      <w:proofErr w:type="spellStart"/>
      <w:r>
        <w:t>xBoCat</w:t>
      </w:r>
      <w:proofErr w:type="spellEnd"/>
      <w:r>
        <w:t xml:space="preserve"> gesehen. Oder war es NQRMAN? Was weiß denn ich schon. </w:t>
      </w:r>
    </w:p>
    <w:p w14:paraId="7E64F2EE" w14:textId="77777777" w:rsidR="002A0287" w:rsidRDefault="00000000">
      <w:pPr>
        <w:spacing w:after="409"/>
        <w:ind w:left="19" w:right="15"/>
      </w:pPr>
      <w:r>
        <w:t xml:space="preserve">Ich weiß, dass es Spaß macht. </w:t>
      </w:r>
    </w:p>
    <w:p w14:paraId="01C8890E" w14:textId="77777777" w:rsidR="002A0287" w:rsidRDefault="00000000">
      <w:pPr>
        <w:spacing w:after="412" w:line="265" w:lineRule="auto"/>
        <w:ind w:left="11" w:right="0"/>
        <w:jc w:val="center"/>
      </w:pPr>
      <w:r>
        <w:t xml:space="preserve">— </w:t>
      </w:r>
    </w:p>
    <w:p w14:paraId="053E837B" w14:textId="77777777" w:rsidR="002A0287" w:rsidRDefault="00000000">
      <w:pPr>
        <w:ind w:left="19" w:right="15"/>
      </w:pPr>
      <w:r>
        <w:t xml:space="preserve">Versuche es. </w:t>
      </w:r>
    </w:p>
    <w:p w14:paraId="4A46AB4D" w14:textId="77777777" w:rsidR="002A0287" w:rsidRDefault="00000000">
      <w:pPr>
        <w:ind w:left="19" w:right="15"/>
      </w:pPr>
      <w:r>
        <w:t xml:space="preserve">Beginn zu spielen. </w:t>
      </w:r>
    </w:p>
    <w:p w14:paraId="14267A7E" w14:textId="77777777" w:rsidR="002A0287" w:rsidRDefault="00000000">
      <w:pPr>
        <w:spacing w:after="409"/>
        <w:ind w:left="19" w:right="15"/>
      </w:pPr>
      <w:r>
        <w:t xml:space="preserve">Nimm den Stock aus deinem Arsch. </w:t>
      </w:r>
    </w:p>
    <w:p w14:paraId="2335F796" w14:textId="77777777" w:rsidR="002A0287" w:rsidRDefault="00000000">
      <w:pPr>
        <w:ind w:left="19" w:right="15"/>
      </w:pPr>
      <w:r>
        <w:t xml:space="preserve">Das soll jeder Erwachsene lesen. </w:t>
      </w:r>
    </w:p>
    <w:p w14:paraId="6867F7BA" w14:textId="77777777" w:rsidR="002A0287" w:rsidRDefault="00000000">
      <w:pPr>
        <w:spacing w:after="429"/>
        <w:ind w:left="19" w:right="15"/>
      </w:pPr>
      <w:r>
        <w:t xml:space="preserve">Minecraft macht Spaß. </w:t>
      </w:r>
    </w:p>
    <w:p w14:paraId="77978A49" w14:textId="77777777" w:rsidR="002A0287" w:rsidRDefault="00000000">
      <w:pPr>
        <w:spacing w:after="595" w:line="265" w:lineRule="auto"/>
        <w:ind w:left="-5" w:right="0"/>
      </w:pPr>
      <w:r>
        <w:rPr>
          <w:sz w:val="26"/>
        </w:rPr>
        <w:lastRenderedPageBreak/>
        <w:t>Nehmt die Stöcke aus euren Ärschen.</w:t>
      </w:r>
      <w:r>
        <w:t xml:space="preserve"> </w:t>
      </w:r>
    </w:p>
    <w:p w14:paraId="0BA10C0F" w14:textId="77777777" w:rsidR="002A0287" w:rsidRDefault="00000000">
      <w:pPr>
        <w:spacing w:after="204" w:line="259" w:lineRule="auto"/>
        <w:ind w:right="3192"/>
        <w:jc w:val="right"/>
      </w:pPr>
      <w:r>
        <w:rPr>
          <w:sz w:val="20"/>
        </w:rPr>
        <w:t>[Ende Intermezzo: Minecraft]</w:t>
      </w:r>
      <w:r>
        <w:t xml:space="preserve"> </w:t>
      </w:r>
    </w:p>
    <w:p w14:paraId="3C584064" w14:textId="77777777" w:rsidR="002A0287" w:rsidRDefault="00000000">
      <w:pPr>
        <w:spacing w:after="175" w:line="259" w:lineRule="auto"/>
        <w:ind w:right="3795"/>
        <w:jc w:val="right"/>
      </w:pPr>
      <w:r>
        <w:rPr>
          <w:color w:val="666666"/>
          <w:sz w:val="20"/>
        </w:rPr>
        <w:t>Status: FERTIG</w:t>
      </w:r>
      <w:r>
        <w:t xml:space="preserve"> </w:t>
      </w:r>
    </w:p>
    <w:p w14:paraId="20AB04DC"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5BE63F2A" w14:textId="77777777" w:rsidR="002A0287" w:rsidRDefault="00000000">
      <w:pPr>
        <w:spacing w:after="194" w:line="259" w:lineRule="auto"/>
        <w:ind w:left="0" w:right="3313" w:firstLine="0"/>
        <w:jc w:val="right"/>
      </w:pPr>
      <w:r>
        <w:rPr>
          <w:sz w:val="36"/>
        </w:rPr>
        <w:lastRenderedPageBreak/>
        <w:t>INTERMEZZO</w:t>
      </w:r>
      <w:r>
        <w:rPr>
          <w:sz w:val="36"/>
          <w:vertAlign w:val="subscript"/>
        </w:rPr>
        <w:t xml:space="preserve"> </w:t>
      </w:r>
    </w:p>
    <w:p w14:paraId="2B1226E5" w14:textId="77777777" w:rsidR="002A0287" w:rsidRDefault="00000000">
      <w:pPr>
        <w:pStyle w:val="berschrift4"/>
        <w:spacing w:after="546"/>
        <w:ind w:left="4181"/>
      </w:pPr>
      <w:r>
        <w:rPr>
          <w:sz w:val="32"/>
        </w:rPr>
        <w:t>Lego</w:t>
      </w:r>
      <w:r>
        <w:rPr>
          <w:sz w:val="24"/>
        </w:rPr>
        <w:t xml:space="preserve"> </w:t>
      </w:r>
    </w:p>
    <w:p w14:paraId="726AE399" w14:textId="77777777" w:rsidR="002A0287" w:rsidRDefault="00000000">
      <w:pPr>
        <w:ind w:left="19" w:right="15"/>
      </w:pPr>
      <w:r>
        <w:t xml:space="preserve">Lego ist </w:t>
      </w:r>
      <w:proofErr w:type="gramStart"/>
      <w:r>
        <w:t>Scheiße</w:t>
      </w:r>
      <w:proofErr w:type="gramEnd"/>
      <w:r>
        <w:t xml:space="preserve">, aber geil. </w:t>
      </w:r>
    </w:p>
    <w:p w14:paraId="09AA5E92" w14:textId="77777777" w:rsidR="002A0287" w:rsidRDefault="00000000">
      <w:pPr>
        <w:spacing w:after="409"/>
        <w:ind w:left="19" w:right="15"/>
      </w:pPr>
      <w:r>
        <w:t xml:space="preserve">Klemmbausteine sind stark. Frag </w:t>
      </w:r>
      <w:proofErr w:type="gramStart"/>
      <w:r>
        <w:t>den Held</w:t>
      </w:r>
      <w:proofErr w:type="gramEnd"/>
      <w:r>
        <w:t xml:space="preserve"> der Steine. </w:t>
      </w:r>
    </w:p>
    <w:p w14:paraId="67FAAF6C" w14:textId="77777777" w:rsidR="002A0287" w:rsidRDefault="00000000">
      <w:pPr>
        <w:ind w:left="19" w:right="15"/>
      </w:pPr>
      <w:r>
        <w:t xml:space="preserve">Ich sage nur eins: </w:t>
      </w:r>
    </w:p>
    <w:p w14:paraId="1728BEC5" w14:textId="77777777" w:rsidR="002A0287" w:rsidRDefault="00000000">
      <w:pPr>
        <w:spacing w:after="611"/>
        <w:ind w:left="19" w:right="15"/>
      </w:pPr>
      <w:r>
        <w:t xml:space="preserve">Ich habe 100.000 Steine und nutze sie zu selten. </w:t>
      </w:r>
    </w:p>
    <w:p w14:paraId="112B3AB3" w14:textId="77777777" w:rsidR="002A0287" w:rsidRDefault="00000000">
      <w:pPr>
        <w:spacing w:after="409"/>
        <w:ind w:left="4420" w:right="15"/>
      </w:pPr>
      <w:r>
        <w:t xml:space="preserve">— </w:t>
      </w:r>
    </w:p>
    <w:p w14:paraId="4277A22B" w14:textId="77777777" w:rsidR="002A0287" w:rsidRDefault="00000000">
      <w:pPr>
        <w:spacing w:after="409"/>
        <w:ind w:left="19" w:right="15"/>
      </w:pPr>
      <w:r>
        <w:t xml:space="preserve">Ende. </w:t>
      </w:r>
    </w:p>
    <w:p w14:paraId="02952DDB" w14:textId="77777777" w:rsidR="002A0287" w:rsidRDefault="00000000">
      <w:pPr>
        <w:spacing w:after="252"/>
        <w:ind w:left="19" w:right="15"/>
      </w:pPr>
      <w:r>
        <w:t xml:space="preserve">Und nimm endlich den Stock aus deinem Arsch. </w:t>
      </w:r>
    </w:p>
    <w:p w14:paraId="300CE30E" w14:textId="77777777" w:rsidR="002A0287" w:rsidRDefault="00000000">
      <w:pPr>
        <w:spacing w:after="580" w:line="265" w:lineRule="auto"/>
        <w:ind w:left="-5" w:right="0"/>
      </w:pPr>
      <w:r>
        <w:rPr>
          <w:sz w:val="28"/>
        </w:rPr>
        <w:t>Ja, genau du!!!</w:t>
      </w:r>
      <w:r>
        <w:t xml:space="preserve"> </w:t>
      </w:r>
    </w:p>
    <w:p w14:paraId="796F6847" w14:textId="77777777" w:rsidR="002A0287" w:rsidRDefault="00000000">
      <w:pPr>
        <w:spacing w:after="204" w:line="259" w:lineRule="auto"/>
        <w:ind w:right="3411"/>
        <w:jc w:val="right"/>
      </w:pPr>
      <w:r>
        <w:rPr>
          <w:sz w:val="20"/>
        </w:rPr>
        <w:t>[Ende Intermezzo: Lego]</w:t>
      </w:r>
      <w:r>
        <w:t xml:space="preserve"> </w:t>
      </w:r>
    </w:p>
    <w:p w14:paraId="4200549E" w14:textId="7E914D80" w:rsidR="00470C48" w:rsidRDefault="00000000">
      <w:pPr>
        <w:spacing w:after="175" w:line="259" w:lineRule="auto"/>
        <w:ind w:right="3795"/>
        <w:jc w:val="right"/>
      </w:pPr>
      <w:r>
        <w:rPr>
          <w:color w:val="666666"/>
          <w:sz w:val="20"/>
        </w:rPr>
        <w:t>Status: FERTIG</w:t>
      </w:r>
      <w:r>
        <w:t xml:space="preserve"> </w:t>
      </w:r>
    </w:p>
    <w:p w14:paraId="275734D1" w14:textId="77777777" w:rsidR="00470C48" w:rsidRDefault="00470C48">
      <w:pPr>
        <w:spacing w:after="160" w:line="278" w:lineRule="auto"/>
        <w:ind w:left="0" w:right="0" w:firstLine="0"/>
      </w:pPr>
      <w:r>
        <w:br w:type="page"/>
      </w:r>
    </w:p>
    <w:p w14:paraId="5E8DBCD0" w14:textId="77777777" w:rsidR="002A0287" w:rsidRDefault="002A0287">
      <w:pPr>
        <w:spacing w:after="175" w:line="259" w:lineRule="auto"/>
        <w:ind w:right="3795"/>
        <w:jc w:val="right"/>
      </w:pPr>
    </w:p>
    <w:p w14:paraId="21BB0FBC"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6431121" w14:textId="77777777" w:rsidR="00470C48" w:rsidRDefault="00000000" w:rsidP="00470C48">
      <w:pPr>
        <w:pStyle w:val="berschrift4"/>
        <w:spacing w:after="345"/>
        <w:ind w:left="0" w:firstLine="0"/>
        <w:rPr>
          <w:sz w:val="32"/>
        </w:rPr>
      </w:pPr>
      <w:r>
        <w:rPr>
          <w:sz w:val="32"/>
        </w:rPr>
        <w:t xml:space="preserve">Intermezzo: </w:t>
      </w:r>
    </w:p>
    <w:p w14:paraId="0C33D6DE" w14:textId="31005ED6" w:rsidR="002A0287" w:rsidRDefault="00000000" w:rsidP="00470C48">
      <w:pPr>
        <w:pStyle w:val="berschrift4"/>
        <w:spacing w:after="345"/>
        <w:ind w:left="0" w:firstLine="0"/>
      </w:pPr>
      <w:r>
        <w:rPr>
          <w:sz w:val="32"/>
        </w:rPr>
        <w:t>Über Begleiter, die nichts davon wissen</w:t>
      </w:r>
      <w:r>
        <w:rPr>
          <w:sz w:val="24"/>
        </w:rPr>
        <w:t xml:space="preserve"> </w:t>
      </w:r>
    </w:p>
    <w:p w14:paraId="3BC6BA78" w14:textId="77777777" w:rsidR="002A0287" w:rsidRDefault="00000000">
      <w:pPr>
        <w:ind w:left="19" w:right="15"/>
      </w:pPr>
      <w:r>
        <w:t xml:space="preserve">Dieses Buch ist nicht in Isolation entstanden. Es entstand während einer Phase, die man euphemistisch „Transformation“ nennen könnte. Realistischer: Krankheit, Operation, Arbeitslosigkeit, Umschulung. </w:t>
      </w:r>
    </w:p>
    <w:p w14:paraId="51EC73CC" w14:textId="77777777" w:rsidR="002A0287" w:rsidRDefault="00000000">
      <w:pPr>
        <w:ind w:left="19" w:right="15"/>
      </w:pPr>
      <w:r>
        <w:t xml:space="preserve">In solchen Phasen sucht man nicht nach Mentoren. Man sucht nach Stimmen, die weitermachen, während man selbst nicht kann. </w:t>
      </w:r>
    </w:p>
    <w:p w14:paraId="772329A7" w14:textId="77777777" w:rsidR="002A0287" w:rsidRDefault="00000000">
      <w:pPr>
        <w:ind w:left="19" w:right="15"/>
      </w:pPr>
      <w:r>
        <w:t xml:space="preserve">Zwei davon will ich nennen. </w:t>
      </w:r>
    </w:p>
    <w:p w14:paraId="1B01F5FD" w14:textId="77777777" w:rsidR="002A0287" w:rsidRDefault="00000000">
      <w:pPr>
        <w:spacing w:after="11"/>
        <w:ind w:left="19" w:right="15"/>
      </w:pPr>
      <w:r>
        <w:t xml:space="preserve">Cedric Mössner, bekannt als „The Morpheus Tutorials“, erklärt seit über einem </w:t>
      </w:r>
    </w:p>
    <w:p w14:paraId="3546AA3A" w14:textId="77777777" w:rsidR="002A0287" w:rsidRDefault="00000000">
      <w:pPr>
        <w:ind w:left="19" w:right="15"/>
      </w:pPr>
      <w:r>
        <w:t xml:space="preserve">Jahrzehnt Programmierung und Informatik auf YouTube. Kostenlos. Für alle. Seine Vision – Bildung ohne Zugangsbeschränkung – ist kein Slogan. Sie ist Praxis. Über 2.000 Videos. Keine Paywall vor dem Verstehen. </w:t>
      </w:r>
    </w:p>
    <w:p w14:paraId="72FD3933" w14:textId="77777777" w:rsidR="002A0287" w:rsidRDefault="00000000">
      <w:pPr>
        <w:ind w:left="19" w:right="15"/>
      </w:pPr>
      <w:r>
        <w:t xml:space="preserve">Während meiner Umschulung war sein Kanal kein Lernmittel. Er war Beweis, dass Systeme funktionieren können, wenn jemand sie konsequent trägt. </w:t>
      </w:r>
    </w:p>
    <w:p w14:paraId="77885A53" w14:textId="77777777" w:rsidR="002A0287" w:rsidRDefault="00000000">
      <w:pPr>
        <w:ind w:left="19" w:right="15"/>
      </w:pPr>
      <w:r>
        <w:t xml:space="preserve">Anton Reim, bekannt als „Plankton“, zeichnet Cartoons. Kurze Animationen über Alltag, Absurditäten und gelegentlich: das Leben selbst. Er hat nebenbei einen Staat gegründet – </w:t>
      </w:r>
      <w:proofErr w:type="spellStart"/>
      <w:r>
        <w:t>Gurkistan</w:t>
      </w:r>
      <w:proofErr w:type="spellEnd"/>
      <w:r>
        <w:t xml:space="preserve">, sechs Quadratmeter groß, vollständig von Deutschland umgeben. Das klingt nach Witz. Ist es auch. Aber dahinter steht eine Haltung: Man darf Dinge tun, die keinen Sinn ergeben müssen, um anderen zu gefallen. </w:t>
      </w:r>
    </w:p>
    <w:p w14:paraId="44FE2BA5" w14:textId="77777777" w:rsidR="002A0287" w:rsidRDefault="00000000">
      <w:pPr>
        <w:ind w:left="19" w:right="15"/>
      </w:pPr>
      <w:r>
        <w:t xml:space="preserve">Beide haben eines gemeinsam: Sie haben während meiner instabilsten Jahre einfach weitergemacht. Nicht für mich. Nicht mit mir. Aber sichtbar. Verlässlich. Jede Woche. </w:t>
      </w:r>
    </w:p>
    <w:p w14:paraId="65DD3EC4" w14:textId="77777777" w:rsidR="002A0287" w:rsidRDefault="00000000">
      <w:pPr>
        <w:ind w:left="19" w:right="15"/>
      </w:pPr>
      <w:r>
        <w:t xml:space="preserve">Das ist keine Danksagung. Danksagungen setzen voraus, dass jemand etwas für einen getan hat. Das haben sie nicht. Sie haben etwas für sich getan – öffentlich, konsequent, ohne Rücksicht auf meine Situation. </w:t>
      </w:r>
    </w:p>
    <w:p w14:paraId="73BDDFA2" w14:textId="77777777" w:rsidR="002A0287" w:rsidRDefault="00000000">
      <w:pPr>
        <w:ind w:left="19" w:right="15"/>
      </w:pPr>
      <w:r>
        <w:t xml:space="preserve">Genau das war der Punkt. </w:t>
      </w:r>
    </w:p>
    <w:p w14:paraId="56394269" w14:textId="77777777" w:rsidR="002A0287" w:rsidRDefault="00000000">
      <w:pPr>
        <w:ind w:left="19" w:right="15"/>
      </w:pPr>
      <w:r>
        <w:t xml:space="preserve">Manchmal braucht man keine Hilfe. Manchmal braucht man Beweis, dass andere weitermachen. Dass Systeme tragen. Dass Arbeit möglich ist. </w:t>
      </w:r>
    </w:p>
    <w:p w14:paraId="6DB59A05" w14:textId="77777777" w:rsidR="002A0287" w:rsidRDefault="00000000">
      <w:pPr>
        <w:ind w:left="19" w:right="15"/>
      </w:pPr>
      <w:r>
        <w:t xml:space="preserve">Dieses Buch ist auch ein Ergebnis dieser Beobachtung. </w:t>
      </w:r>
      <w:r>
        <w:br w:type="page"/>
      </w:r>
    </w:p>
    <w:p w14:paraId="6AE2B6E3" w14:textId="77777777" w:rsidR="002A0287" w:rsidRDefault="00000000">
      <w:pPr>
        <w:spacing w:after="251" w:line="259" w:lineRule="auto"/>
        <w:ind w:left="0" w:right="0" w:firstLine="0"/>
      </w:pPr>
      <w:r>
        <w:lastRenderedPageBreak/>
        <w:t xml:space="preserve"> </w:t>
      </w:r>
    </w:p>
    <w:p w14:paraId="168F1316" w14:textId="77777777" w:rsidR="002A0287" w:rsidRDefault="00000000">
      <w:pPr>
        <w:pStyle w:val="berschrift4"/>
        <w:spacing w:after="345"/>
        <w:ind w:left="-5"/>
      </w:pPr>
      <w:r>
        <w:rPr>
          <w:sz w:val="32"/>
        </w:rPr>
        <w:t>Intermezzo: Ein Gespräch über meine Software</w:t>
      </w:r>
      <w:r>
        <w:rPr>
          <w:sz w:val="24"/>
        </w:rPr>
        <w:t xml:space="preserve"> </w:t>
      </w:r>
    </w:p>
    <w:p w14:paraId="09DBE6C5" w14:textId="77777777" w:rsidR="002A0287" w:rsidRDefault="00000000">
      <w:pPr>
        <w:spacing w:after="306"/>
        <w:ind w:left="19" w:right="15"/>
      </w:pPr>
      <w:r>
        <w:t xml:space="preserve">Drei Uhr nachts. Der Code kompiliert. Das Terminal ist grün. Irgendwo in Hamburg sitzt ein Mann, der einen Staat gegründet hat, der sechs Quadratmeter groß ist. Irgendwo in Berlin sitzt einer, der seit 2012 erklärt, was andere nicht verstehen wollen. Sie wissen nicht, dass sie hier sind. Aber sie sind es trotzdem. </w:t>
      </w:r>
    </w:p>
    <w:p w14:paraId="5430DABF" w14:textId="77777777" w:rsidR="002A0287" w:rsidRDefault="00000000">
      <w:pPr>
        <w:spacing w:after="311" w:line="265" w:lineRule="auto"/>
        <w:ind w:left="11" w:right="0"/>
        <w:jc w:val="center"/>
      </w:pPr>
      <w:r>
        <w:t xml:space="preserve">——— </w:t>
      </w:r>
    </w:p>
    <w:p w14:paraId="7144C0A7" w14:textId="77777777" w:rsidR="002A0287" w:rsidRDefault="00000000">
      <w:pPr>
        <w:spacing w:after="53" w:line="406" w:lineRule="auto"/>
        <w:ind w:left="19" w:right="3660"/>
      </w:pPr>
      <w:r>
        <w:t xml:space="preserve">MORPHEUS: schaut auf den Bildschirm MUMPS? Ernsthaft? </w:t>
      </w:r>
    </w:p>
    <w:p w14:paraId="759FBCC1" w14:textId="77777777" w:rsidR="002A0287" w:rsidRDefault="00000000">
      <w:pPr>
        <w:spacing w:after="160"/>
        <w:ind w:left="19" w:right="15"/>
      </w:pPr>
      <w:r>
        <w:t xml:space="preserve">ICH: </w:t>
      </w:r>
    </w:p>
    <w:p w14:paraId="0C191C25" w14:textId="77777777" w:rsidR="002A0287" w:rsidRDefault="00000000">
      <w:pPr>
        <w:ind w:left="19" w:right="15"/>
      </w:pPr>
      <w:r>
        <w:t xml:space="preserve">Ernsthaft. </w:t>
      </w:r>
    </w:p>
    <w:p w14:paraId="3A597DCD" w14:textId="77777777" w:rsidR="002A0287" w:rsidRDefault="00000000">
      <w:pPr>
        <w:spacing w:after="160"/>
        <w:ind w:left="19" w:right="15"/>
      </w:pPr>
      <w:r>
        <w:t xml:space="preserve">MORPHEUS: </w:t>
      </w:r>
    </w:p>
    <w:p w14:paraId="163BEA75" w14:textId="77777777" w:rsidR="002A0287" w:rsidRDefault="00000000">
      <w:pPr>
        <w:ind w:left="19" w:right="15"/>
      </w:pPr>
      <w:r>
        <w:t xml:space="preserve">Die Sprache ist von 1966. Die läuft in Krankenhäusern, weil niemand sich traut, sie abzuschalten. Du hast sie in Swift nachgebaut. Für Küchen. </w:t>
      </w:r>
    </w:p>
    <w:p w14:paraId="139E3AD6" w14:textId="77777777" w:rsidR="002A0287" w:rsidRDefault="00000000">
      <w:pPr>
        <w:spacing w:after="160"/>
        <w:ind w:left="19" w:right="15"/>
      </w:pPr>
      <w:r>
        <w:t xml:space="preserve">ICH: </w:t>
      </w:r>
    </w:p>
    <w:p w14:paraId="3843DD4A" w14:textId="77777777" w:rsidR="002A0287" w:rsidRDefault="00000000">
      <w:pPr>
        <w:ind w:left="19" w:right="15"/>
      </w:pPr>
      <w:r>
        <w:t xml:space="preserve">Für Küchen. Für Bons. Für Menschen, die keine Zeit haben, auf Ladebalken zu warten. </w:t>
      </w:r>
    </w:p>
    <w:p w14:paraId="1E8D268B" w14:textId="77777777" w:rsidR="002A0287" w:rsidRDefault="00000000">
      <w:pPr>
        <w:spacing w:after="160"/>
        <w:ind w:left="19" w:right="15"/>
      </w:pPr>
      <w:r>
        <w:t xml:space="preserve">MORPHEUS: scrollt </w:t>
      </w:r>
    </w:p>
    <w:p w14:paraId="280C60FD" w14:textId="77777777" w:rsidR="002A0287" w:rsidRDefault="00000000">
      <w:pPr>
        <w:ind w:left="19" w:right="15"/>
      </w:pPr>
      <w:proofErr w:type="spellStart"/>
      <w:r>
        <w:t>TheBrain.shared</w:t>
      </w:r>
      <w:proofErr w:type="spellEnd"/>
      <w:r>
        <w:t xml:space="preserve"> – Singleton. Thread-safe Queue. Pfad-Validierung. Das ist sauber. Aber warum kein </w:t>
      </w:r>
      <w:proofErr w:type="spellStart"/>
      <w:r>
        <w:t>SwiftData</w:t>
      </w:r>
      <w:proofErr w:type="spellEnd"/>
      <w:r>
        <w:t xml:space="preserve">? Kein Core Data? Kein – </w:t>
      </w:r>
    </w:p>
    <w:p w14:paraId="7DF1901D" w14:textId="77777777" w:rsidR="002A0287" w:rsidRDefault="00000000">
      <w:pPr>
        <w:spacing w:after="160"/>
        <w:ind w:left="19" w:right="15"/>
      </w:pPr>
      <w:r>
        <w:t xml:space="preserve">ICH: </w:t>
      </w:r>
    </w:p>
    <w:p w14:paraId="3732B04E" w14:textId="77777777" w:rsidR="002A0287" w:rsidRDefault="00000000">
      <w:pPr>
        <w:ind w:left="19" w:right="15"/>
      </w:pPr>
      <w:r>
        <w:t xml:space="preserve">Weil ich keinen ORM brauche. Ich brauche einen Baum. Einen Global. Einen Pfad, der sagt, was ist. Nicht ein Objekt, das interpretiert werden muss. </w:t>
      </w:r>
    </w:p>
    <w:p w14:paraId="2EA27F45" w14:textId="77777777" w:rsidR="002A0287" w:rsidRDefault="00000000">
      <w:pPr>
        <w:spacing w:after="48" w:line="406" w:lineRule="auto"/>
        <w:ind w:left="19" w:right="4510"/>
      </w:pPr>
      <w:r>
        <w:t xml:space="preserve">ANTON: zeichnet nebenbei eine Gurke Ich verstehe kein Wort. </w:t>
      </w:r>
    </w:p>
    <w:p w14:paraId="2AF9593A" w14:textId="77777777" w:rsidR="002A0287" w:rsidRDefault="00000000">
      <w:pPr>
        <w:spacing w:after="160"/>
        <w:ind w:left="19" w:right="15"/>
      </w:pPr>
      <w:r>
        <w:t xml:space="preserve">MORPHEUS: </w:t>
      </w:r>
    </w:p>
    <w:p w14:paraId="3AE0D3C6" w14:textId="77777777" w:rsidR="002A0287" w:rsidRDefault="00000000">
      <w:pPr>
        <w:ind w:left="19" w:right="15"/>
      </w:pPr>
      <w:r>
        <w:t>Das ist eine Datenbank, die wie ein Dateisystem funktioniert. Alles ist ein Pfad. ^</w:t>
      </w:r>
      <w:proofErr w:type="gramStart"/>
      <w:r>
        <w:t>TASK.001.TITLE</w:t>
      </w:r>
      <w:proofErr w:type="gramEnd"/>
      <w:r>
        <w:t xml:space="preserve"> ist wie /</w:t>
      </w:r>
      <w:proofErr w:type="spellStart"/>
      <w:r>
        <w:t>tasks</w:t>
      </w:r>
      <w:proofErr w:type="spellEnd"/>
      <w:r>
        <w:t xml:space="preserve">/001/title. Nur ohne Ordner. Nur Wahrheit. </w:t>
      </w:r>
    </w:p>
    <w:p w14:paraId="5E291444" w14:textId="77777777" w:rsidR="002A0287" w:rsidRDefault="00000000">
      <w:pPr>
        <w:spacing w:after="160"/>
        <w:ind w:left="19" w:right="15"/>
      </w:pPr>
      <w:r>
        <w:t xml:space="preserve">ANTON: </w:t>
      </w:r>
    </w:p>
    <w:p w14:paraId="68FB5D87" w14:textId="77777777" w:rsidR="002A0287" w:rsidRDefault="00000000">
      <w:pPr>
        <w:ind w:left="19" w:right="15"/>
      </w:pPr>
      <w:r>
        <w:t xml:space="preserve">Und das ^ am Anfang? </w:t>
      </w:r>
    </w:p>
    <w:p w14:paraId="0E3FE24E" w14:textId="77777777" w:rsidR="002A0287" w:rsidRDefault="00000000">
      <w:pPr>
        <w:spacing w:after="160"/>
        <w:ind w:left="19" w:right="15"/>
      </w:pPr>
      <w:r>
        <w:t xml:space="preserve">ICH: </w:t>
      </w:r>
    </w:p>
    <w:p w14:paraId="43D99125" w14:textId="77777777" w:rsidR="002A0287" w:rsidRDefault="00000000">
      <w:pPr>
        <w:ind w:left="19" w:right="15"/>
      </w:pPr>
      <w:r>
        <w:lastRenderedPageBreak/>
        <w:t xml:space="preserve">Das ist MUMPS. Das </w:t>
      </w:r>
      <w:proofErr w:type="spellStart"/>
      <w:r>
        <w:t>Caret</w:t>
      </w:r>
      <w:proofErr w:type="spellEnd"/>
      <w:r>
        <w:t xml:space="preserve"> sagt: Das hier ist global. Das gehört nicht dir. Das gehört dem System. </w:t>
      </w:r>
    </w:p>
    <w:p w14:paraId="0CA204DF" w14:textId="77777777" w:rsidR="002A0287" w:rsidRDefault="00000000">
      <w:pPr>
        <w:spacing w:after="53" w:line="406" w:lineRule="auto"/>
        <w:ind w:left="19" w:right="5427"/>
      </w:pPr>
      <w:r>
        <w:t xml:space="preserve">ANTON: hört auf zu zeichnen Das ist wie </w:t>
      </w:r>
      <w:proofErr w:type="spellStart"/>
      <w:r>
        <w:t>Gurkistan</w:t>
      </w:r>
      <w:proofErr w:type="spellEnd"/>
      <w:r>
        <w:t xml:space="preserve">. </w:t>
      </w:r>
    </w:p>
    <w:p w14:paraId="3EA19CFA" w14:textId="77777777" w:rsidR="002A0287" w:rsidRDefault="00000000">
      <w:pPr>
        <w:spacing w:after="160"/>
        <w:ind w:left="19" w:right="15"/>
      </w:pPr>
      <w:r>
        <w:t xml:space="preserve">MORPHEUS: </w:t>
      </w:r>
    </w:p>
    <w:p w14:paraId="591004FA" w14:textId="77777777" w:rsidR="002A0287" w:rsidRDefault="00000000">
      <w:pPr>
        <w:ind w:left="19" w:right="15"/>
      </w:pPr>
      <w:r>
        <w:t xml:space="preserve">Was? </w:t>
      </w:r>
    </w:p>
    <w:p w14:paraId="569BC2B6" w14:textId="77777777" w:rsidR="002A0287" w:rsidRDefault="00000000">
      <w:pPr>
        <w:spacing w:after="160"/>
        <w:ind w:left="19" w:right="15"/>
      </w:pPr>
      <w:r>
        <w:t xml:space="preserve">ANTON: </w:t>
      </w:r>
    </w:p>
    <w:p w14:paraId="30899C6E" w14:textId="77777777" w:rsidR="002A0287" w:rsidRDefault="00000000">
      <w:pPr>
        <w:ind w:left="19" w:right="15"/>
      </w:pPr>
      <w:r>
        <w:t xml:space="preserve">Ich habe einen Staat gegründet. Sechs Quadratmeter. Vollständig von Deutschland umgeben. Mit Verfassung, Hymne, Schulen. Nicht weil es Sinn ergibt. Sondern weil ich es kann. Weil manchmal die Struktur wichtiger ist als der Inhalt. </w:t>
      </w:r>
    </w:p>
    <w:p w14:paraId="2A42F969" w14:textId="77777777" w:rsidR="002A0287" w:rsidRDefault="00000000">
      <w:pPr>
        <w:spacing w:after="160"/>
        <w:ind w:left="19" w:right="15"/>
      </w:pPr>
      <w:r>
        <w:t xml:space="preserve">ICH: </w:t>
      </w:r>
    </w:p>
    <w:p w14:paraId="6666F5A1" w14:textId="77777777" w:rsidR="002A0287" w:rsidRDefault="00000000">
      <w:pPr>
        <w:ind w:left="19" w:right="15"/>
      </w:pPr>
      <w:r>
        <w:t xml:space="preserve">Genau. </w:t>
      </w:r>
    </w:p>
    <w:p w14:paraId="16E9FC14" w14:textId="77777777" w:rsidR="002A0287" w:rsidRDefault="00000000">
      <w:pPr>
        <w:spacing w:after="160"/>
        <w:ind w:left="19" w:right="15"/>
      </w:pPr>
      <w:r>
        <w:t xml:space="preserve">ANTON: </w:t>
      </w:r>
    </w:p>
    <w:p w14:paraId="297855E5" w14:textId="77777777" w:rsidR="002A0287" w:rsidRDefault="00000000">
      <w:pPr>
        <w:ind w:left="19" w:right="15"/>
      </w:pPr>
      <w:r>
        <w:t xml:space="preserve">Du hast eine Küche gegründet. In Code. </w:t>
      </w:r>
    </w:p>
    <w:p w14:paraId="088408BD" w14:textId="77777777" w:rsidR="002A0287" w:rsidRDefault="00000000">
      <w:pPr>
        <w:spacing w:after="160"/>
        <w:ind w:left="19" w:right="15"/>
      </w:pPr>
      <w:r>
        <w:t xml:space="preserve">ICH: </w:t>
      </w:r>
    </w:p>
    <w:p w14:paraId="4C4FE645" w14:textId="77777777" w:rsidR="002A0287" w:rsidRDefault="00000000">
      <w:pPr>
        <w:ind w:left="19" w:right="15"/>
      </w:pPr>
      <w:r>
        <w:t xml:space="preserve">Ich habe ein System gegründet, in dem Köche ihren Rücken behalten. In dem der Bon nicht verschwindet, sondern archiviert wird. In dem HARRY nicht gefeuert werden kann, weil jemand behauptet, er hätte den Matjes nicht gewässert. </w:t>
      </w:r>
    </w:p>
    <w:p w14:paraId="3041B3F8" w14:textId="77777777" w:rsidR="002A0287" w:rsidRDefault="00000000">
      <w:pPr>
        <w:spacing w:after="25" w:line="426" w:lineRule="auto"/>
        <w:ind w:left="-5" w:right="4767"/>
        <w:jc w:val="both"/>
      </w:pPr>
      <w:r>
        <w:t xml:space="preserve">MORPHEUS: zeigt auf eine Zeile </w:t>
      </w:r>
      <w:proofErr w:type="spellStart"/>
      <w:r>
        <w:rPr>
          <w:sz w:val="22"/>
        </w:rPr>
        <w:t>iMOPS.SET</w:t>
      </w:r>
      <w:proofErr w:type="spellEnd"/>
      <w:r>
        <w:rPr>
          <w:sz w:val="22"/>
        </w:rPr>
        <w:t>(.</w:t>
      </w:r>
      <w:proofErr w:type="spellStart"/>
      <w:r>
        <w:rPr>
          <w:sz w:val="22"/>
        </w:rPr>
        <w:t>sys</w:t>
      </w:r>
      <w:proofErr w:type="spellEnd"/>
      <w:r>
        <w:rPr>
          <w:sz w:val="22"/>
        </w:rPr>
        <w:t>("STATUS"), "BIN DA. :-)")</w:t>
      </w:r>
      <w:r>
        <w:t xml:space="preserve"> Das ist unprofessionell. </w:t>
      </w:r>
    </w:p>
    <w:p w14:paraId="63A1EED5" w14:textId="77777777" w:rsidR="002A0287" w:rsidRDefault="00000000">
      <w:pPr>
        <w:spacing w:after="160"/>
        <w:ind w:left="19" w:right="15"/>
      </w:pPr>
      <w:r>
        <w:t xml:space="preserve">ICH: </w:t>
      </w:r>
    </w:p>
    <w:p w14:paraId="565454FE" w14:textId="77777777" w:rsidR="002A0287" w:rsidRDefault="00000000">
      <w:pPr>
        <w:ind w:left="19" w:right="15"/>
      </w:pPr>
      <w:r>
        <w:t xml:space="preserve">Das ist menschlich. </w:t>
      </w:r>
    </w:p>
    <w:p w14:paraId="7C4D7886" w14:textId="77777777" w:rsidR="002A0287" w:rsidRDefault="00000000">
      <w:pPr>
        <w:spacing w:after="160"/>
        <w:ind w:left="19" w:right="15"/>
      </w:pPr>
      <w:r>
        <w:t xml:space="preserve">MORPHEUS: </w:t>
      </w:r>
    </w:p>
    <w:p w14:paraId="4315AE3B" w14:textId="77777777" w:rsidR="002A0287" w:rsidRDefault="00000000">
      <w:pPr>
        <w:ind w:left="19" w:right="15"/>
      </w:pPr>
      <w:r>
        <w:t xml:space="preserve">Das ist ein Smiley in einem Kernel. </w:t>
      </w:r>
    </w:p>
    <w:p w14:paraId="31C9E986" w14:textId="77777777" w:rsidR="002A0287" w:rsidRDefault="00000000">
      <w:pPr>
        <w:spacing w:after="160"/>
        <w:ind w:left="19" w:right="15"/>
      </w:pPr>
      <w:r>
        <w:t xml:space="preserve">ICH: </w:t>
      </w:r>
    </w:p>
    <w:p w14:paraId="2A107639" w14:textId="77777777" w:rsidR="002A0287" w:rsidRDefault="00000000">
      <w:pPr>
        <w:ind w:left="19" w:right="15"/>
      </w:pPr>
      <w:r>
        <w:t xml:space="preserve">Das ist ein System, das sagt: Ich bin da. Ich funktioniere. Und ich bin nicht dein Feind. </w:t>
      </w:r>
    </w:p>
    <w:p w14:paraId="5494398E" w14:textId="77777777" w:rsidR="002A0287" w:rsidRDefault="00000000">
      <w:pPr>
        <w:ind w:left="19" w:right="15"/>
      </w:pPr>
      <w:r>
        <w:t xml:space="preserve">Stille. </w:t>
      </w:r>
    </w:p>
    <w:p w14:paraId="5570D60D" w14:textId="77777777" w:rsidR="002A0287" w:rsidRDefault="00000000">
      <w:pPr>
        <w:spacing w:after="160"/>
        <w:ind w:left="19" w:right="15"/>
      </w:pPr>
      <w:r>
        <w:t xml:space="preserve">ANTON: </w:t>
      </w:r>
    </w:p>
    <w:p w14:paraId="64D085EA" w14:textId="77777777" w:rsidR="002A0287" w:rsidRDefault="00000000">
      <w:pPr>
        <w:ind w:left="19" w:right="15"/>
      </w:pPr>
      <w:r>
        <w:t xml:space="preserve">Weißt du, was das Problem mit den meisten Systemen ist? </w:t>
      </w:r>
    </w:p>
    <w:p w14:paraId="2EAE5001" w14:textId="77777777" w:rsidR="002A0287" w:rsidRDefault="00000000">
      <w:pPr>
        <w:spacing w:after="160"/>
        <w:ind w:left="19" w:right="15"/>
      </w:pPr>
      <w:r>
        <w:t xml:space="preserve">MORPHEUS: </w:t>
      </w:r>
    </w:p>
    <w:p w14:paraId="704002B6" w14:textId="77777777" w:rsidR="002A0287" w:rsidRDefault="00000000">
      <w:pPr>
        <w:ind w:left="19" w:right="15"/>
      </w:pPr>
      <w:r>
        <w:lastRenderedPageBreak/>
        <w:t xml:space="preserve">Die Dokumentation? </w:t>
      </w:r>
    </w:p>
    <w:p w14:paraId="62B503D7" w14:textId="77777777" w:rsidR="002A0287" w:rsidRDefault="00000000">
      <w:pPr>
        <w:spacing w:after="160"/>
        <w:ind w:left="19" w:right="15"/>
      </w:pPr>
      <w:r>
        <w:t xml:space="preserve">ANTON: </w:t>
      </w:r>
    </w:p>
    <w:p w14:paraId="55613562" w14:textId="77777777" w:rsidR="002A0287" w:rsidRDefault="00000000">
      <w:pPr>
        <w:ind w:left="19" w:right="15"/>
      </w:pPr>
      <w:r>
        <w:t xml:space="preserve">Nein. Dass sie so tun, als wären sie neutral. Als hätten sie keine Haltung. Aber jedes System hat eine Haltung. Die Frage ist nur, ob sie sichtbar ist. </w:t>
      </w:r>
    </w:p>
    <w:p w14:paraId="0D49C81F" w14:textId="77777777" w:rsidR="002A0287" w:rsidRDefault="00000000">
      <w:pPr>
        <w:spacing w:after="160"/>
        <w:ind w:left="19" w:right="15"/>
      </w:pPr>
      <w:r>
        <w:t xml:space="preserve">ICH: </w:t>
      </w:r>
    </w:p>
    <w:p w14:paraId="628F06BB" w14:textId="77777777" w:rsidR="002A0287" w:rsidRDefault="00000000">
      <w:pPr>
        <w:ind w:left="19" w:right="15"/>
      </w:pPr>
      <w:r>
        <w:t xml:space="preserve">Die Haltung von </w:t>
      </w:r>
      <w:proofErr w:type="spellStart"/>
      <w:r>
        <w:t>iMOPS</w:t>
      </w:r>
      <w:proofErr w:type="spellEnd"/>
      <w:r>
        <w:t xml:space="preserve"> ist: Der Mensch hat Recht, bis das System das Gegenteil beweist. Nicht umgekehrt. </w:t>
      </w:r>
    </w:p>
    <w:p w14:paraId="240219FD" w14:textId="77777777" w:rsidR="002A0287" w:rsidRDefault="00000000">
      <w:pPr>
        <w:spacing w:after="160"/>
        <w:ind w:left="19" w:right="15"/>
      </w:pPr>
      <w:r>
        <w:t xml:space="preserve">MORPHEUS: lehnt sich zurück </w:t>
      </w:r>
    </w:p>
    <w:p w14:paraId="7FABC185" w14:textId="77777777" w:rsidR="002A0287" w:rsidRDefault="00000000">
      <w:pPr>
        <w:ind w:left="19" w:right="15"/>
      </w:pPr>
      <w:r>
        <w:t xml:space="preserve">Das ist das Gegenteil von dem, wie Software normalerweise funktioniert. </w:t>
      </w:r>
    </w:p>
    <w:p w14:paraId="7B2BF782" w14:textId="77777777" w:rsidR="002A0287" w:rsidRDefault="00000000">
      <w:pPr>
        <w:spacing w:after="160"/>
        <w:ind w:left="19" w:right="15"/>
      </w:pPr>
      <w:r>
        <w:t xml:space="preserve">ICH: </w:t>
      </w:r>
    </w:p>
    <w:p w14:paraId="60C34184" w14:textId="77777777" w:rsidR="002A0287" w:rsidRDefault="00000000">
      <w:pPr>
        <w:ind w:left="19" w:right="15"/>
      </w:pPr>
      <w:r>
        <w:t xml:space="preserve">Ich weiß. </w:t>
      </w:r>
    </w:p>
    <w:p w14:paraId="3DB55891" w14:textId="77777777" w:rsidR="002A0287" w:rsidRDefault="00000000">
      <w:pPr>
        <w:spacing w:after="160"/>
        <w:ind w:left="19" w:right="15"/>
      </w:pPr>
      <w:r>
        <w:t xml:space="preserve">ANTON: </w:t>
      </w:r>
    </w:p>
    <w:p w14:paraId="711396ED" w14:textId="77777777" w:rsidR="002A0287" w:rsidRDefault="00000000">
      <w:pPr>
        <w:ind w:left="19" w:right="15"/>
      </w:pPr>
      <w:r>
        <w:t xml:space="preserve">Und Harry Meier? Der im Code? </w:t>
      </w:r>
    </w:p>
    <w:p w14:paraId="179203A7" w14:textId="77777777" w:rsidR="002A0287" w:rsidRDefault="00000000">
      <w:pPr>
        <w:spacing w:after="160"/>
        <w:ind w:left="19" w:right="15"/>
      </w:pPr>
      <w:r>
        <w:t xml:space="preserve">ICH: </w:t>
      </w:r>
    </w:p>
    <w:p w14:paraId="57A2D364" w14:textId="77777777" w:rsidR="002A0287" w:rsidRDefault="00000000">
      <w:pPr>
        <w:ind w:left="19" w:right="15"/>
      </w:pPr>
      <w:r>
        <w:t xml:space="preserve">Das ist Rio. Rio Reiser. Ton-Steine-Scherben. Mensch-Meier. Der Typ in der U-Bahn, der keinen Fahrschein hat. </w:t>
      </w:r>
      <w:proofErr w:type="gramStart"/>
      <w:r>
        <w:t>Der  wegen</w:t>
      </w:r>
      <w:proofErr w:type="gramEnd"/>
      <w:r>
        <w:t xml:space="preserve"> des Tränengases weinen musste. Der Mann der </w:t>
      </w:r>
      <w:proofErr w:type="spellStart"/>
      <w:r>
        <w:t>Mesch</w:t>
      </w:r>
      <w:proofErr w:type="spellEnd"/>
      <w:r>
        <w:t xml:space="preserve"> sein möchte und nicht mehr fragt. „Sklaventreiber hast du Arbeit für mich“ </w:t>
      </w:r>
    </w:p>
    <w:p w14:paraId="1C94863C" w14:textId="77777777" w:rsidR="002A0287" w:rsidRDefault="00000000">
      <w:pPr>
        <w:spacing w:after="160"/>
        <w:ind w:left="19" w:right="15"/>
      </w:pPr>
      <w:r>
        <w:t xml:space="preserve">ANTON: </w:t>
      </w:r>
    </w:p>
    <w:p w14:paraId="08EE7CA6" w14:textId="77777777" w:rsidR="002A0287" w:rsidRDefault="00000000">
      <w:pPr>
        <w:ind w:left="19" w:right="15"/>
      </w:pPr>
      <w:r>
        <w:t xml:space="preserve">Du hast einen toten Sänger in deinen Kernel gesetzt. </w:t>
      </w:r>
    </w:p>
    <w:p w14:paraId="40309F68" w14:textId="77777777" w:rsidR="002A0287" w:rsidRDefault="00000000">
      <w:pPr>
        <w:spacing w:after="160"/>
        <w:ind w:left="19" w:right="15"/>
      </w:pPr>
      <w:r>
        <w:t xml:space="preserve">ICH: </w:t>
      </w:r>
    </w:p>
    <w:p w14:paraId="24602DFA" w14:textId="77777777" w:rsidR="002A0287" w:rsidRDefault="00000000">
      <w:pPr>
        <w:ind w:left="19" w:right="15"/>
      </w:pPr>
      <w:r>
        <w:t xml:space="preserve">Ich habe jemanden in den Kernel gesetzt, der verstanden hat, dass Arbeit Würde ist. Dass der Posten zählt, nicht der Titel. Gardemanger. Kalte Küche. Der, der vorbereitet, damit andere glänzen können. </w:t>
      </w:r>
    </w:p>
    <w:p w14:paraId="18D09774" w14:textId="77777777" w:rsidR="002A0287" w:rsidRDefault="00000000">
      <w:pPr>
        <w:spacing w:after="160"/>
        <w:ind w:left="19" w:right="15"/>
      </w:pPr>
      <w:r>
        <w:t xml:space="preserve">MORPHEUS: </w:t>
      </w:r>
    </w:p>
    <w:p w14:paraId="154F097F" w14:textId="77777777" w:rsidR="002A0287" w:rsidRDefault="00000000">
      <w:pPr>
        <w:ind w:left="19" w:right="15"/>
      </w:pPr>
      <w:r>
        <w:t xml:space="preserve">Und Lukas? Der Runner? </w:t>
      </w:r>
    </w:p>
    <w:p w14:paraId="142C0423" w14:textId="77777777" w:rsidR="002A0287" w:rsidRDefault="00000000">
      <w:pPr>
        <w:spacing w:after="165"/>
        <w:ind w:left="19" w:right="15"/>
      </w:pPr>
      <w:r>
        <w:t xml:space="preserve">ICH: </w:t>
      </w:r>
    </w:p>
    <w:p w14:paraId="77A772A0" w14:textId="77777777" w:rsidR="002A0287" w:rsidRDefault="00000000">
      <w:pPr>
        <w:ind w:left="19" w:right="15"/>
      </w:pPr>
      <w:r>
        <w:t xml:space="preserve">Der, der läuft. Damit andere stehen können. </w:t>
      </w:r>
    </w:p>
    <w:p w14:paraId="6DE56201" w14:textId="77777777" w:rsidR="002A0287" w:rsidRDefault="00000000">
      <w:pPr>
        <w:ind w:left="19" w:right="15"/>
      </w:pPr>
      <w:r>
        <w:t xml:space="preserve">Stille. </w:t>
      </w:r>
    </w:p>
    <w:p w14:paraId="13EDA033" w14:textId="77777777" w:rsidR="002A0287" w:rsidRDefault="00000000">
      <w:pPr>
        <w:spacing w:after="43" w:line="410" w:lineRule="auto"/>
        <w:ind w:left="19" w:right="3151"/>
      </w:pPr>
      <w:r>
        <w:t xml:space="preserve">ANTON: steht auf, nimmt seine Zeichnung mit Ich muss zurück nach </w:t>
      </w:r>
      <w:proofErr w:type="spellStart"/>
      <w:r>
        <w:t>Gurkistan</w:t>
      </w:r>
      <w:proofErr w:type="spellEnd"/>
      <w:r>
        <w:t xml:space="preserve">. Aber eine Sache noch. </w:t>
      </w:r>
    </w:p>
    <w:p w14:paraId="6D0AFAD3" w14:textId="0644EE6D" w:rsidR="002A0287" w:rsidRDefault="00000000" w:rsidP="00470C48">
      <w:pPr>
        <w:spacing w:after="160"/>
        <w:ind w:left="19" w:right="15"/>
      </w:pPr>
      <w:r>
        <w:t xml:space="preserve">ICH: Ja? </w:t>
      </w:r>
    </w:p>
    <w:p w14:paraId="594558BA" w14:textId="77777777" w:rsidR="002A0287" w:rsidRDefault="00000000">
      <w:pPr>
        <w:spacing w:after="48" w:line="406" w:lineRule="auto"/>
        <w:ind w:left="19" w:right="5028"/>
      </w:pPr>
      <w:r>
        <w:lastRenderedPageBreak/>
        <w:t xml:space="preserve">ANTON: </w:t>
      </w:r>
      <w:proofErr w:type="spellStart"/>
      <w:r>
        <w:t>killTree</w:t>
      </w:r>
      <w:proofErr w:type="spellEnd"/>
      <w:r>
        <w:t xml:space="preserve">. Das ist der wichtigste Befehl. </w:t>
      </w:r>
    </w:p>
    <w:p w14:paraId="5469BCF3" w14:textId="77777777" w:rsidR="002A0287" w:rsidRDefault="00000000">
      <w:pPr>
        <w:spacing w:after="160"/>
        <w:ind w:left="19" w:right="15"/>
      </w:pPr>
      <w:r>
        <w:t xml:space="preserve">MORPHEUS: </w:t>
      </w:r>
    </w:p>
    <w:p w14:paraId="778286E6" w14:textId="77777777" w:rsidR="002A0287" w:rsidRDefault="00000000">
      <w:pPr>
        <w:ind w:left="19" w:right="15"/>
      </w:pPr>
      <w:r>
        <w:t xml:space="preserve">Weil er </w:t>
      </w:r>
      <w:proofErr w:type="spellStart"/>
      <w:r>
        <w:t>Subtrees</w:t>
      </w:r>
      <w:proofErr w:type="spellEnd"/>
      <w:r>
        <w:t xml:space="preserve"> löscht? </w:t>
      </w:r>
    </w:p>
    <w:p w14:paraId="657E107A" w14:textId="77777777" w:rsidR="002A0287" w:rsidRDefault="00000000">
      <w:pPr>
        <w:spacing w:after="160"/>
        <w:ind w:left="19" w:right="15"/>
      </w:pPr>
      <w:r>
        <w:t xml:space="preserve">ANTON: </w:t>
      </w:r>
    </w:p>
    <w:p w14:paraId="304AF9F4" w14:textId="77777777" w:rsidR="002A0287" w:rsidRDefault="00000000">
      <w:pPr>
        <w:ind w:left="19" w:right="15"/>
      </w:pPr>
      <w:r>
        <w:t>Nein. Weil er löscht, was gelöscht werden muss. Vollständig. Ohne Rest. Ohne dass jemand in drei Jahren fragt: Warum ist da noch ein ^</w:t>
      </w:r>
      <w:proofErr w:type="gramStart"/>
      <w:r>
        <w:t>TASK.001.STATUS</w:t>
      </w:r>
      <w:proofErr w:type="gramEnd"/>
      <w:r>
        <w:t xml:space="preserve">, wenn der Task längst erledigt ist? </w:t>
      </w:r>
    </w:p>
    <w:p w14:paraId="4763D31E" w14:textId="77777777" w:rsidR="002A0287" w:rsidRDefault="00000000">
      <w:pPr>
        <w:spacing w:after="160"/>
        <w:ind w:left="19" w:right="15"/>
      </w:pPr>
      <w:r>
        <w:t xml:space="preserve">ICH: </w:t>
      </w:r>
    </w:p>
    <w:p w14:paraId="5BA6F8B1" w14:textId="77777777" w:rsidR="002A0287" w:rsidRDefault="00000000">
      <w:pPr>
        <w:ind w:left="19" w:right="15"/>
      </w:pPr>
      <w:r>
        <w:t xml:space="preserve">Der Bug, der keiner sein durfte. </w:t>
      </w:r>
    </w:p>
    <w:p w14:paraId="2F9F937D" w14:textId="77777777" w:rsidR="002A0287" w:rsidRDefault="00000000">
      <w:pPr>
        <w:spacing w:after="160"/>
        <w:ind w:left="19" w:right="15"/>
      </w:pPr>
      <w:r>
        <w:t xml:space="preserve">ANTON: </w:t>
      </w:r>
    </w:p>
    <w:p w14:paraId="17E9FF8C" w14:textId="77777777" w:rsidR="002A0287" w:rsidRDefault="00000000">
      <w:pPr>
        <w:ind w:left="19" w:right="15"/>
      </w:pPr>
      <w:r>
        <w:t xml:space="preserve">Der Bug, der in jedem anderen System noch da wäre. Weil Löschen schwer ist. Weil Menschen Angst haben, etwas wirklich zu beenden. </w:t>
      </w:r>
    </w:p>
    <w:p w14:paraId="06FD6F3C" w14:textId="77777777" w:rsidR="002A0287" w:rsidRDefault="00000000">
      <w:pPr>
        <w:spacing w:after="48" w:line="406" w:lineRule="auto"/>
        <w:ind w:left="19" w:right="5013"/>
      </w:pPr>
      <w:r>
        <w:t xml:space="preserve">MORPHEUS: nickt langsam Sauberer Tisch. </w:t>
      </w:r>
    </w:p>
    <w:p w14:paraId="43A10E50" w14:textId="77777777" w:rsidR="002A0287" w:rsidRDefault="00000000">
      <w:pPr>
        <w:spacing w:after="160"/>
        <w:ind w:left="19" w:right="15"/>
      </w:pPr>
      <w:r>
        <w:t xml:space="preserve">ICH: </w:t>
      </w:r>
    </w:p>
    <w:p w14:paraId="14AEF1C6" w14:textId="77777777" w:rsidR="002A0287" w:rsidRDefault="00000000">
      <w:pPr>
        <w:spacing w:after="409"/>
        <w:ind w:left="19" w:right="15"/>
      </w:pPr>
      <w:r>
        <w:t xml:space="preserve">Sauberer Tisch. </w:t>
      </w:r>
    </w:p>
    <w:p w14:paraId="167E0330" w14:textId="77777777" w:rsidR="002A0287" w:rsidRDefault="00000000">
      <w:pPr>
        <w:spacing w:after="316" w:line="265" w:lineRule="auto"/>
        <w:ind w:left="11" w:right="0"/>
        <w:jc w:val="center"/>
      </w:pPr>
      <w:r>
        <w:t xml:space="preserve">——— </w:t>
      </w:r>
    </w:p>
    <w:p w14:paraId="7B4CFC22" w14:textId="77777777" w:rsidR="002A0287" w:rsidRDefault="00000000">
      <w:pPr>
        <w:spacing w:after="233" w:line="334" w:lineRule="auto"/>
        <w:ind w:left="19" w:right="251"/>
      </w:pPr>
      <w:r>
        <w:t xml:space="preserve">Das Terminal blinkt. Der Code wartet. Irgendwo in Hamburg schläft ein Mann, der morgen wieder Gurken zeichnen wird. Irgendwo in Berlin nimmt einer das nächste Tutorial auf. Sie wissen nicht, dass sie hier waren. Aber der Kernel weiß es. </w:t>
      </w:r>
    </w:p>
    <w:p w14:paraId="5371B14A" w14:textId="77777777" w:rsidR="002A0287" w:rsidRDefault="00000000">
      <w:pPr>
        <w:spacing w:after="107" w:line="264" w:lineRule="auto"/>
        <w:ind w:left="-5" w:right="0"/>
      </w:pPr>
      <w:proofErr w:type="gramStart"/>
      <w:r>
        <w:rPr>
          <w:sz w:val="20"/>
        </w:rPr>
        <w:t>^INTERMEZZO.MORPHEUS.STATUS</w:t>
      </w:r>
      <w:proofErr w:type="gramEnd"/>
      <w:r>
        <w:rPr>
          <w:sz w:val="20"/>
        </w:rPr>
        <w:t xml:space="preserve"> = "UNDERSTOOD"</w:t>
      </w:r>
      <w:r>
        <w:t xml:space="preserve"> </w:t>
      </w:r>
    </w:p>
    <w:p w14:paraId="4BAB5759" w14:textId="77777777" w:rsidR="002A0287" w:rsidRDefault="00000000">
      <w:pPr>
        <w:spacing w:after="97" w:line="264" w:lineRule="auto"/>
        <w:ind w:left="-5" w:right="0"/>
      </w:pPr>
      <w:proofErr w:type="gramStart"/>
      <w:r>
        <w:rPr>
          <w:sz w:val="20"/>
        </w:rPr>
        <w:t>^INTERMEZZO.ANTON.STATUS</w:t>
      </w:r>
      <w:proofErr w:type="gramEnd"/>
      <w:r>
        <w:rPr>
          <w:sz w:val="20"/>
        </w:rPr>
        <w:t xml:space="preserve"> = "RETURNED_TO_GURKISTAN"</w:t>
      </w:r>
      <w:r>
        <w:t xml:space="preserve"> </w:t>
      </w:r>
    </w:p>
    <w:p w14:paraId="0742C7A7" w14:textId="77777777" w:rsidR="002A0287" w:rsidRDefault="00000000">
      <w:pPr>
        <w:spacing w:after="205" w:line="264" w:lineRule="auto"/>
        <w:ind w:left="-5" w:right="0"/>
      </w:pPr>
      <w:r>
        <w:rPr>
          <w:sz w:val="20"/>
        </w:rPr>
        <w:t>^SYS.STATUS = "BIN DA. :-)"</w:t>
      </w:r>
      <w:r>
        <w:t xml:space="preserve"> </w:t>
      </w:r>
    </w:p>
    <w:p w14:paraId="27F20EBC" w14:textId="67EB4CC6" w:rsidR="00470C48" w:rsidRDefault="00000000">
      <w:pPr>
        <w:spacing w:after="331" w:line="259" w:lineRule="auto"/>
        <w:ind w:left="13" w:right="0"/>
        <w:jc w:val="center"/>
        <w:rPr>
          <w:sz w:val="20"/>
        </w:rPr>
      </w:pPr>
      <w:r>
        <w:rPr>
          <w:sz w:val="20"/>
        </w:rPr>
        <w:t xml:space="preserve">Thermodynamik der Arbeit - Andreas Pelczer – 2025 </w:t>
      </w:r>
    </w:p>
    <w:p w14:paraId="48ED24C4" w14:textId="77777777" w:rsidR="00470C48" w:rsidRDefault="00470C48">
      <w:pPr>
        <w:spacing w:after="160" w:line="278" w:lineRule="auto"/>
        <w:ind w:left="0" w:right="0" w:firstLine="0"/>
        <w:rPr>
          <w:sz w:val="20"/>
        </w:rPr>
      </w:pPr>
      <w:r>
        <w:rPr>
          <w:sz w:val="20"/>
        </w:rPr>
        <w:br w:type="page"/>
      </w:r>
    </w:p>
    <w:p w14:paraId="6F6A9BE3" w14:textId="77777777" w:rsidR="002A0287" w:rsidRDefault="002A0287">
      <w:pPr>
        <w:spacing w:after="331" w:line="259" w:lineRule="auto"/>
        <w:ind w:left="13" w:right="0"/>
        <w:jc w:val="center"/>
      </w:pPr>
    </w:p>
    <w:p w14:paraId="0C2C1D90" w14:textId="77777777" w:rsidR="002A0287" w:rsidRDefault="00000000">
      <w:pPr>
        <w:spacing w:after="241"/>
        <w:ind w:left="19" w:right="15"/>
      </w:pPr>
      <w:r>
        <w:t xml:space="preserve">TEIL XII: DIE WAHRHEIT </w:t>
      </w:r>
    </w:p>
    <w:p w14:paraId="1376D9EF" w14:textId="77777777" w:rsidR="002A0287" w:rsidRDefault="00000000">
      <w:pPr>
        <w:spacing w:after="472"/>
        <w:ind w:left="19" w:right="15"/>
      </w:pPr>
      <w:r>
        <w:t xml:space="preserve">Was ich verstanden habe </w:t>
      </w:r>
    </w:p>
    <w:p w14:paraId="51935747" w14:textId="77777777" w:rsidR="002A0287" w:rsidRDefault="00000000">
      <w:pPr>
        <w:pStyle w:val="berschrift1"/>
        <w:spacing w:after="0" w:line="267" w:lineRule="auto"/>
        <w:ind w:left="-5"/>
      </w:pPr>
      <w:bookmarkStart w:id="129" w:name="_Toc170062"/>
      <w:r>
        <w:rPr>
          <w:rFonts w:ascii="Georgia" w:eastAsia="Georgia" w:hAnsi="Georgia" w:cs="Georgia"/>
          <w:b w:val="0"/>
          <w:i w:val="0"/>
          <w:color w:val="0F4761"/>
          <w:sz w:val="40"/>
        </w:rPr>
        <w:t xml:space="preserve">INTERMEZZO: Das Fass </w:t>
      </w:r>
      <w:bookmarkEnd w:id="129"/>
    </w:p>
    <w:p w14:paraId="1C881424" w14:textId="77777777" w:rsidR="002A0287" w:rsidRDefault="00000000">
      <w:pPr>
        <w:spacing w:after="174"/>
        <w:ind w:left="19" w:right="15"/>
      </w:pPr>
      <w:r>
        <w:t xml:space="preserve">Ein Gespräch über das schlimmste Wort von allen </w:t>
      </w:r>
    </w:p>
    <w:p w14:paraId="2B795849" w14:textId="77777777" w:rsidR="002A0287" w:rsidRDefault="00000000">
      <w:pPr>
        <w:spacing w:after="178" w:line="259" w:lineRule="auto"/>
        <w:ind w:left="0" w:right="0" w:firstLine="0"/>
      </w:pPr>
      <w:r>
        <w:t xml:space="preserve"> </w:t>
      </w:r>
    </w:p>
    <w:p w14:paraId="693CACA1" w14:textId="77777777" w:rsidR="002A0287" w:rsidRDefault="00000000">
      <w:pPr>
        <w:spacing w:after="178" w:line="259" w:lineRule="auto"/>
        <w:ind w:left="0" w:right="0" w:firstLine="0"/>
      </w:pPr>
      <w:r>
        <w:t xml:space="preserve"> </w:t>
      </w:r>
    </w:p>
    <w:p w14:paraId="57B77A99" w14:textId="77777777" w:rsidR="002A0287" w:rsidRDefault="00000000">
      <w:pPr>
        <w:spacing w:after="167"/>
        <w:ind w:left="19" w:right="15"/>
      </w:pPr>
      <w:r>
        <w:t xml:space="preserve">Ich sitze nackt in einem Fass. Neben mir sitzt ein alter Grieche, auch nackt. Es ist eng. Es riecht nach Wein und Philosophie. Oder nach Philosophie und Wein. Je nachdem, wo du herkommst. </w:t>
      </w:r>
    </w:p>
    <w:p w14:paraId="34E71ED1" w14:textId="77777777" w:rsidR="002A0287" w:rsidRDefault="00000000">
      <w:pPr>
        <w:spacing w:after="178" w:line="259" w:lineRule="auto"/>
        <w:ind w:left="0" w:right="0" w:firstLine="0"/>
      </w:pPr>
      <w:r>
        <w:t xml:space="preserve"> </w:t>
      </w:r>
    </w:p>
    <w:p w14:paraId="21960C99" w14:textId="77777777" w:rsidR="002A0287" w:rsidRDefault="00000000">
      <w:pPr>
        <w:spacing w:after="169"/>
        <w:ind w:left="19" w:right="15"/>
      </w:pPr>
      <w:r>
        <w:t xml:space="preserve">"Na?" sagt er. </w:t>
      </w:r>
    </w:p>
    <w:p w14:paraId="146E06CD" w14:textId="77777777" w:rsidR="002A0287" w:rsidRDefault="00000000">
      <w:pPr>
        <w:spacing w:after="178" w:line="259" w:lineRule="auto"/>
        <w:ind w:left="0" w:right="0" w:firstLine="0"/>
      </w:pPr>
      <w:r>
        <w:t xml:space="preserve"> </w:t>
      </w:r>
    </w:p>
    <w:p w14:paraId="5C07A94F" w14:textId="77777777" w:rsidR="002A0287" w:rsidRDefault="00000000">
      <w:pPr>
        <w:spacing w:after="169"/>
        <w:ind w:left="19" w:right="15"/>
      </w:pPr>
      <w:r>
        <w:t xml:space="preserve">"Na." sage ich. </w:t>
      </w:r>
    </w:p>
    <w:p w14:paraId="2CF71670" w14:textId="77777777" w:rsidR="002A0287" w:rsidRDefault="00000000">
      <w:pPr>
        <w:spacing w:after="178" w:line="259" w:lineRule="auto"/>
        <w:ind w:left="0" w:right="0" w:firstLine="0"/>
      </w:pPr>
      <w:r>
        <w:t xml:space="preserve"> </w:t>
      </w:r>
    </w:p>
    <w:p w14:paraId="1E249F41" w14:textId="77777777" w:rsidR="002A0287" w:rsidRDefault="00000000">
      <w:pPr>
        <w:spacing w:after="169"/>
        <w:ind w:left="19" w:right="15"/>
      </w:pPr>
      <w:r>
        <w:t xml:space="preserve">Stille. </w:t>
      </w:r>
    </w:p>
    <w:p w14:paraId="7DFE4EE9" w14:textId="77777777" w:rsidR="002A0287" w:rsidRDefault="00000000">
      <w:pPr>
        <w:spacing w:after="183" w:line="259" w:lineRule="auto"/>
        <w:ind w:left="0" w:right="0" w:firstLine="0"/>
      </w:pPr>
      <w:r>
        <w:t xml:space="preserve"> </w:t>
      </w:r>
    </w:p>
    <w:p w14:paraId="202639BB" w14:textId="77777777" w:rsidR="002A0287" w:rsidRDefault="00000000">
      <w:pPr>
        <w:spacing w:after="169"/>
        <w:ind w:left="19" w:right="15"/>
      </w:pPr>
      <w:r>
        <w:t>"</w:t>
      </w:r>
      <w:proofErr w:type="spellStart"/>
      <w:r>
        <w:t>Naaaa</w:t>
      </w:r>
      <w:proofErr w:type="spellEnd"/>
      <w:r>
        <w:t xml:space="preserve">?" sagt er. Diesmal länger. Mit Fragezeichen. </w:t>
      </w:r>
    </w:p>
    <w:p w14:paraId="758182C9" w14:textId="77777777" w:rsidR="002A0287" w:rsidRDefault="00000000">
      <w:pPr>
        <w:spacing w:after="178" w:line="259" w:lineRule="auto"/>
        <w:ind w:left="0" w:right="0" w:firstLine="0"/>
      </w:pPr>
      <w:r>
        <w:t xml:space="preserve"> </w:t>
      </w:r>
    </w:p>
    <w:p w14:paraId="048360A5" w14:textId="77777777" w:rsidR="002A0287" w:rsidRDefault="00000000">
      <w:pPr>
        <w:spacing w:after="169"/>
        <w:ind w:left="19" w:right="15"/>
      </w:pPr>
      <w:r>
        <w:t xml:space="preserve">"Nah." sage ich. Kurz. Abwehrend. </w:t>
      </w:r>
    </w:p>
    <w:p w14:paraId="3F1F4493" w14:textId="77777777" w:rsidR="002A0287" w:rsidRDefault="00000000">
      <w:pPr>
        <w:spacing w:after="178" w:line="259" w:lineRule="auto"/>
        <w:ind w:left="0" w:right="0" w:firstLine="0"/>
      </w:pPr>
      <w:r>
        <w:t xml:space="preserve"> </w:t>
      </w:r>
    </w:p>
    <w:p w14:paraId="2D96A2CE" w14:textId="77777777" w:rsidR="002A0287" w:rsidRDefault="00000000">
      <w:pPr>
        <w:spacing w:after="169"/>
        <w:ind w:left="19" w:right="15"/>
      </w:pPr>
      <w:r>
        <w:t xml:space="preserve">Er nickt. "Du verstehst." </w:t>
      </w:r>
    </w:p>
    <w:p w14:paraId="06F085CB" w14:textId="77777777" w:rsidR="002A0287" w:rsidRDefault="00000000">
      <w:pPr>
        <w:spacing w:after="178" w:line="259" w:lineRule="auto"/>
        <w:ind w:left="0" w:right="0" w:firstLine="0"/>
      </w:pPr>
      <w:r>
        <w:t xml:space="preserve"> </w:t>
      </w:r>
    </w:p>
    <w:p w14:paraId="54495EC3" w14:textId="77777777" w:rsidR="002A0287" w:rsidRDefault="00000000">
      <w:pPr>
        <w:spacing w:after="183" w:line="259" w:lineRule="auto"/>
        <w:ind w:left="0" w:right="0" w:firstLine="0"/>
      </w:pPr>
      <w:r>
        <w:t xml:space="preserve"> </w:t>
      </w:r>
    </w:p>
    <w:p w14:paraId="1DC54A84" w14:textId="77777777" w:rsidR="002A0287" w:rsidRDefault="00000000">
      <w:pPr>
        <w:spacing w:after="172"/>
        <w:ind w:left="19" w:right="15"/>
      </w:pPr>
      <w:r>
        <w:t xml:space="preserve">DIOGENES: Die Athener haben tausend Worte für Demokratie und verstehen sie nicht. Du hast ein Wort für alles und verstehst alles. </w:t>
      </w:r>
    </w:p>
    <w:p w14:paraId="34C85E1B" w14:textId="77777777" w:rsidR="002A0287" w:rsidRDefault="00000000">
      <w:pPr>
        <w:spacing w:after="178" w:line="259" w:lineRule="auto"/>
        <w:ind w:left="0" w:right="0" w:firstLine="0"/>
      </w:pPr>
      <w:r>
        <w:t xml:space="preserve"> </w:t>
      </w:r>
    </w:p>
    <w:p w14:paraId="05CEF579" w14:textId="77777777" w:rsidR="002A0287" w:rsidRDefault="00000000">
      <w:pPr>
        <w:spacing w:after="169"/>
        <w:ind w:left="19" w:right="15"/>
      </w:pPr>
      <w:r>
        <w:t xml:space="preserve">ICH: Na. </w:t>
      </w:r>
    </w:p>
    <w:p w14:paraId="6FABD741" w14:textId="77777777" w:rsidR="002A0287" w:rsidRDefault="00000000">
      <w:pPr>
        <w:spacing w:after="0" w:line="259" w:lineRule="auto"/>
        <w:ind w:left="0" w:right="0" w:firstLine="0"/>
      </w:pPr>
      <w:r>
        <w:t xml:space="preserve"> </w:t>
      </w:r>
    </w:p>
    <w:p w14:paraId="2E6DD093" w14:textId="77777777" w:rsidR="002A0287" w:rsidRDefault="00000000">
      <w:pPr>
        <w:spacing w:after="169"/>
        <w:ind w:left="19" w:right="15"/>
      </w:pPr>
      <w:r>
        <w:t xml:space="preserve">DIOGENES: Genau. Was heißt das? </w:t>
      </w:r>
    </w:p>
    <w:p w14:paraId="45E769E6" w14:textId="77777777" w:rsidR="002A0287" w:rsidRDefault="00000000">
      <w:pPr>
        <w:spacing w:after="178" w:line="259" w:lineRule="auto"/>
        <w:ind w:left="0" w:right="0" w:firstLine="0"/>
      </w:pPr>
      <w:r>
        <w:t xml:space="preserve"> </w:t>
      </w:r>
    </w:p>
    <w:p w14:paraId="59D675DE" w14:textId="77777777" w:rsidR="002A0287" w:rsidRDefault="00000000">
      <w:pPr>
        <w:spacing w:after="169"/>
        <w:ind w:left="19" w:right="15"/>
      </w:pPr>
      <w:r>
        <w:lastRenderedPageBreak/>
        <w:t xml:space="preserve">ICH: Kommt drauf an. </w:t>
      </w:r>
    </w:p>
    <w:p w14:paraId="1374B346" w14:textId="77777777" w:rsidR="002A0287" w:rsidRDefault="00000000">
      <w:pPr>
        <w:spacing w:after="183" w:line="259" w:lineRule="auto"/>
        <w:ind w:left="0" w:right="0" w:firstLine="0"/>
      </w:pPr>
      <w:r>
        <w:t xml:space="preserve"> </w:t>
      </w:r>
    </w:p>
    <w:p w14:paraId="7F0E2DF0" w14:textId="77777777" w:rsidR="002A0287" w:rsidRDefault="00000000">
      <w:pPr>
        <w:spacing w:after="169"/>
        <w:ind w:left="19" w:right="15"/>
      </w:pPr>
      <w:r>
        <w:t xml:space="preserve">DIOGENES: Worauf? </w:t>
      </w:r>
    </w:p>
    <w:p w14:paraId="5E054227" w14:textId="77777777" w:rsidR="002A0287" w:rsidRDefault="00000000">
      <w:pPr>
        <w:spacing w:after="178" w:line="259" w:lineRule="auto"/>
        <w:ind w:left="0" w:right="0" w:firstLine="0"/>
      </w:pPr>
      <w:r>
        <w:t xml:space="preserve"> </w:t>
      </w:r>
    </w:p>
    <w:p w14:paraId="0AC7B6A6" w14:textId="77777777" w:rsidR="002A0287" w:rsidRDefault="00000000">
      <w:pPr>
        <w:spacing w:after="167"/>
        <w:ind w:left="19" w:right="15"/>
      </w:pPr>
      <w:r>
        <w:t xml:space="preserve">ICH: Auf alles. Tonfall. Länge. Kontext. Augenbrauen. Ob du dabei einatmest oder ausatmest. </w:t>
      </w:r>
    </w:p>
    <w:p w14:paraId="2AB6C809" w14:textId="77777777" w:rsidR="002A0287" w:rsidRDefault="00000000">
      <w:pPr>
        <w:spacing w:after="178" w:line="259" w:lineRule="auto"/>
        <w:ind w:left="0" w:right="0" w:firstLine="0"/>
      </w:pPr>
      <w:r>
        <w:t xml:space="preserve"> </w:t>
      </w:r>
    </w:p>
    <w:p w14:paraId="4124D0EB" w14:textId="77777777" w:rsidR="002A0287" w:rsidRDefault="00000000">
      <w:pPr>
        <w:spacing w:after="169"/>
        <w:ind w:left="19" w:right="15"/>
      </w:pPr>
      <w:r>
        <w:t xml:space="preserve">DIOGENES: Erklär. </w:t>
      </w:r>
    </w:p>
    <w:p w14:paraId="3C6FA46F" w14:textId="77777777" w:rsidR="002A0287" w:rsidRDefault="00000000">
      <w:pPr>
        <w:spacing w:after="178" w:line="259" w:lineRule="auto"/>
        <w:ind w:left="0" w:right="0" w:firstLine="0"/>
      </w:pPr>
      <w:r>
        <w:t xml:space="preserve"> </w:t>
      </w:r>
    </w:p>
    <w:p w14:paraId="220400BB" w14:textId="77777777" w:rsidR="002A0287" w:rsidRDefault="00000000">
      <w:pPr>
        <w:spacing w:after="169"/>
        <w:ind w:left="19" w:right="15"/>
      </w:pPr>
      <w:r>
        <w:t xml:space="preserve">ICH: "Na" - kurz, neutral. Begrüßung. Oder Aufforderung weiterzureden. </w:t>
      </w:r>
    </w:p>
    <w:p w14:paraId="0E9CC793" w14:textId="77777777" w:rsidR="002A0287" w:rsidRDefault="00000000">
      <w:pPr>
        <w:spacing w:after="178" w:line="259" w:lineRule="auto"/>
        <w:ind w:left="0" w:right="0" w:firstLine="0"/>
      </w:pPr>
      <w:r>
        <w:t xml:space="preserve"> </w:t>
      </w:r>
    </w:p>
    <w:p w14:paraId="2FA10A60" w14:textId="77777777" w:rsidR="002A0287" w:rsidRDefault="00000000">
      <w:pPr>
        <w:spacing w:after="174"/>
        <w:ind w:left="19" w:right="15"/>
      </w:pPr>
      <w:r>
        <w:t xml:space="preserve">DIOGENES: Weiter. </w:t>
      </w:r>
    </w:p>
    <w:p w14:paraId="5017D2A6" w14:textId="77777777" w:rsidR="002A0287" w:rsidRDefault="00000000">
      <w:pPr>
        <w:spacing w:after="178" w:line="259" w:lineRule="auto"/>
        <w:ind w:left="0" w:right="0" w:firstLine="0"/>
      </w:pPr>
      <w:r>
        <w:t xml:space="preserve"> </w:t>
      </w:r>
    </w:p>
    <w:p w14:paraId="3CF918F9" w14:textId="77777777" w:rsidR="002A0287" w:rsidRDefault="00000000">
      <w:pPr>
        <w:spacing w:after="169"/>
        <w:ind w:left="19" w:right="15"/>
      </w:pPr>
      <w:r>
        <w:t>ICH: "</w:t>
      </w:r>
      <w:proofErr w:type="spellStart"/>
      <w:r>
        <w:t>Naaa</w:t>
      </w:r>
      <w:proofErr w:type="spellEnd"/>
      <w:r>
        <w:t xml:space="preserve">" - lang, singend. Zweifel. Unglaube. "Das glaubst du doch selbst nicht." </w:t>
      </w:r>
    </w:p>
    <w:p w14:paraId="3B3FED29" w14:textId="77777777" w:rsidR="002A0287" w:rsidRDefault="00000000">
      <w:pPr>
        <w:spacing w:after="178" w:line="259" w:lineRule="auto"/>
        <w:ind w:left="0" w:right="0" w:firstLine="0"/>
      </w:pPr>
      <w:r>
        <w:t xml:space="preserve"> </w:t>
      </w:r>
    </w:p>
    <w:p w14:paraId="1E7A1C88" w14:textId="77777777" w:rsidR="002A0287" w:rsidRDefault="00000000">
      <w:pPr>
        <w:spacing w:after="169"/>
        <w:ind w:left="19" w:right="15"/>
      </w:pPr>
      <w:r>
        <w:t xml:space="preserve">DIOGENES: *zieht eine Augenbraue hoch* </w:t>
      </w:r>
    </w:p>
    <w:p w14:paraId="4DA550B1" w14:textId="77777777" w:rsidR="002A0287" w:rsidRDefault="00000000">
      <w:pPr>
        <w:spacing w:after="178" w:line="259" w:lineRule="auto"/>
        <w:ind w:left="0" w:right="0" w:firstLine="0"/>
      </w:pPr>
      <w:r>
        <w:t xml:space="preserve"> </w:t>
      </w:r>
    </w:p>
    <w:p w14:paraId="5A15747C" w14:textId="77777777" w:rsidR="002A0287" w:rsidRDefault="00000000">
      <w:pPr>
        <w:spacing w:after="169"/>
        <w:ind w:left="19" w:right="15"/>
      </w:pPr>
      <w:r>
        <w:t xml:space="preserve">ICH: "Nah" - kurz, abgehackt. Ablehnung. "Lass mal." </w:t>
      </w:r>
    </w:p>
    <w:p w14:paraId="04229F41" w14:textId="77777777" w:rsidR="002A0287" w:rsidRDefault="00000000">
      <w:pPr>
        <w:spacing w:after="183" w:line="259" w:lineRule="auto"/>
        <w:ind w:left="0" w:right="0" w:firstLine="0"/>
      </w:pPr>
      <w:r>
        <w:t xml:space="preserve"> </w:t>
      </w:r>
    </w:p>
    <w:p w14:paraId="3F442ACC" w14:textId="77777777" w:rsidR="002A0287" w:rsidRDefault="00000000">
      <w:pPr>
        <w:spacing w:after="169"/>
        <w:ind w:left="19" w:right="15"/>
      </w:pPr>
      <w:r>
        <w:t xml:space="preserve">DIOGENES: Und? </w:t>
      </w:r>
    </w:p>
    <w:p w14:paraId="352AB811" w14:textId="77777777" w:rsidR="002A0287" w:rsidRDefault="00000000">
      <w:pPr>
        <w:spacing w:after="178" w:line="259" w:lineRule="auto"/>
        <w:ind w:left="0" w:right="0" w:firstLine="0"/>
      </w:pPr>
      <w:r>
        <w:t xml:space="preserve"> </w:t>
      </w:r>
    </w:p>
    <w:p w14:paraId="42E4237E" w14:textId="77777777" w:rsidR="002A0287" w:rsidRDefault="00000000">
      <w:pPr>
        <w:spacing w:after="169"/>
        <w:ind w:left="19" w:right="15"/>
      </w:pPr>
      <w:r>
        <w:t xml:space="preserve">ICH: "Na?" - mit Fragezeichen. "Was ist los?" oder "Erzähl schon." </w:t>
      </w:r>
    </w:p>
    <w:p w14:paraId="45325EE8" w14:textId="77777777" w:rsidR="002A0287" w:rsidRDefault="00000000">
      <w:pPr>
        <w:spacing w:after="178" w:line="259" w:lineRule="auto"/>
        <w:ind w:left="0" w:right="0" w:firstLine="0"/>
      </w:pPr>
      <w:r>
        <w:t xml:space="preserve"> </w:t>
      </w:r>
    </w:p>
    <w:p w14:paraId="386FC4B8" w14:textId="77777777" w:rsidR="002A0287" w:rsidRDefault="00000000">
      <w:pPr>
        <w:spacing w:after="169"/>
        <w:ind w:left="19" w:right="15"/>
      </w:pPr>
      <w:r>
        <w:t xml:space="preserve">DIOGENES: Mehr. </w:t>
      </w:r>
    </w:p>
    <w:p w14:paraId="32DAA9E6" w14:textId="77777777" w:rsidR="002A0287" w:rsidRDefault="00000000">
      <w:pPr>
        <w:spacing w:after="178" w:line="259" w:lineRule="auto"/>
        <w:ind w:left="0" w:right="0" w:firstLine="0"/>
      </w:pPr>
      <w:r>
        <w:t xml:space="preserve"> </w:t>
      </w:r>
    </w:p>
    <w:p w14:paraId="09B4BB58" w14:textId="77777777" w:rsidR="002A0287" w:rsidRDefault="00000000">
      <w:pPr>
        <w:spacing w:after="174"/>
        <w:ind w:left="19" w:right="15"/>
      </w:pPr>
      <w:r>
        <w:t>ICH: "Na!" - mit Ausrufezeichen. Triumph. "</w:t>
      </w:r>
      <w:proofErr w:type="spellStart"/>
      <w:r>
        <w:t>Siehste</w:t>
      </w:r>
      <w:proofErr w:type="spellEnd"/>
      <w:r>
        <w:t xml:space="preserve">!" oder "Hab ich's doch gesagt!" </w:t>
      </w:r>
    </w:p>
    <w:p w14:paraId="7583C9D3" w14:textId="77777777" w:rsidR="002A0287" w:rsidRDefault="00000000">
      <w:pPr>
        <w:spacing w:after="178" w:line="259" w:lineRule="auto"/>
        <w:ind w:left="0" w:right="0" w:firstLine="0"/>
      </w:pPr>
      <w:r>
        <w:t xml:space="preserve"> </w:t>
      </w:r>
    </w:p>
    <w:p w14:paraId="5BE29FF5" w14:textId="77777777" w:rsidR="002A0287" w:rsidRDefault="00000000">
      <w:pPr>
        <w:spacing w:after="0"/>
        <w:ind w:left="19" w:right="15"/>
      </w:pPr>
      <w:r>
        <w:t xml:space="preserve">DIOGENES: Und wenn zwei Deutsche sich treffen? </w:t>
      </w:r>
    </w:p>
    <w:p w14:paraId="201F6108" w14:textId="77777777" w:rsidR="002A0287" w:rsidRDefault="00000000">
      <w:pPr>
        <w:spacing w:after="178" w:line="259" w:lineRule="auto"/>
        <w:ind w:left="0" w:right="0" w:firstLine="0"/>
      </w:pPr>
      <w:r>
        <w:t xml:space="preserve"> </w:t>
      </w:r>
    </w:p>
    <w:p w14:paraId="6EDA4060" w14:textId="77777777" w:rsidR="002A0287" w:rsidRDefault="00000000">
      <w:pPr>
        <w:spacing w:after="167"/>
        <w:ind w:left="19" w:right="15"/>
      </w:pPr>
      <w:r>
        <w:t xml:space="preserve">ICH: "Na?" - "Na." - "Na und?" - "Na ja." - "Na dann." - Gespräch beendet. Alles geklärt. Keine weiteren Fragen. </w:t>
      </w:r>
    </w:p>
    <w:p w14:paraId="45E4A639" w14:textId="77777777" w:rsidR="002A0287" w:rsidRDefault="00000000">
      <w:pPr>
        <w:spacing w:after="178" w:line="259" w:lineRule="auto"/>
        <w:ind w:left="0" w:right="0" w:firstLine="0"/>
      </w:pPr>
      <w:r>
        <w:lastRenderedPageBreak/>
        <w:t xml:space="preserve"> </w:t>
      </w:r>
    </w:p>
    <w:p w14:paraId="6FC9C294" w14:textId="77777777" w:rsidR="002A0287" w:rsidRDefault="00000000">
      <w:pPr>
        <w:spacing w:after="167"/>
        <w:ind w:left="19" w:right="15"/>
      </w:pPr>
      <w:r>
        <w:t xml:space="preserve">DIOGENES: *lacht* Alexander der Große kam zu mir und fragte, was er mir geben könne. Ich sagte: Geh mir aus der Sonne. Hätte auch "Na" sagen können. </w:t>
      </w:r>
    </w:p>
    <w:p w14:paraId="2A3A9ADB" w14:textId="77777777" w:rsidR="002A0287" w:rsidRDefault="00000000">
      <w:pPr>
        <w:spacing w:after="178" w:line="259" w:lineRule="auto"/>
        <w:ind w:left="0" w:right="0" w:firstLine="0"/>
      </w:pPr>
      <w:r>
        <w:t xml:space="preserve"> </w:t>
      </w:r>
    </w:p>
    <w:p w14:paraId="25539D66" w14:textId="77777777" w:rsidR="002A0287" w:rsidRDefault="00000000">
      <w:pPr>
        <w:spacing w:after="169"/>
        <w:ind w:left="19" w:right="15"/>
      </w:pPr>
      <w:r>
        <w:t xml:space="preserve">ICH: Wäre kürzer gewesen. </w:t>
      </w:r>
    </w:p>
    <w:p w14:paraId="13CA23BB" w14:textId="77777777" w:rsidR="002A0287" w:rsidRDefault="00000000">
      <w:pPr>
        <w:spacing w:after="183" w:line="259" w:lineRule="auto"/>
        <w:ind w:left="0" w:right="0" w:firstLine="0"/>
      </w:pPr>
      <w:r>
        <w:t xml:space="preserve"> </w:t>
      </w:r>
    </w:p>
    <w:p w14:paraId="4CC96FF6" w14:textId="77777777" w:rsidR="002A0287" w:rsidRDefault="00000000">
      <w:pPr>
        <w:spacing w:after="169"/>
        <w:ind w:left="19" w:right="15"/>
      </w:pPr>
      <w:r>
        <w:t xml:space="preserve">DIOGENES: Aber weniger berühmt. </w:t>
      </w:r>
    </w:p>
    <w:p w14:paraId="66D8FE97" w14:textId="77777777" w:rsidR="002A0287" w:rsidRDefault="00000000">
      <w:pPr>
        <w:spacing w:after="178" w:line="259" w:lineRule="auto"/>
        <w:ind w:left="0" w:right="0" w:firstLine="0"/>
      </w:pPr>
      <w:r>
        <w:t xml:space="preserve"> </w:t>
      </w:r>
    </w:p>
    <w:p w14:paraId="2DABD8F9" w14:textId="77777777" w:rsidR="002A0287" w:rsidRDefault="00000000">
      <w:pPr>
        <w:spacing w:after="169"/>
        <w:ind w:left="19" w:right="15"/>
      </w:pPr>
      <w:r>
        <w:t xml:space="preserve">ICH: Na ja. </w:t>
      </w:r>
    </w:p>
    <w:p w14:paraId="34AF946F" w14:textId="77777777" w:rsidR="002A0287" w:rsidRDefault="00000000">
      <w:pPr>
        <w:spacing w:after="178" w:line="259" w:lineRule="auto"/>
        <w:ind w:left="0" w:right="0" w:firstLine="0"/>
      </w:pPr>
      <w:r>
        <w:t xml:space="preserve"> </w:t>
      </w:r>
    </w:p>
    <w:p w14:paraId="4EDE4735" w14:textId="77777777" w:rsidR="002A0287" w:rsidRDefault="00000000">
      <w:pPr>
        <w:spacing w:after="167"/>
        <w:ind w:left="19" w:right="15"/>
      </w:pPr>
      <w:r>
        <w:t xml:space="preserve">DIOGENES: Siehst du? Zwei Silben. Resignation, Akzeptanz, leichter Widerspruch, Zustimmung - alles gleichzeitig. </w:t>
      </w:r>
    </w:p>
    <w:p w14:paraId="405E90C6" w14:textId="77777777" w:rsidR="002A0287" w:rsidRDefault="00000000">
      <w:pPr>
        <w:spacing w:after="178" w:line="259" w:lineRule="auto"/>
        <w:ind w:left="0" w:right="0" w:firstLine="0"/>
      </w:pPr>
      <w:r>
        <w:t xml:space="preserve"> </w:t>
      </w:r>
    </w:p>
    <w:p w14:paraId="06E4D194" w14:textId="77777777" w:rsidR="002A0287" w:rsidRDefault="00000000">
      <w:pPr>
        <w:spacing w:after="169"/>
        <w:ind w:left="19" w:right="15"/>
      </w:pPr>
      <w:r>
        <w:t xml:space="preserve">ICH: Das ist das Problem. Oder die Lösung. Je nachdem. </w:t>
      </w:r>
    </w:p>
    <w:p w14:paraId="1348BF7C" w14:textId="77777777" w:rsidR="002A0287" w:rsidRDefault="00000000">
      <w:pPr>
        <w:spacing w:after="233" w:line="259" w:lineRule="auto"/>
        <w:ind w:left="0" w:right="0" w:firstLine="0"/>
      </w:pPr>
      <w:r>
        <w:t xml:space="preserve"> </w:t>
      </w:r>
    </w:p>
    <w:p w14:paraId="68E6ABAC" w14:textId="77777777" w:rsidR="002A0287" w:rsidRDefault="00000000">
      <w:pPr>
        <w:spacing w:after="123" w:line="278" w:lineRule="auto"/>
        <w:ind w:left="0" w:right="0" w:firstLine="0"/>
      </w:pPr>
      <w:r>
        <w:t xml:space="preserve">DIOGENES: Die Deutschen. </w:t>
      </w:r>
      <w:r>
        <w:rPr>
          <w:rFonts w:ascii="Cambria" w:eastAsia="Cambria" w:hAnsi="Cambria" w:cs="Cambria"/>
          <w:sz w:val="27"/>
        </w:rPr>
        <w:t>Ein</w:t>
      </w:r>
      <w:r>
        <w:rPr>
          <w:rFonts w:ascii="Cambria" w:eastAsia="Cambria" w:hAnsi="Cambria" w:cs="Cambria"/>
          <w:sz w:val="27"/>
        </w:rPr>
        <w:tab/>
        <w:t>faszinierendes</w:t>
      </w:r>
      <w:r>
        <w:rPr>
          <w:rFonts w:ascii="Cambria" w:eastAsia="Cambria" w:hAnsi="Cambria" w:cs="Cambria"/>
          <w:sz w:val="27"/>
        </w:rPr>
        <w:tab/>
        <w:t>Volk.</w:t>
      </w:r>
      <w:r>
        <w:rPr>
          <w:rFonts w:ascii="Cambria" w:eastAsia="Cambria" w:hAnsi="Cambria" w:cs="Cambria"/>
          <w:sz w:val="27"/>
        </w:rPr>
        <w:tab/>
        <w:t>Sie</w:t>
      </w:r>
      <w:r>
        <w:rPr>
          <w:rFonts w:ascii="Cambria" w:eastAsia="Cambria" w:hAnsi="Cambria" w:cs="Cambria"/>
          <w:sz w:val="27"/>
        </w:rPr>
        <w:tab/>
        <w:t>zer2leischen</w:t>
      </w:r>
      <w:r>
        <w:rPr>
          <w:rFonts w:ascii="Cambria" w:eastAsia="Cambria" w:hAnsi="Cambria" w:cs="Cambria"/>
          <w:sz w:val="27"/>
        </w:rPr>
        <w:tab/>
        <w:t>sich</w:t>
      </w:r>
      <w:r>
        <w:rPr>
          <w:rFonts w:ascii="Cambria" w:eastAsia="Cambria" w:hAnsi="Cambria" w:cs="Cambria"/>
          <w:sz w:val="27"/>
        </w:rPr>
        <w:tab/>
      </w:r>
      <w:proofErr w:type="spellStart"/>
      <w:r>
        <w:rPr>
          <w:rFonts w:ascii="Cambria" w:eastAsia="Cambria" w:hAnsi="Cambria" w:cs="Cambria"/>
          <w:sz w:val="27"/>
        </w:rPr>
        <w:t>über</w:t>
      </w:r>
      <w:proofErr w:type="spellEnd"/>
      <w:r>
        <w:rPr>
          <w:rFonts w:ascii="Cambria" w:eastAsia="Cambria" w:hAnsi="Cambria" w:cs="Cambria"/>
          <w:sz w:val="27"/>
        </w:rPr>
        <w:tab/>
        <w:t>De2initionen,</w:t>
      </w:r>
      <w:r>
        <w:rPr>
          <w:rFonts w:ascii="Cambria" w:eastAsia="Cambria" w:hAnsi="Cambria" w:cs="Cambria"/>
          <w:sz w:val="27"/>
        </w:rPr>
        <w:tab/>
      </w:r>
      <w:proofErr w:type="spellStart"/>
      <w:r>
        <w:rPr>
          <w:rFonts w:ascii="Cambria" w:eastAsia="Cambria" w:hAnsi="Cambria" w:cs="Cambria"/>
          <w:sz w:val="27"/>
        </w:rPr>
        <w:t>während</w:t>
      </w:r>
      <w:proofErr w:type="spellEnd"/>
      <w:r>
        <w:rPr>
          <w:rFonts w:ascii="Cambria" w:eastAsia="Cambria" w:hAnsi="Cambria" w:cs="Cambria"/>
          <w:sz w:val="27"/>
        </w:rPr>
        <w:tab/>
        <w:t>sie</w:t>
      </w:r>
      <w:r>
        <w:rPr>
          <w:rFonts w:ascii="Cambria" w:eastAsia="Cambria" w:hAnsi="Cambria" w:cs="Cambria"/>
          <w:sz w:val="27"/>
        </w:rPr>
        <w:tab/>
        <w:t>eigentlich</w:t>
      </w:r>
      <w:r>
        <w:rPr>
          <w:rFonts w:ascii="Cambria" w:eastAsia="Cambria" w:hAnsi="Cambria" w:cs="Cambria"/>
          <w:sz w:val="27"/>
        </w:rPr>
        <w:tab/>
        <w:t>das</w:t>
      </w:r>
      <w:r>
        <w:rPr>
          <w:rFonts w:ascii="Cambria" w:eastAsia="Cambria" w:hAnsi="Cambria" w:cs="Cambria"/>
          <w:sz w:val="27"/>
        </w:rPr>
        <w:tab/>
        <w:t>Gleiche</w:t>
      </w:r>
      <w:r>
        <w:rPr>
          <w:rFonts w:ascii="Cambria" w:eastAsia="Cambria" w:hAnsi="Cambria" w:cs="Cambria"/>
          <w:sz w:val="27"/>
        </w:rPr>
        <w:tab/>
        <w:t>wollen.</w:t>
      </w:r>
      <w:r>
        <w:rPr>
          <w:rFonts w:ascii="Cambria" w:eastAsia="Cambria" w:hAnsi="Cambria" w:cs="Cambria"/>
          <w:sz w:val="27"/>
        </w:rPr>
        <w:tab/>
        <w:t>Aber</w:t>
      </w:r>
      <w:r>
        <w:rPr>
          <w:rFonts w:ascii="Cambria" w:eastAsia="Cambria" w:hAnsi="Cambria" w:cs="Cambria"/>
          <w:sz w:val="27"/>
        </w:rPr>
        <w:tab/>
        <w:t>ihre</w:t>
      </w:r>
      <w:r>
        <w:rPr>
          <w:rFonts w:ascii="Cambria" w:eastAsia="Cambria" w:hAnsi="Cambria" w:cs="Cambria"/>
          <w:sz w:val="27"/>
        </w:rPr>
        <w:tab/>
        <w:t>wahre</w:t>
      </w:r>
      <w:r>
        <w:rPr>
          <w:rFonts w:ascii="Cambria" w:eastAsia="Cambria" w:hAnsi="Cambria" w:cs="Cambria"/>
          <w:sz w:val="27"/>
        </w:rPr>
        <w:tab/>
      </w:r>
      <w:proofErr w:type="spellStart"/>
      <w:r>
        <w:rPr>
          <w:rFonts w:ascii="Cambria" w:eastAsia="Cambria" w:hAnsi="Cambria" w:cs="Cambria"/>
          <w:sz w:val="27"/>
        </w:rPr>
        <w:t>Genialität</w:t>
      </w:r>
      <w:proofErr w:type="spellEnd"/>
      <w:r>
        <w:rPr>
          <w:rFonts w:ascii="Cambria" w:eastAsia="Cambria" w:hAnsi="Cambria" w:cs="Cambria"/>
          <w:sz w:val="27"/>
        </w:rPr>
        <w:tab/>
        <w:t>liegt</w:t>
      </w:r>
      <w:r>
        <w:rPr>
          <w:rFonts w:ascii="Cambria" w:eastAsia="Cambria" w:hAnsi="Cambria" w:cs="Cambria"/>
          <w:sz w:val="27"/>
        </w:rPr>
        <w:tab/>
        <w:t>in</w:t>
      </w:r>
      <w:r>
        <w:rPr>
          <w:rFonts w:ascii="Cambria" w:eastAsia="Cambria" w:hAnsi="Cambria" w:cs="Cambria"/>
          <w:sz w:val="27"/>
        </w:rPr>
        <w:tab/>
        <w:t>der</w:t>
      </w:r>
      <w:r>
        <w:rPr>
          <w:rFonts w:ascii="Cambria" w:eastAsia="Cambria" w:hAnsi="Cambria" w:cs="Cambria"/>
          <w:sz w:val="27"/>
        </w:rPr>
        <w:tab/>
        <w:t>Kapitulation</w:t>
      </w:r>
      <w:r>
        <w:rPr>
          <w:rFonts w:ascii="Cambria" w:eastAsia="Cambria" w:hAnsi="Cambria" w:cs="Cambria"/>
          <w:sz w:val="27"/>
        </w:rPr>
        <w:tab/>
        <w:t>vor</w:t>
      </w:r>
      <w:r>
        <w:rPr>
          <w:rFonts w:ascii="Cambria" w:eastAsia="Cambria" w:hAnsi="Cambria" w:cs="Cambria"/>
          <w:sz w:val="27"/>
        </w:rPr>
        <w:tab/>
        <w:t>der</w:t>
      </w:r>
      <w:r>
        <w:rPr>
          <w:rFonts w:ascii="Cambria" w:eastAsia="Cambria" w:hAnsi="Cambria" w:cs="Cambria"/>
          <w:sz w:val="27"/>
        </w:rPr>
        <w:tab/>
        <w:t>Sprache:</w:t>
      </w:r>
      <w:r>
        <w:rPr>
          <w:rFonts w:ascii="Cambria" w:eastAsia="Cambria" w:hAnsi="Cambria" w:cs="Cambria"/>
          <w:sz w:val="27"/>
        </w:rPr>
        <w:tab/>
        <w:t>'Na'.</w:t>
      </w:r>
      <w:r>
        <w:rPr>
          <w:rFonts w:ascii="Cambria" w:eastAsia="Cambria" w:hAnsi="Cambria" w:cs="Cambria"/>
          <w:sz w:val="27"/>
        </w:rPr>
        <w:tab/>
        <w:t>Mehr</w:t>
      </w:r>
      <w:r>
        <w:rPr>
          <w:rFonts w:ascii="Cambria" w:eastAsia="Cambria" w:hAnsi="Cambria" w:cs="Cambria"/>
          <w:sz w:val="27"/>
        </w:rPr>
        <w:tab/>
        <w:t>braucht</w:t>
      </w:r>
      <w:r>
        <w:rPr>
          <w:rFonts w:ascii="Cambria" w:eastAsia="Cambria" w:hAnsi="Cambria" w:cs="Cambria"/>
          <w:sz w:val="27"/>
        </w:rPr>
        <w:tab/>
        <w:t>es</w:t>
      </w:r>
      <w:r>
        <w:rPr>
          <w:rFonts w:ascii="Cambria" w:eastAsia="Cambria" w:hAnsi="Cambria" w:cs="Cambria"/>
          <w:sz w:val="27"/>
        </w:rPr>
        <w:tab/>
        <w:t>nicht,</w:t>
      </w:r>
      <w:r>
        <w:rPr>
          <w:rFonts w:ascii="Cambria" w:eastAsia="Cambria" w:hAnsi="Cambria" w:cs="Cambria"/>
          <w:sz w:val="27"/>
        </w:rPr>
        <w:tab/>
        <w:t>um</w:t>
      </w:r>
      <w:r>
        <w:rPr>
          <w:rFonts w:ascii="Cambria" w:eastAsia="Cambria" w:hAnsi="Cambria" w:cs="Cambria"/>
          <w:sz w:val="27"/>
        </w:rPr>
        <w:tab/>
        <w:t>die</w:t>
      </w:r>
      <w:r>
        <w:rPr>
          <w:rFonts w:ascii="Cambria" w:eastAsia="Cambria" w:hAnsi="Cambria" w:cs="Cambria"/>
          <w:sz w:val="27"/>
        </w:rPr>
        <w:tab/>
        <w:t>gesamte</w:t>
      </w:r>
      <w:r>
        <w:rPr>
          <w:rFonts w:ascii="Cambria" w:eastAsia="Cambria" w:hAnsi="Cambria" w:cs="Cambria"/>
          <w:sz w:val="27"/>
        </w:rPr>
        <w:tab/>
        <w:t>Sinnlosigkeit</w:t>
      </w:r>
      <w:r>
        <w:rPr>
          <w:rFonts w:ascii="Cambria" w:eastAsia="Cambria" w:hAnsi="Cambria" w:cs="Cambria"/>
          <w:sz w:val="27"/>
        </w:rPr>
        <w:tab/>
        <w:t>des</w:t>
      </w:r>
      <w:r>
        <w:rPr>
          <w:rFonts w:ascii="Cambria" w:eastAsia="Cambria" w:hAnsi="Cambria" w:cs="Cambria"/>
          <w:sz w:val="27"/>
        </w:rPr>
        <w:tab/>
        <w:t>Daseins</w:t>
      </w:r>
      <w:r>
        <w:rPr>
          <w:rFonts w:ascii="Cambria" w:eastAsia="Cambria" w:hAnsi="Cambria" w:cs="Cambria"/>
          <w:sz w:val="27"/>
        </w:rPr>
        <w:tab/>
        <w:t>zwischen</w:t>
      </w:r>
      <w:r>
        <w:rPr>
          <w:rFonts w:ascii="Cambria" w:eastAsia="Cambria" w:hAnsi="Cambria" w:cs="Cambria"/>
          <w:sz w:val="27"/>
        </w:rPr>
        <w:tab/>
        <w:t>zwei</w:t>
      </w:r>
      <w:r>
        <w:rPr>
          <w:rFonts w:ascii="Cambria" w:eastAsia="Cambria" w:hAnsi="Cambria" w:cs="Cambria"/>
          <w:sz w:val="27"/>
        </w:rPr>
        <w:tab/>
      </w:r>
      <w:proofErr w:type="spellStart"/>
      <w:r>
        <w:rPr>
          <w:rFonts w:ascii="Cambria" w:eastAsia="Cambria" w:hAnsi="Cambria" w:cs="Cambria"/>
          <w:sz w:val="27"/>
        </w:rPr>
        <w:t>Atemzüge</w:t>
      </w:r>
      <w:proofErr w:type="spellEnd"/>
      <w:r>
        <w:rPr>
          <w:rFonts w:ascii="Cambria" w:eastAsia="Cambria" w:hAnsi="Cambria" w:cs="Cambria"/>
          <w:sz w:val="27"/>
        </w:rPr>
        <w:tab/>
        <w:t>zu</w:t>
      </w:r>
      <w:r>
        <w:rPr>
          <w:rFonts w:ascii="Cambria" w:eastAsia="Cambria" w:hAnsi="Cambria" w:cs="Cambria"/>
          <w:sz w:val="27"/>
        </w:rPr>
        <w:tab/>
        <w:t>quetschen.“</w:t>
      </w:r>
      <w:r>
        <w:t xml:space="preserve"> </w:t>
      </w:r>
    </w:p>
    <w:p w14:paraId="7454C517" w14:textId="77777777" w:rsidR="002A0287" w:rsidRDefault="00000000">
      <w:pPr>
        <w:spacing w:after="169"/>
        <w:ind w:left="19" w:right="15"/>
      </w:pPr>
      <w:r>
        <w:t xml:space="preserve">ICH: Na. </w:t>
      </w:r>
    </w:p>
    <w:p w14:paraId="7319FADD" w14:textId="77777777" w:rsidR="002A0287" w:rsidRDefault="00000000">
      <w:pPr>
        <w:spacing w:after="178" w:line="259" w:lineRule="auto"/>
        <w:ind w:left="0" w:right="0" w:firstLine="0"/>
      </w:pPr>
      <w:r>
        <w:t xml:space="preserve"> </w:t>
      </w:r>
    </w:p>
    <w:p w14:paraId="46B9E5B3" w14:textId="77777777" w:rsidR="002A0287" w:rsidRDefault="00000000">
      <w:pPr>
        <w:spacing w:after="169"/>
        <w:ind w:left="19" w:right="15"/>
      </w:pPr>
      <w:r>
        <w:t xml:space="preserve">DIOGENES: Genau. </w:t>
      </w:r>
    </w:p>
    <w:p w14:paraId="64ADCFC7" w14:textId="77777777" w:rsidR="002A0287" w:rsidRDefault="00000000">
      <w:pPr>
        <w:spacing w:after="178" w:line="259" w:lineRule="auto"/>
        <w:ind w:left="0" w:right="0" w:firstLine="0"/>
      </w:pPr>
      <w:r>
        <w:t xml:space="preserve"> </w:t>
      </w:r>
    </w:p>
    <w:p w14:paraId="7B08F7A1" w14:textId="77777777" w:rsidR="002A0287" w:rsidRDefault="00000000">
      <w:pPr>
        <w:spacing w:after="178" w:line="259" w:lineRule="auto"/>
        <w:ind w:left="0" w:right="0" w:firstLine="0"/>
      </w:pPr>
      <w:r>
        <w:t xml:space="preserve"> </w:t>
      </w:r>
    </w:p>
    <w:p w14:paraId="2210E2BC" w14:textId="77777777" w:rsidR="002A0287" w:rsidRDefault="00000000">
      <w:pPr>
        <w:spacing w:after="174"/>
        <w:ind w:left="19" w:right="15"/>
      </w:pPr>
      <w:r>
        <w:t xml:space="preserve">Stille. Wir sitzen im Fass. Die Sonne scheint rein. Irgendwo bellt ein Hund. </w:t>
      </w:r>
    </w:p>
    <w:p w14:paraId="7CD71AE3" w14:textId="77777777" w:rsidR="002A0287" w:rsidRDefault="00000000">
      <w:pPr>
        <w:spacing w:after="178" w:line="259" w:lineRule="auto"/>
        <w:ind w:left="0" w:right="0" w:firstLine="0"/>
      </w:pPr>
      <w:r>
        <w:t xml:space="preserve"> </w:t>
      </w:r>
    </w:p>
    <w:p w14:paraId="632F7970" w14:textId="77777777" w:rsidR="002A0287" w:rsidRDefault="00000000">
      <w:pPr>
        <w:spacing w:after="0" w:line="259" w:lineRule="auto"/>
        <w:ind w:left="0" w:right="0" w:firstLine="0"/>
      </w:pPr>
      <w:r>
        <w:t xml:space="preserve"> </w:t>
      </w:r>
    </w:p>
    <w:p w14:paraId="2F52AB02" w14:textId="77777777" w:rsidR="002A0287" w:rsidRDefault="00000000">
      <w:pPr>
        <w:spacing w:after="169"/>
        <w:ind w:left="19" w:right="15"/>
      </w:pPr>
      <w:r>
        <w:t xml:space="preserve">ICH: Warum wohnst du eigentlich im Fass? </w:t>
      </w:r>
    </w:p>
    <w:p w14:paraId="11774618" w14:textId="77777777" w:rsidR="002A0287" w:rsidRDefault="00000000">
      <w:pPr>
        <w:spacing w:after="178" w:line="259" w:lineRule="auto"/>
        <w:ind w:left="0" w:right="0" w:firstLine="0"/>
      </w:pPr>
      <w:r>
        <w:t xml:space="preserve"> </w:t>
      </w:r>
    </w:p>
    <w:p w14:paraId="27C8BC72" w14:textId="77777777" w:rsidR="002A0287" w:rsidRDefault="00000000">
      <w:pPr>
        <w:spacing w:after="169"/>
        <w:ind w:left="19" w:right="15"/>
      </w:pPr>
      <w:r>
        <w:t xml:space="preserve">DIOGENES: Warum wohnst du eigentlich in deinem Kopf? </w:t>
      </w:r>
    </w:p>
    <w:p w14:paraId="5AF21DF4" w14:textId="77777777" w:rsidR="002A0287" w:rsidRDefault="00000000">
      <w:pPr>
        <w:spacing w:after="183" w:line="259" w:lineRule="auto"/>
        <w:ind w:left="0" w:right="0" w:firstLine="0"/>
      </w:pPr>
      <w:r>
        <w:lastRenderedPageBreak/>
        <w:t xml:space="preserve"> </w:t>
      </w:r>
    </w:p>
    <w:p w14:paraId="157410DB" w14:textId="77777777" w:rsidR="002A0287" w:rsidRDefault="00000000">
      <w:pPr>
        <w:spacing w:after="169"/>
        <w:ind w:left="19" w:right="15"/>
      </w:pPr>
      <w:r>
        <w:t xml:space="preserve">ICH: Na... </w:t>
      </w:r>
    </w:p>
    <w:p w14:paraId="20B754A9" w14:textId="77777777" w:rsidR="002A0287" w:rsidRDefault="00000000">
      <w:pPr>
        <w:spacing w:after="178" w:line="259" w:lineRule="auto"/>
        <w:ind w:left="0" w:right="0" w:firstLine="0"/>
      </w:pPr>
      <w:r>
        <w:t xml:space="preserve"> </w:t>
      </w:r>
    </w:p>
    <w:p w14:paraId="3437AC97" w14:textId="77777777" w:rsidR="002A0287" w:rsidRDefault="00000000">
      <w:pPr>
        <w:spacing w:after="167"/>
        <w:ind w:left="19" w:right="15"/>
      </w:pPr>
      <w:r>
        <w:t xml:space="preserve">DIOGENES: Siehst du? Das war jetzt Nachdenken. Unsicherheit. Der Anfang einer Antwort, die nicht kommt. </w:t>
      </w:r>
    </w:p>
    <w:p w14:paraId="56E4E47C" w14:textId="77777777" w:rsidR="002A0287" w:rsidRDefault="00000000">
      <w:pPr>
        <w:spacing w:after="178" w:line="259" w:lineRule="auto"/>
        <w:ind w:left="0" w:right="0" w:firstLine="0"/>
      </w:pPr>
      <w:r>
        <w:t xml:space="preserve"> </w:t>
      </w:r>
    </w:p>
    <w:p w14:paraId="261E5BC4" w14:textId="77777777" w:rsidR="002A0287" w:rsidRDefault="00000000">
      <w:pPr>
        <w:spacing w:after="169"/>
        <w:ind w:left="19" w:right="15"/>
      </w:pPr>
      <w:r>
        <w:t xml:space="preserve">ICH: Woher weißt du das? </w:t>
      </w:r>
    </w:p>
    <w:p w14:paraId="75B32533" w14:textId="77777777" w:rsidR="002A0287" w:rsidRDefault="00000000">
      <w:pPr>
        <w:spacing w:after="178" w:line="259" w:lineRule="auto"/>
        <w:ind w:left="0" w:right="0" w:firstLine="0"/>
      </w:pPr>
      <w:r>
        <w:t xml:space="preserve"> </w:t>
      </w:r>
    </w:p>
    <w:p w14:paraId="74A6FBCD" w14:textId="77777777" w:rsidR="002A0287" w:rsidRDefault="00000000">
      <w:pPr>
        <w:spacing w:after="167"/>
        <w:ind w:left="19" w:right="15"/>
      </w:pPr>
      <w:r>
        <w:t xml:space="preserve">DIOGENES: Weil du eingeatmet hast, bevor du es gesagt hast. </w:t>
      </w:r>
      <w:proofErr w:type="gramStart"/>
      <w:r>
        <w:t>"Na"</w:t>
      </w:r>
      <w:proofErr w:type="gramEnd"/>
      <w:r>
        <w:t xml:space="preserve"> beim Einatmen ist Denken. </w:t>
      </w:r>
      <w:proofErr w:type="gramStart"/>
      <w:r>
        <w:t>"Na"</w:t>
      </w:r>
      <w:proofErr w:type="gramEnd"/>
      <w:r>
        <w:t xml:space="preserve"> beim Ausatmen ist Urteil. </w:t>
      </w:r>
    </w:p>
    <w:p w14:paraId="4516E56D" w14:textId="77777777" w:rsidR="002A0287" w:rsidRDefault="00000000">
      <w:pPr>
        <w:spacing w:after="178" w:line="259" w:lineRule="auto"/>
        <w:ind w:left="0" w:right="0" w:firstLine="0"/>
      </w:pPr>
      <w:r>
        <w:t xml:space="preserve"> </w:t>
      </w:r>
    </w:p>
    <w:p w14:paraId="1A6C6D7A" w14:textId="77777777" w:rsidR="002A0287" w:rsidRDefault="00000000">
      <w:pPr>
        <w:spacing w:after="169"/>
        <w:ind w:left="19" w:right="15"/>
      </w:pPr>
      <w:r>
        <w:t xml:space="preserve">ICH: Das habe ich noch nie gehört. </w:t>
      </w:r>
    </w:p>
    <w:p w14:paraId="4CB0A3DB" w14:textId="77777777" w:rsidR="002A0287" w:rsidRDefault="00000000">
      <w:pPr>
        <w:spacing w:after="183" w:line="259" w:lineRule="auto"/>
        <w:ind w:left="0" w:right="0" w:firstLine="0"/>
      </w:pPr>
      <w:r>
        <w:t xml:space="preserve"> </w:t>
      </w:r>
    </w:p>
    <w:p w14:paraId="2F8AEDCA" w14:textId="77777777" w:rsidR="002A0287" w:rsidRDefault="00000000">
      <w:pPr>
        <w:spacing w:after="172"/>
        <w:ind w:left="19" w:right="15"/>
      </w:pPr>
      <w:r>
        <w:t xml:space="preserve">DIOGENES: Hast du auch nicht. Ich </w:t>
      </w:r>
      <w:proofErr w:type="gramStart"/>
      <w:r>
        <w:t>hab's</w:t>
      </w:r>
      <w:proofErr w:type="gramEnd"/>
      <w:r>
        <w:t xml:space="preserve"> gerade erfunden. Aber es stimmt trotzdem. </w:t>
      </w:r>
    </w:p>
    <w:p w14:paraId="7FD12111" w14:textId="77777777" w:rsidR="002A0287" w:rsidRDefault="00000000">
      <w:pPr>
        <w:spacing w:after="178" w:line="259" w:lineRule="auto"/>
        <w:ind w:left="0" w:right="0" w:firstLine="0"/>
      </w:pPr>
      <w:r>
        <w:t xml:space="preserve"> </w:t>
      </w:r>
    </w:p>
    <w:p w14:paraId="14EE7C58" w14:textId="77777777" w:rsidR="002A0287" w:rsidRDefault="00000000">
      <w:pPr>
        <w:spacing w:after="169"/>
        <w:ind w:left="19" w:right="15"/>
      </w:pPr>
      <w:r>
        <w:t xml:space="preserve">ICH: Na klar. </w:t>
      </w:r>
    </w:p>
    <w:p w14:paraId="1C24F67E" w14:textId="77777777" w:rsidR="002A0287" w:rsidRDefault="00000000">
      <w:pPr>
        <w:spacing w:after="178" w:line="259" w:lineRule="auto"/>
        <w:ind w:left="0" w:right="0" w:firstLine="0"/>
      </w:pPr>
      <w:r>
        <w:t xml:space="preserve"> </w:t>
      </w:r>
    </w:p>
    <w:p w14:paraId="5110EDEE" w14:textId="77777777" w:rsidR="002A0287" w:rsidRDefault="00000000">
      <w:pPr>
        <w:spacing w:after="169"/>
        <w:ind w:left="19" w:right="15"/>
      </w:pPr>
      <w:r>
        <w:t xml:space="preserve">DIOGENES: Ironie? </w:t>
      </w:r>
    </w:p>
    <w:p w14:paraId="1184991B" w14:textId="77777777" w:rsidR="002A0287" w:rsidRDefault="00000000">
      <w:pPr>
        <w:spacing w:after="178" w:line="259" w:lineRule="auto"/>
        <w:ind w:left="0" w:right="0" w:firstLine="0"/>
      </w:pPr>
      <w:r>
        <w:t xml:space="preserve"> </w:t>
      </w:r>
    </w:p>
    <w:p w14:paraId="26F26BE3" w14:textId="77777777" w:rsidR="002A0287" w:rsidRDefault="00000000">
      <w:pPr>
        <w:spacing w:after="169"/>
        <w:ind w:left="19" w:right="15"/>
      </w:pPr>
      <w:r>
        <w:t xml:space="preserve">ICH: Teilweise. </w:t>
      </w:r>
    </w:p>
    <w:p w14:paraId="3D21BD74" w14:textId="77777777" w:rsidR="002A0287" w:rsidRDefault="00000000">
      <w:pPr>
        <w:spacing w:after="183" w:line="259" w:lineRule="auto"/>
        <w:ind w:left="0" w:right="0" w:firstLine="0"/>
      </w:pPr>
      <w:r>
        <w:t xml:space="preserve"> </w:t>
      </w:r>
    </w:p>
    <w:p w14:paraId="526DEAC0" w14:textId="77777777" w:rsidR="002A0287" w:rsidRDefault="00000000">
      <w:pPr>
        <w:spacing w:after="168"/>
        <w:ind w:left="19" w:right="15"/>
      </w:pPr>
      <w:r>
        <w:t xml:space="preserve">DIOGENES: Das ist das Schöne an deiner Sprache. Selbst wenn ihr sagt "Na klar" weiß keiner, ob ihr es meint. </w:t>
      </w:r>
    </w:p>
    <w:p w14:paraId="5DD398E5" w14:textId="77777777" w:rsidR="002A0287" w:rsidRDefault="00000000">
      <w:pPr>
        <w:spacing w:after="183" w:line="259" w:lineRule="auto"/>
        <w:ind w:left="0" w:right="0" w:firstLine="0"/>
      </w:pPr>
      <w:r>
        <w:t xml:space="preserve"> </w:t>
      </w:r>
    </w:p>
    <w:p w14:paraId="199D7E88" w14:textId="77777777" w:rsidR="002A0287" w:rsidRDefault="00000000">
      <w:pPr>
        <w:spacing w:after="169"/>
        <w:ind w:left="19" w:right="15"/>
      </w:pPr>
      <w:r>
        <w:t xml:space="preserve">ICH: Das ist auch das Problem. </w:t>
      </w:r>
    </w:p>
    <w:p w14:paraId="4A0BEC1D" w14:textId="77777777" w:rsidR="002A0287" w:rsidRDefault="00000000">
      <w:pPr>
        <w:spacing w:after="178" w:line="259" w:lineRule="auto"/>
        <w:ind w:left="0" w:right="0" w:firstLine="0"/>
      </w:pPr>
      <w:r>
        <w:t xml:space="preserve"> </w:t>
      </w:r>
    </w:p>
    <w:p w14:paraId="466E0407" w14:textId="77777777" w:rsidR="002A0287" w:rsidRDefault="00000000">
      <w:pPr>
        <w:spacing w:after="0"/>
        <w:ind w:left="19" w:right="15"/>
      </w:pPr>
      <w:r>
        <w:t xml:space="preserve">DIOGENES: Na und? </w:t>
      </w:r>
    </w:p>
    <w:p w14:paraId="059D652D" w14:textId="77777777" w:rsidR="002A0287" w:rsidRDefault="00000000">
      <w:pPr>
        <w:spacing w:after="178" w:line="259" w:lineRule="auto"/>
        <w:ind w:left="0" w:right="0" w:firstLine="0"/>
      </w:pPr>
      <w:r>
        <w:t xml:space="preserve"> </w:t>
      </w:r>
    </w:p>
    <w:p w14:paraId="023F20A8" w14:textId="77777777" w:rsidR="002A0287" w:rsidRDefault="00000000">
      <w:pPr>
        <w:spacing w:after="178" w:line="259" w:lineRule="auto"/>
        <w:ind w:left="0" w:right="0" w:firstLine="0"/>
      </w:pPr>
      <w:r>
        <w:t xml:space="preserve"> </w:t>
      </w:r>
    </w:p>
    <w:p w14:paraId="4AD46E13" w14:textId="77777777" w:rsidR="002A0287" w:rsidRDefault="00000000">
      <w:pPr>
        <w:spacing w:after="169"/>
        <w:ind w:left="19" w:right="15"/>
      </w:pPr>
      <w:r>
        <w:t xml:space="preserve">Er steigt aus dem Fass. Streckt sich. Ein Hund kommt angerannt. </w:t>
      </w:r>
    </w:p>
    <w:p w14:paraId="528FACB7" w14:textId="77777777" w:rsidR="002A0287" w:rsidRDefault="00000000">
      <w:pPr>
        <w:spacing w:after="183" w:line="259" w:lineRule="auto"/>
        <w:ind w:left="0" w:right="0" w:firstLine="0"/>
      </w:pPr>
      <w:r>
        <w:t xml:space="preserve"> </w:t>
      </w:r>
    </w:p>
    <w:p w14:paraId="6CE1C2D7" w14:textId="77777777" w:rsidR="002A0287" w:rsidRDefault="00000000">
      <w:pPr>
        <w:spacing w:after="178" w:line="259" w:lineRule="auto"/>
        <w:ind w:left="0" w:right="0" w:firstLine="0"/>
      </w:pPr>
      <w:r>
        <w:lastRenderedPageBreak/>
        <w:t xml:space="preserve"> </w:t>
      </w:r>
    </w:p>
    <w:p w14:paraId="2BFCB48F" w14:textId="77777777" w:rsidR="002A0287" w:rsidRDefault="00000000">
      <w:pPr>
        <w:spacing w:after="169"/>
        <w:ind w:left="19" w:right="15"/>
      </w:pPr>
      <w:r>
        <w:t xml:space="preserve">DIOGENES: Ich muss jetzt weiter. Mit der Laterne. Menschen suchen. </w:t>
      </w:r>
    </w:p>
    <w:p w14:paraId="18A78E92" w14:textId="77777777" w:rsidR="002A0287" w:rsidRDefault="00000000">
      <w:pPr>
        <w:spacing w:after="178" w:line="259" w:lineRule="auto"/>
        <w:ind w:left="0" w:right="0" w:firstLine="0"/>
      </w:pPr>
      <w:r>
        <w:t xml:space="preserve"> </w:t>
      </w:r>
    </w:p>
    <w:p w14:paraId="6F15287D" w14:textId="77777777" w:rsidR="002A0287" w:rsidRDefault="00000000">
      <w:pPr>
        <w:spacing w:after="169"/>
        <w:ind w:left="19" w:right="15"/>
      </w:pPr>
      <w:r>
        <w:t xml:space="preserve">ICH: Findest du welche? </w:t>
      </w:r>
    </w:p>
    <w:p w14:paraId="19BF3F1F" w14:textId="77777777" w:rsidR="002A0287" w:rsidRDefault="00000000">
      <w:pPr>
        <w:spacing w:after="178" w:line="259" w:lineRule="auto"/>
        <w:ind w:left="0" w:right="0" w:firstLine="0"/>
      </w:pPr>
      <w:r>
        <w:t xml:space="preserve"> </w:t>
      </w:r>
    </w:p>
    <w:p w14:paraId="58E5378A" w14:textId="77777777" w:rsidR="002A0287" w:rsidRDefault="00000000">
      <w:pPr>
        <w:spacing w:after="169"/>
        <w:ind w:left="19" w:right="15"/>
      </w:pPr>
      <w:r>
        <w:t xml:space="preserve">DIOGENES: Na ja... </w:t>
      </w:r>
    </w:p>
    <w:p w14:paraId="6C909A92" w14:textId="77777777" w:rsidR="002A0287" w:rsidRDefault="00000000">
      <w:pPr>
        <w:spacing w:after="183" w:line="259" w:lineRule="auto"/>
        <w:ind w:left="0" w:right="0" w:firstLine="0"/>
      </w:pPr>
      <w:r>
        <w:t xml:space="preserve"> </w:t>
      </w:r>
    </w:p>
    <w:p w14:paraId="0286D365" w14:textId="77777777" w:rsidR="002A0287" w:rsidRDefault="00000000">
      <w:pPr>
        <w:spacing w:after="169"/>
        <w:ind w:left="19" w:right="15"/>
      </w:pPr>
      <w:r>
        <w:t xml:space="preserve">ICH: Verstehe. </w:t>
      </w:r>
    </w:p>
    <w:p w14:paraId="09688304" w14:textId="77777777" w:rsidR="002A0287" w:rsidRDefault="00000000">
      <w:pPr>
        <w:spacing w:after="178" w:line="259" w:lineRule="auto"/>
        <w:ind w:left="0" w:right="0" w:firstLine="0"/>
      </w:pPr>
      <w:r>
        <w:t xml:space="preserve"> </w:t>
      </w:r>
    </w:p>
    <w:p w14:paraId="0976E236" w14:textId="77777777" w:rsidR="002A0287" w:rsidRDefault="00000000">
      <w:pPr>
        <w:spacing w:after="178" w:line="259" w:lineRule="auto"/>
        <w:ind w:left="0" w:right="0" w:firstLine="0"/>
      </w:pPr>
      <w:r>
        <w:t xml:space="preserve"> </w:t>
      </w:r>
    </w:p>
    <w:p w14:paraId="30D0ED1A" w14:textId="77777777" w:rsidR="002A0287" w:rsidRDefault="00000000">
      <w:pPr>
        <w:spacing w:after="167"/>
        <w:ind w:left="19" w:right="15"/>
      </w:pPr>
      <w:r>
        <w:t xml:space="preserve">Er geht. Ich bleibe sitzen. Nackt im Fass. Es riecht immer noch nach Wein. Oder nach Philosophie. Ein bisschen nach Erbrochenem und Furz. Der Unterschied verschwimmt. </w:t>
      </w:r>
      <w:proofErr w:type="spellStart"/>
      <w:r>
        <w:t>nanana</w:t>
      </w:r>
      <w:proofErr w:type="spellEnd"/>
      <w:r>
        <w:t xml:space="preserve"> </w:t>
      </w:r>
    </w:p>
    <w:p w14:paraId="5A24D191" w14:textId="77777777" w:rsidR="002A0287" w:rsidRDefault="00000000">
      <w:pPr>
        <w:spacing w:after="178" w:line="259" w:lineRule="auto"/>
        <w:ind w:left="0" w:right="0" w:firstLine="0"/>
      </w:pPr>
      <w:r>
        <w:t xml:space="preserve"> </w:t>
      </w:r>
    </w:p>
    <w:p w14:paraId="518899CA" w14:textId="77777777" w:rsidR="002A0287" w:rsidRDefault="00000000">
      <w:pPr>
        <w:spacing w:after="178" w:line="259" w:lineRule="auto"/>
        <w:ind w:left="0" w:right="0" w:firstLine="0"/>
      </w:pPr>
      <w:r>
        <w:t xml:space="preserve"> </w:t>
      </w:r>
    </w:p>
    <w:p w14:paraId="0080CCBA" w14:textId="77777777" w:rsidR="002A0287" w:rsidRDefault="00000000">
      <w:pPr>
        <w:spacing w:after="169"/>
        <w:ind w:left="19" w:right="15"/>
      </w:pPr>
      <w:r>
        <w:t xml:space="preserve">ICH: Na dann. </w:t>
      </w:r>
    </w:p>
    <w:p w14:paraId="683AB616" w14:textId="77777777" w:rsidR="002A0287" w:rsidRDefault="00000000">
      <w:pPr>
        <w:spacing w:after="178" w:line="259" w:lineRule="auto"/>
        <w:ind w:left="0" w:right="0" w:firstLine="0"/>
      </w:pPr>
      <w:r>
        <w:t xml:space="preserve"> </w:t>
      </w:r>
    </w:p>
    <w:p w14:paraId="2F6864E1" w14:textId="77777777" w:rsidR="002A0287" w:rsidRDefault="00000000">
      <w:pPr>
        <w:spacing w:after="169"/>
        <w:ind w:left="19" w:right="15"/>
      </w:pPr>
      <w:proofErr w:type="spellStart"/>
      <w:r>
        <w:t>Nanana</w:t>
      </w:r>
      <w:proofErr w:type="spellEnd"/>
      <w:r>
        <w:t xml:space="preserve"> </w:t>
      </w:r>
      <w:proofErr w:type="spellStart"/>
      <w:r>
        <w:t>nananana</w:t>
      </w:r>
      <w:proofErr w:type="spellEnd"/>
      <w:r>
        <w:t xml:space="preserve"> </w:t>
      </w:r>
      <w:proofErr w:type="spellStart"/>
      <w:r>
        <w:t>hehehehe</w:t>
      </w:r>
      <w:proofErr w:type="spellEnd"/>
      <w:r>
        <w:t xml:space="preserve"> </w:t>
      </w:r>
      <w:proofErr w:type="spellStart"/>
      <w:r>
        <w:t>goob</w:t>
      </w:r>
      <w:proofErr w:type="spellEnd"/>
      <w:r>
        <w:t xml:space="preserve"> </w:t>
      </w:r>
      <w:proofErr w:type="spellStart"/>
      <w:r>
        <w:t>by</w:t>
      </w:r>
      <w:proofErr w:type="spellEnd"/>
      <w:r>
        <w:t xml:space="preserve">. </w:t>
      </w:r>
    </w:p>
    <w:p w14:paraId="52F2C67B" w14:textId="77777777" w:rsidR="002A0287" w:rsidRDefault="00000000">
      <w:pPr>
        <w:spacing w:after="174"/>
        <w:ind w:left="19" w:right="15"/>
      </w:pPr>
      <w:r>
        <w:t xml:space="preserve">[Ende Intermezzo: Das Fass] </w:t>
      </w:r>
    </w:p>
    <w:p w14:paraId="46B5461C" w14:textId="5483BCE2" w:rsidR="00470C48" w:rsidRDefault="00000000">
      <w:pPr>
        <w:spacing w:after="181" w:line="259" w:lineRule="auto"/>
        <w:ind w:left="0" w:right="0" w:firstLine="0"/>
      </w:pPr>
      <w:r>
        <w:t xml:space="preserve"> </w:t>
      </w:r>
    </w:p>
    <w:p w14:paraId="5CF20BE2" w14:textId="77777777" w:rsidR="00470C48" w:rsidRDefault="00470C48">
      <w:pPr>
        <w:spacing w:after="160" w:line="278" w:lineRule="auto"/>
        <w:ind w:left="0" w:right="0" w:firstLine="0"/>
      </w:pPr>
      <w:r>
        <w:br w:type="page"/>
      </w:r>
    </w:p>
    <w:p w14:paraId="46AC213B" w14:textId="77777777" w:rsidR="002A0287" w:rsidRDefault="002A0287">
      <w:pPr>
        <w:spacing w:after="181" w:line="259" w:lineRule="auto"/>
        <w:ind w:left="0" w:right="0" w:firstLine="0"/>
      </w:pPr>
    </w:p>
    <w:p w14:paraId="334F6974"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88D5359" w14:textId="77777777" w:rsidR="002A0287" w:rsidRDefault="00000000">
      <w:pPr>
        <w:spacing w:after="0" w:line="414" w:lineRule="auto"/>
        <w:ind w:left="2360" w:right="2359" w:firstLine="1167"/>
      </w:pPr>
      <w:r>
        <w:rPr>
          <w:sz w:val="36"/>
        </w:rPr>
        <w:t>KAPITEL 16</w:t>
      </w:r>
      <w:r>
        <w:rPr>
          <w:sz w:val="36"/>
          <w:vertAlign w:val="subscript"/>
        </w:rPr>
        <w:t xml:space="preserve"> </w:t>
      </w:r>
      <w:r>
        <w:rPr>
          <w:sz w:val="32"/>
        </w:rPr>
        <w:t>Ich habe schon immer gecodet</w:t>
      </w:r>
      <w:r>
        <w:t xml:space="preserve"> </w:t>
      </w:r>
    </w:p>
    <w:p w14:paraId="30C32665" w14:textId="77777777" w:rsidR="002A0287" w:rsidRDefault="00000000">
      <w:pPr>
        <w:spacing w:after="614" w:line="265" w:lineRule="auto"/>
        <w:ind w:left="11" w:right="0"/>
        <w:jc w:val="center"/>
      </w:pPr>
      <w:r>
        <w:t xml:space="preserve">Oder: Die Sprache, die ich immer sprach </w:t>
      </w:r>
    </w:p>
    <w:p w14:paraId="49A4B8D9" w14:textId="77777777" w:rsidR="002A0287" w:rsidRDefault="00000000">
      <w:pPr>
        <w:ind w:left="19" w:right="15"/>
      </w:pPr>
      <w:r>
        <w:t xml:space="preserve">Es fing nicht beim Syntax Institut an. </w:t>
      </w:r>
    </w:p>
    <w:p w14:paraId="4F543399" w14:textId="77777777" w:rsidR="002A0287" w:rsidRDefault="00000000">
      <w:pPr>
        <w:ind w:left="19" w:right="15"/>
      </w:pPr>
      <w:r>
        <w:t xml:space="preserve">Es fing an mit einem C116, ein besserer Taschenrechner, einem Fernseher und einer </w:t>
      </w:r>
      <w:proofErr w:type="spellStart"/>
      <w:r>
        <w:t>Datasette</w:t>
      </w:r>
      <w:proofErr w:type="spellEnd"/>
      <w:r>
        <w:t xml:space="preserve">. </w:t>
      </w:r>
    </w:p>
    <w:p w14:paraId="6C4C5B75" w14:textId="77777777" w:rsidR="002A0287" w:rsidRDefault="00000000">
      <w:pPr>
        <w:ind w:left="19" w:right="15"/>
      </w:pPr>
      <w:r>
        <w:t xml:space="preserve">Ich war zwölf. Vielleicht jünger. Mein Vater arbeitete mit echten Computern und MUMPS – einer Sprache nur für Krankenhäuser, die heute noch läuft, in </w:t>
      </w:r>
      <w:proofErr w:type="gramStart"/>
      <w:r>
        <w:t>Systemen</w:t>
      </w:r>
      <w:proofErr w:type="gramEnd"/>
      <w:r>
        <w:t xml:space="preserve"> die niemand anfassen will, weil sie funktionieren. Aber das verstand ich damals nicht. Ich verstand nur: Es gibt eine Maschine, und es gibt ein Handbuch, und wenn ich tue, was im Handbuch steht, tut die Maschine, was ich will. </w:t>
      </w:r>
    </w:p>
    <w:p w14:paraId="485D8067" w14:textId="77777777" w:rsidR="002A0287" w:rsidRDefault="00000000">
      <w:pPr>
        <w:ind w:left="19" w:right="15"/>
      </w:pPr>
      <w:r>
        <w:t xml:space="preserve">Basic 2.0. </w:t>
      </w:r>
    </w:p>
    <w:p w14:paraId="4613D4A5" w14:textId="77777777" w:rsidR="002A0287" w:rsidRDefault="00000000">
      <w:pPr>
        <w:ind w:left="19" w:right="15"/>
      </w:pPr>
      <w:r>
        <w:t xml:space="preserve">Ich machte alle Übungsprogramme aus dem Buch. Dann kombinierte ich sie. Dann veränderte ich sie. Dann baute ich mein eigenes Spiel. Ein </w:t>
      </w:r>
      <w:proofErr w:type="spellStart"/>
      <w:r>
        <w:t>Pandaspiel</w:t>
      </w:r>
      <w:proofErr w:type="spellEnd"/>
      <w:r>
        <w:t xml:space="preserve">. Mit zwölf. Nach zwei Jahren Übung. </w:t>
      </w:r>
    </w:p>
    <w:p w14:paraId="01D1A6FF" w14:textId="77777777" w:rsidR="002A0287" w:rsidRDefault="00000000">
      <w:pPr>
        <w:spacing w:after="444"/>
        <w:ind w:left="19" w:right="15"/>
      </w:pPr>
      <w:r>
        <w:t xml:space="preserve">Für ein Kind mit einer </w:t>
      </w:r>
      <w:proofErr w:type="spellStart"/>
      <w:r>
        <w:t>Datasette</w:t>
      </w:r>
      <w:proofErr w:type="spellEnd"/>
      <w:r>
        <w:t xml:space="preserve"> war das ganz gut. </w:t>
      </w:r>
    </w:p>
    <w:p w14:paraId="63002B13" w14:textId="77777777" w:rsidR="002A0287" w:rsidRDefault="00000000">
      <w:pPr>
        <w:pStyle w:val="berschrift4"/>
        <w:ind w:left="-5"/>
      </w:pPr>
      <w:r>
        <w:t>CIRCLE 10,120,40,8</w:t>
      </w:r>
      <w:r>
        <w:rPr>
          <w:sz w:val="24"/>
        </w:rPr>
        <w:t xml:space="preserve"> </w:t>
      </w:r>
    </w:p>
    <w:p w14:paraId="188158B7" w14:textId="77777777" w:rsidR="002A0287" w:rsidRDefault="00000000">
      <w:pPr>
        <w:ind w:left="19" w:right="15"/>
      </w:pPr>
      <w:r>
        <w:t xml:space="preserve">Was ich liebte: Die Klarheit. </w:t>
      </w:r>
    </w:p>
    <w:p w14:paraId="353522AC" w14:textId="77777777" w:rsidR="002A0287" w:rsidRDefault="00000000">
      <w:pPr>
        <w:spacing w:after="212" w:line="264" w:lineRule="auto"/>
        <w:ind w:left="-5" w:right="0"/>
      </w:pPr>
      <w:r>
        <w:rPr>
          <w:sz w:val="22"/>
        </w:rPr>
        <w:t>CIRCLE 10,120,40,8</w:t>
      </w:r>
      <w:r>
        <w:t xml:space="preserve"> </w:t>
      </w:r>
    </w:p>
    <w:p w14:paraId="527FF12E" w14:textId="77777777" w:rsidR="002A0287" w:rsidRDefault="00000000">
      <w:pPr>
        <w:ind w:left="19" w:right="15"/>
      </w:pPr>
      <w:r>
        <w:t xml:space="preserve">Ein Kreis. An diesem Ort. In dieser Größe. In dieser Farbe. Nicht immer sofort. Aber irgendwann doch. </w:t>
      </w:r>
    </w:p>
    <w:p w14:paraId="1154639B" w14:textId="77777777" w:rsidR="002A0287" w:rsidRDefault="00000000">
      <w:pPr>
        <w:ind w:left="19" w:right="15"/>
      </w:pPr>
      <w:r>
        <w:t xml:space="preserve">Das war Melitta. Da weiß man, was man hat. </w:t>
      </w:r>
    </w:p>
    <w:p w14:paraId="6D7DE861" w14:textId="77777777" w:rsidR="002A0287" w:rsidRDefault="00000000">
      <w:pPr>
        <w:ind w:left="19" w:right="15"/>
      </w:pPr>
      <w:r>
        <w:t xml:space="preserve">Keine Interpretation. Keine Diskussion. Keine „das macht man halt so“. Du gibst Parameter ein, du bekommst ein Ergebnis. Wenn das Ergebnis falsch ist, waren die Parameter falsch. Nicht der Computer. Nicht das Universum. Du. </w:t>
      </w:r>
    </w:p>
    <w:p w14:paraId="1248BE7D" w14:textId="77777777" w:rsidR="002A0287" w:rsidRDefault="00000000">
      <w:pPr>
        <w:ind w:left="19" w:right="15"/>
      </w:pPr>
      <w:r>
        <w:t xml:space="preserve">Ich liebte alle Befehle in Basic. </w:t>
      </w:r>
    </w:p>
    <w:p w14:paraId="0BC06E72" w14:textId="77777777" w:rsidR="002A0287" w:rsidRDefault="00000000">
      <w:pPr>
        <w:spacing w:after="446"/>
        <w:ind w:left="19" w:right="15"/>
      </w:pPr>
      <w:r>
        <w:t xml:space="preserve">Bis auf einen. </w:t>
      </w:r>
    </w:p>
    <w:p w14:paraId="7059C542" w14:textId="77777777" w:rsidR="002A0287" w:rsidRDefault="00000000">
      <w:pPr>
        <w:pStyle w:val="berschrift4"/>
        <w:ind w:left="-5"/>
      </w:pPr>
      <w:r>
        <w:lastRenderedPageBreak/>
        <w:t>POKE</w:t>
      </w:r>
      <w:r>
        <w:rPr>
          <w:sz w:val="24"/>
        </w:rPr>
        <w:t xml:space="preserve"> </w:t>
      </w:r>
    </w:p>
    <w:p w14:paraId="3EF15782" w14:textId="77777777" w:rsidR="002A0287" w:rsidRDefault="00000000">
      <w:pPr>
        <w:ind w:left="19" w:right="15"/>
      </w:pPr>
      <w:r>
        <w:t xml:space="preserve">POKE kam später. C64. </w:t>
      </w:r>
      <w:proofErr w:type="gramStart"/>
      <w:r>
        <w:t>Direkt</w:t>
      </w:r>
      <w:proofErr w:type="gramEnd"/>
      <w:r>
        <w:t xml:space="preserve"> in den Speicher schreiben. Keine Kontrolle. Keine Validierung. Einfach rein damit und hoffen, dass nichts abstürzt. </w:t>
      </w:r>
    </w:p>
    <w:p w14:paraId="4BB6EAAC" w14:textId="77777777" w:rsidR="002A0287" w:rsidRDefault="00000000">
      <w:pPr>
        <w:ind w:left="19" w:right="15"/>
      </w:pPr>
      <w:r>
        <w:t xml:space="preserve">Das darf eigentlich nicht. </w:t>
      </w:r>
    </w:p>
    <w:p w14:paraId="43559729" w14:textId="77777777" w:rsidR="002A0287" w:rsidRDefault="00000000">
      <w:pPr>
        <w:ind w:left="19" w:right="15"/>
      </w:pPr>
      <w:r>
        <w:t xml:space="preserve">Ich mochte POKE nicht. Es war wie Pfuschen. Wie eine Abkürzung, die das System </w:t>
      </w:r>
      <w:proofErr w:type="gramStart"/>
      <w:r>
        <w:t>umgehen</w:t>
      </w:r>
      <w:proofErr w:type="gramEnd"/>
      <w:r>
        <w:t xml:space="preserve"> statt es zu nutzen. Wie ein Koch, der die Temperatur nicht misst, sondern „nach Gefühl“ arbeitet und sich wundert, wenn es schiefgeht. </w:t>
      </w:r>
    </w:p>
    <w:p w14:paraId="4594CF18" w14:textId="77777777" w:rsidR="002A0287" w:rsidRDefault="00000000">
      <w:pPr>
        <w:ind w:left="19" w:right="15"/>
      </w:pPr>
      <w:r>
        <w:t xml:space="preserve">POKE war das Gegenteil von dem, was ich am Programmieren liebte. </w:t>
      </w:r>
    </w:p>
    <w:p w14:paraId="78D9A554" w14:textId="77777777" w:rsidR="002A0287" w:rsidRDefault="00000000">
      <w:pPr>
        <w:ind w:left="19" w:right="15"/>
      </w:pPr>
      <w:r>
        <w:t xml:space="preserve">Ich wusste damals nicht, warum es mich störte. Heute weiß ich: Es war der erste Moment, in dem ich verstand, dass es zwei Arten gibt, mit Systemen umzugehen. Die eine respektiert die Struktur. Die andere umgeht sie. </w:t>
      </w:r>
    </w:p>
    <w:p w14:paraId="50A89102" w14:textId="77777777" w:rsidR="002A0287" w:rsidRDefault="00000000">
      <w:pPr>
        <w:spacing w:after="449"/>
        <w:ind w:left="19" w:right="15"/>
      </w:pPr>
      <w:r>
        <w:t xml:space="preserve">Ich entschied mich früh. </w:t>
      </w:r>
    </w:p>
    <w:p w14:paraId="6DCFDF8D" w14:textId="77777777" w:rsidR="002A0287" w:rsidRDefault="00000000">
      <w:pPr>
        <w:pStyle w:val="berschrift4"/>
        <w:ind w:left="-5"/>
      </w:pPr>
      <w:r>
        <w:t>Der Programmfluss</w:t>
      </w:r>
      <w:r>
        <w:rPr>
          <w:sz w:val="24"/>
        </w:rPr>
        <w:t xml:space="preserve"> </w:t>
      </w:r>
    </w:p>
    <w:p w14:paraId="5AC01EA7" w14:textId="77777777" w:rsidR="002A0287" w:rsidRDefault="00000000">
      <w:pPr>
        <w:ind w:left="19" w:right="15"/>
      </w:pPr>
      <w:r>
        <w:t xml:space="preserve">Mit vierzehn, fünfzehn hatte ich einen C64. Die kopierten Hefte kamen per Post. Seiten voller Code, den man abtippen konnte. </w:t>
      </w:r>
    </w:p>
    <w:p w14:paraId="1764E53B" w14:textId="77777777" w:rsidR="002A0287" w:rsidRDefault="00000000">
      <w:pPr>
        <w:ind w:left="19" w:right="15"/>
      </w:pPr>
      <w:r>
        <w:t xml:space="preserve">Ich tippte. Zeile für Zeile. Und irgendwann, beim Abtippen, machte es klick. </w:t>
      </w:r>
    </w:p>
    <w:p w14:paraId="14BAC5E1" w14:textId="77777777" w:rsidR="002A0287" w:rsidRDefault="00000000">
      <w:pPr>
        <w:ind w:left="19" w:right="15"/>
      </w:pPr>
      <w:r>
        <w:t xml:space="preserve">Nicht das Programm. Der Programmfluss. </w:t>
      </w:r>
    </w:p>
    <w:p w14:paraId="5C45FA1D" w14:textId="77777777" w:rsidR="002A0287" w:rsidRDefault="00000000">
      <w:pPr>
        <w:spacing w:after="89" w:line="264" w:lineRule="auto"/>
        <w:ind w:left="-5" w:right="0"/>
      </w:pPr>
      <w:r>
        <w:rPr>
          <w:sz w:val="22"/>
        </w:rPr>
        <w:t>10 PRINT "HALLO WELT"</w:t>
      </w:r>
      <w:r>
        <w:t xml:space="preserve"> </w:t>
      </w:r>
    </w:p>
    <w:p w14:paraId="03991F47" w14:textId="77777777" w:rsidR="002A0287" w:rsidRDefault="00000000">
      <w:pPr>
        <w:spacing w:after="212" w:line="264" w:lineRule="auto"/>
        <w:ind w:left="-5" w:right="0"/>
      </w:pPr>
      <w:r>
        <w:rPr>
          <w:sz w:val="22"/>
        </w:rPr>
        <w:t>20 GOTO 10</w:t>
      </w:r>
      <w:r>
        <w:t xml:space="preserve"> </w:t>
      </w:r>
    </w:p>
    <w:p w14:paraId="24519A1F" w14:textId="77777777" w:rsidR="002A0287" w:rsidRDefault="00000000">
      <w:pPr>
        <w:ind w:left="19" w:right="15"/>
      </w:pPr>
      <w:r>
        <w:t xml:space="preserve">Von oben nach unten. </w:t>
      </w:r>
      <w:proofErr w:type="spellStart"/>
      <w:r>
        <w:t>If</w:t>
      </w:r>
      <w:proofErr w:type="spellEnd"/>
      <w:r>
        <w:t>/</w:t>
      </w:r>
      <w:proofErr w:type="spellStart"/>
      <w:r>
        <w:t>Then</w:t>
      </w:r>
      <w:proofErr w:type="spellEnd"/>
      <w:r>
        <w:t xml:space="preserve">/Goto. Bedingung, Entscheidung, weiter. </w:t>
      </w:r>
    </w:p>
    <w:p w14:paraId="69925AFF" w14:textId="77777777" w:rsidR="002A0287" w:rsidRDefault="00000000">
      <w:pPr>
        <w:ind w:left="19" w:right="15"/>
      </w:pPr>
      <w:r>
        <w:t xml:space="preserve">Das war nicht neu für mich – ich hatte es schon zwei Jahre gemacht. Aber in diesem Moment verstand ich es nicht nur. Ich sah es. </w:t>
      </w:r>
    </w:p>
    <w:p w14:paraId="2EB9CA45" w14:textId="77777777" w:rsidR="002A0287" w:rsidRDefault="00000000">
      <w:pPr>
        <w:ind w:left="19" w:right="15"/>
      </w:pPr>
      <w:r>
        <w:t xml:space="preserve">Der Fluss. Die Logik. Das System hinter dem System. </w:t>
      </w:r>
    </w:p>
    <w:p w14:paraId="2891868B" w14:textId="77777777" w:rsidR="002A0287" w:rsidRDefault="00000000">
      <w:pPr>
        <w:ind w:left="19" w:right="15"/>
      </w:pPr>
      <w:r>
        <w:t xml:space="preserve">Ab dem nächsten Tag versuchte ich, alles so zu denken. </w:t>
      </w:r>
    </w:p>
    <w:p w14:paraId="71E3554A" w14:textId="77777777" w:rsidR="002A0287" w:rsidRDefault="00000000">
      <w:pPr>
        <w:spacing w:after="443"/>
        <w:ind w:left="19" w:right="15"/>
      </w:pPr>
      <w:r>
        <w:t xml:space="preserve">Bis heute. </w:t>
      </w:r>
    </w:p>
    <w:p w14:paraId="394BED12" w14:textId="77777777" w:rsidR="002A0287" w:rsidRDefault="00000000">
      <w:pPr>
        <w:pStyle w:val="berschrift4"/>
        <w:ind w:left="-5"/>
      </w:pPr>
      <w:r>
        <w:t>Der Lehrling mit dem Programmfluss</w:t>
      </w:r>
      <w:r>
        <w:rPr>
          <w:sz w:val="24"/>
        </w:rPr>
        <w:t xml:space="preserve"> </w:t>
      </w:r>
    </w:p>
    <w:p w14:paraId="30D2A8AD" w14:textId="77777777" w:rsidR="002A0287" w:rsidRDefault="00000000">
      <w:pPr>
        <w:ind w:left="19" w:right="15"/>
      </w:pPr>
      <w:r>
        <w:t xml:space="preserve">In der Ausbildung war ich der Einzige, der so dachte. </w:t>
      </w:r>
    </w:p>
    <w:p w14:paraId="1C9DC639" w14:textId="77777777" w:rsidR="002A0287" w:rsidRDefault="00000000">
      <w:pPr>
        <w:ind w:left="19" w:right="15"/>
      </w:pPr>
      <w:r>
        <w:t xml:space="preserve">Die anderen lernten Rezepte auswendig. Mehl, Butter, Milch – </w:t>
      </w:r>
      <w:proofErr w:type="spellStart"/>
      <w:r>
        <w:t>Béchamel</w:t>
      </w:r>
      <w:proofErr w:type="spellEnd"/>
      <w:r>
        <w:t xml:space="preserve">. Sie merkten sich Mengen und Reihenfolgen wie Gedichte. </w:t>
      </w:r>
    </w:p>
    <w:p w14:paraId="6BCA3639" w14:textId="77777777" w:rsidR="002A0287" w:rsidRDefault="00000000">
      <w:pPr>
        <w:ind w:left="19" w:right="15"/>
      </w:pPr>
      <w:r>
        <w:t xml:space="preserve">Ich konnte das nicht. Mein Kopf funktionierte anders. </w:t>
      </w:r>
    </w:p>
    <w:p w14:paraId="478F076B" w14:textId="77777777" w:rsidR="002A0287" w:rsidRDefault="00000000">
      <w:pPr>
        <w:ind w:left="19" w:right="15"/>
      </w:pPr>
      <w:r>
        <w:lastRenderedPageBreak/>
        <w:t xml:space="preserve">Wenn die Butter bräunt, dann Mehl dazu, sonst verbrennt sie. </w:t>
      </w:r>
    </w:p>
    <w:p w14:paraId="551C5E20" w14:textId="77777777" w:rsidR="002A0287" w:rsidRDefault="00000000">
      <w:pPr>
        <w:spacing w:after="212" w:line="264" w:lineRule="auto"/>
        <w:ind w:left="-5" w:right="0"/>
      </w:pPr>
      <w:proofErr w:type="spellStart"/>
      <w:r>
        <w:rPr>
          <w:sz w:val="22"/>
        </w:rPr>
        <w:t>If</w:t>
      </w:r>
      <w:proofErr w:type="spellEnd"/>
      <w:r>
        <w:rPr>
          <w:sz w:val="22"/>
        </w:rPr>
        <w:t xml:space="preserve"> </w:t>
      </w:r>
      <w:proofErr w:type="spellStart"/>
      <w:proofErr w:type="gramStart"/>
      <w:r>
        <w:rPr>
          <w:sz w:val="22"/>
        </w:rPr>
        <w:t>butter.braun</w:t>
      </w:r>
      <w:proofErr w:type="spellEnd"/>
      <w:proofErr w:type="gramEnd"/>
      <w:r>
        <w:rPr>
          <w:sz w:val="22"/>
        </w:rPr>
        <w:t xml:space="preserve"> </w:t>
      </w:r>
      <w:proofErr w:type="spellStart"/>
      <w:r>
        <w:rPr>
          <w:sz w:val="22"/>
        </w:rPr>
        <w:t>then</w:t>
      </w:r>
      <w:proofErr w:type="spellEnd"/>
      <w:r>
        <w:rPr>
          <w:sz w:val="22"/>
        </w:rPr>
        <w:t xml:space="preserve"> </w:t>
      </w:r>
      <w:proofErr w:type="spellStart"/>
      <w:r>
        <w:rPr>
          <w:sz w:val="22"/>
        </w:rPr>
        <w:t>add</w:t>
      </w:r>
      <w:proofErr w:type="spellEnd"/>
      <w:r>
        <w:rPr>
          <w:sz w:val="22"/>
        </w:rPr>
        <w:t>(</w:t>
      </w:r>
      <w:proofErr w:type="spellStart"/>
      <w:r>
        <w:rPr>
          <w:sz w:val="22"/>
        </w:rPr>
        <w:t>mehl</w:t>
      </w:r>
      <w:proofErr w:type="spellEnd"/>
      <w:r>
        <w:rPr>
          <w:sz w:val="22"/>
        </w:rPr>
        <w:t xml:space="preserve">) </w:t>
      </w:r>
      <w:proofErr w:type="spellStart"/>
      <w:r>
        <w:rPr>
          <w:sz w:val="22"/>
        </w:rPr>
        <w:t>else</w:t>
      </w:r>
      <w:proofErr w:type="spellEnd"/>
      <w:r>
        <w:rPr>
          <w:sz w:val="22"/>
        </w:rPr>
        <w:t xml:space="preserve"> </w:t>
      </w:r>
      <w:proofErr w:type="spellStart"/>
      <w:proofErr w:type="gramStart"/>
      <w:r>
        <w:rPr>
          <w:sz w:val="22"/>
        </w:rPr>
        <w:t>wait</w:t>
      </w:r>
      <w:proofErr w:type="spellEnd"/>
      <w:r>
        <w:rPr>
          <w:sz w:val="22"/>
        </w:rPr>
        <w:t>(</w:t>
      </w:r>
      <w:proofErr w:type="gramEnd"/>
      <w:r>
        <w:rPr>
          <w:sz w:val="22"/>
        </w:rPr>
        <w:t>)</w:t>
      </w:r>
      <w:r>
        <w:t xml:space="preserve"> </w:t>
      </w:r>
    </w:p>
    <w:p w14:paraId="3C53CBB0" w14:textId="77777777" w:rsidR="002A0287" w:rsidRDefault="00000000">
      <w:pPr>
        <w:ind w:left="19" w:right="15"/>
      </w:pPr>
      <w:r>
        <w:t xml:space="preserve">Das war kein Rezept für mich. Das war ein Befehl. Wie CIRCLE. Klare Parameter, klares Ergebnis. </w:t>
      </w:r>
    </w:p>
    <w:p w14:paraId="75BA0583" w14:textId="77777777" w:rsidR="002A0287" w:rsidRDefault="00000000">
      <w:pPr>
        <w:ind w:left="19" w:right="15"/>
      </w:pPr>
      <w:r>
        <w:t xml:space="preserve">Das erste Jahr war hart. Ich war langsamer als die anderen. Ich verstand die Sprache der Küche nicht – diese Mischung aus Tradition, Bauchgefühl und „das macht man halt so“. </w:t>
      </w:r>
    </w:p>
    <w:p w14:paraId="7C7265FA" w14:textId="77777777" w:rsidR="002A0287" w:rsidRDefault="00000000">
      <w:pPr>
        <w:ind w:left="19" w:right="15"/>
      </w:pPr>
      <w:r>
        <w:t xml:space="preserve">Zu viel POKE. Zu wenig CIRCLE. </w:t>
      </w:r>
    </w:p>
    <w:p w14:paraId="4BBF1D88" w14:textId="77777777" w:rsidR="002A0287" w:rsidRDefault="00000000">
      <w:pPr>
        <w:ind w:left="19" w:right="15"/>
      </w:pPr>
      <w:r>
        <w:t xml:space="preserve">Aber dann, irgendwann im zweiten Lehrjahr, hatte ich genug Bedingungen gesammelt. </w:t>
      </w:r>
    </w:p>
    <w:p w14:paraId="7DDCD207" w14:textId="77777777" w:rsidR="002A0287" w:rsidRDefault="00000000">
      <w:pPr>
        <w:spacing w:after="88"/>
        <w:ind w:left="19" w:right="15"/>
      </w:pPr>
      <w:r>
        <w:t xml:space="preserve">Wann ist die Sauce fertig? Wenn sie den Löffel überzieht. </w:t>
      </w:r>
    </w:p>
    <w:p w14:paraId="1B725EC4" w14:textId="77777777" w:rsidR="002A0287" w:rsidRDefault="00000000">
      <w:pPr>
        <w:spacing w:after="115" w:line="347" w:lineRule="auto"/>
        <w:ind w:left="19" w:right="4661"/>
      </w:pPr>
      <w:r>
        <w:t xml:space="preserve">Was wenn nicht? Weiter reduzieren. Was wenn zu dick? Flüssigkeit dazu. </w:t>
      </w:r>
    </w:p>
    <w:p w14:paraId="0DAA4139" w14:textId="77777777" w:rsidR="002A0287" w:rsidRDefault="00000000">
      <w:pPr>
        <w:ind w:left="19" w:right="15"/>
      </w:pPr>
      <w:r>
        <w:t xml:space="preserve">Das ist kein Bauchgefühl. Das ist ein Algorithmus. </w:t>
      </w:r>
    </w:p>
    <w:p w14:paraId="5794EE23" w14:textId="77777777" w:rsidR="002A0287" w:rsidRDefault="00000000">
      <w:pPr>
        <w:spacing w:after="448"/>
        <w:ind w:left="19" w:right="15"/>
      </w:pPr>
      <w:r>
        <w:t xml:space="preserve">Ich überholte die anderen. </w:t>
      </w:r>
    </w:p>
    <w:p w14:paraId="0780AB08" w14:textId="77777777" w:rsidR="002A0287" w:rsidRDefault="00000000">
      <w:pPr>
        <w:pStyle w:val="berschrift4"/>
        <w:ind w:left="-5"/>
      </w:pPr>
      <w:r>
        <w:t>„Das kann sogar mein C64“</w:t>
      </w:r>
      <w:r>
        <w:rPr>
          <w:sz w:val="24"/>
        </w:rPr>
        <w:t xml:space="preserve"> </w:t>
      </w:r>
    </w:p>
    <w:p w14:paraId="6E2DFE1D" w14:textId="77777777" w:rsidR="002A0287" w:rsidRDefault="00000000">
      <w:pPr>
        <w:ind w:left="19" w:right="15"/>
      </w:pPr>
      <w:r>
        <w:t xml:space="preserve">Ich versuchte es ihnen zu erklären. </w:t>
      </w:r>
    </w:p>
    <w:p w14:paraId="757A7ED1" w14:textId="77777777" w:rsidR="002A0287" w:rsidRDefault="00000000">
      <w:pPr>
        <w:ind w:left="19" w:right="15"/>
      </w:pPr>
      <w:r>
        <w:t xml:space="preserve">„Schau mal, das ist wie ein Programm. Du gehst von oben nach unten durch. Wenn das passiert, machst du das. Wenn nicht, machst du das andere. Das kann sogar mein C64.“ </w:t>
      </w:r>
    </w:p>
    <w:p w14:paraId="7760017F" w14:textId="77777777" w:rsidR="002A0287" w:rsidRDefault="00000000">
      <w:pPr>
        <w:ind w:left="19" w:right="15"/>
      </w:pPr>
      <w:r>
        <w:t xml:space="preserve">Sie schauten mich an wie einen Außerirdischen. </w:t>
      </w:r>
    </w:p>
    <w:p w14:paraId="392662CB" w14:textId="77777777" w:rsidR="002A0287" w:rsidRDefault="00000000">
      <w:pPr>
        <w:ind w:left="19" w:right="15"/>
      </w:pPr>
      <w:r>
        <w:t xml:space="preserve">Bahnhof. </w:t>
      </w:r>
    </w:p>
    <w:p w14:paraId="10A8D0C1" w14:textId="77777777" w:rsidR="002A0287" w:rsidRDefault="00000000">
      <w:pPr>
        <w:ind w:left="19" w:right="15"/>
      </w:pPr>
      <w:r>
        <w:t xml:space="preserve">Ich war siebzehn, vielleicht achtzehn. Ich wusste nicht, dass ich von Programmlogik redete. Ich wusste nicht, dass das einen Namen hatte. Ich dachte einfach so, weil es die einzige Art war, wie mein Kopf funktionierte. Seit ich zwölf war. Seit dem C16. Seit dem </w:t>
      </w:r>
      <w:proofErr w:type="spellStart"/>
      <w:r>
        <w:t>Pandaspiel</w:t>
      </w:r>
      <w:proofErr w:type="spellEnd"/>
      <w:r>
        <w:t xml:space="preserve">. </w:t>
      </w:r>
    </w:p>
    <w:p w14:paraId="375D28C5" w14:textId="77777777" w:rsidR="002A0287" w:rsidRDefault="00000000">
      <w:pPr>
        <w:ind w:left="19" w:right="15"/>
      </w:pPr>
      <w:r>
        <w:t xml:space="preserve">Für mich war es offensichtlich. Für sie war es Bahnhof. </w:t>
      </w:r>
    </w:p>
    <w:p w14:paraId="0BF1F14D" w14:textId="77777777" w:rsidR="002A0287" w:rsidRDefault="00000000">
      <w:pPr>
        <w:spacing w:after="444"/>
        <w:ind w:left="19" w:right="15"/>
      </w:pPr>
      <w:r>
        <w:t xml:space="preserve">Das sollte sich in den nächsten dreißig Jahren nicht ändern. </w:t>
      </w:r>
    </w:p>
    <w:p w14:paraId="5BC2C161" w14:textId="77777777" w:rsidR="002A0287" w:rsidRDefault="00000000">
      <w:pPr>
        <w:pStyle w:val="berschrift4"/>
        <w:ind w:left="-5"/>
      </w:pPr>
      <w:r>
        <w:t>Bouquet garni ist eine Funktion</w:t>
      </w:r>
      <w:r>
        <w:rPr>
          <w:sz w:val="24"/>
        </w:rPr>
        <w:t xml:space="preserve"> </w:t>
      </w:r>
    </w:p>
    <w:p w14:paraId="59819F19" w14:textId="77777777" w:rsidR="002A0287" w:rsidRDefault="00000000">
      <w:pPr>
        <w:ind w:left="19" w:right="15"/>
      </w:pPr>
      <w:r>
        <w:t xml:space="preserve">Später wurde es komplexer. Aber die Logik blieb dieselbe. </w:t>
      </w:r>
    </w:p>
    <w:p w14:paraId="5CC15B65" w14:textId="77777777" w:rsidR="002A0287" w:rsidRDefault="00000000">
      <w:pPr>
        <w:ind w:left="19" w:right="15"/>
      </w:pPr>
      <w:r>
        <w:t xml:space="preserve">Bouquet garni: Thymian, Lorbeer, Petersilienstängel, in Lauch gewickelt, mit Küchengarn gebunden. </w:t>
      </w:r>
    </w:p>
    <w:p w14:paraId="00DC1F51" w14:textId="77777777" w:rsidR="002A0287" w:rsidRDefault="00000000">
      <w:pPr>
        <w:ind w:left="19" w:right="15"/>
      </w:pPr>
      <w:r>
        <w:lastRenderedPageBreak/>
        <w:t xml:space="preserve">Das ist ein Objekt. Ein Ding, das aus Dingen besteht, die zusammen etwas Neues werden. </w:t>
      </w:r>
    </w:p>
    <w:p w14:paraId="17AA0FF0" w14:textId="77777777" w:rsidR="002A0287" w:rsidRDefault="00000000">
      <w:pPr>
        <w:ind w:left="19" w:right="15"/>
      </w:pPr>
      <w:r>
        <w:t xml:space="preserve">Du baust es einmal. Du </w:t>
      </w:r>
      <w:proofErr w:type="spellStart"/>
      <w:r>
        <w:t>wirfst</w:t>
      </w:r>
      <w:proofErr w:type="spellEnd"/>
      <w:r>
        <w:t xml:space="preserve"> es in den Fond. Es tut seine Arbeit. Du holst es raus. Fertig. </w:t>
      </w:r>
    </w:p>
    <w:p w14:paraId="723235CA" w14:textId="77777777" w:rsidR="002A0287" w:rsidRDefault="00000000">
      <w:pPr>
        <w:ind w:left="19" w:right="15"/>
      </w:pPr>
      <w:r>
        <w:t xml:space="preserve">Funktion. </w:t>
      </w:r>
    </w:p>
    <w:p w14:paraId="0B46764B" w14:textId="77777777" w:rsidR="002A0287" w:rsidRDefault="00000000">
      <w:pPr>
        <w:ind w:left="19" w:right="15"/>
      </w:pPr>
      <w:r>
        <w:t xml:space="preserve">Dann: Knochen anbraten. Röstaromen entstehen. Maillard-Reaktion – die Chemie hinter dem Geschmack. </w:t>
      </w:r>
    </w:p>
    <w:p w14:paraId="2934C655" w14:textId="77777777" w:rsidR="002A0287" w:rsidRDefault="00000000">
      <w:pPr>
        <w:ind w:left="19" w:right="15"/>
      </w:pPr>
      <w:r>
        <w:t xml:space="preserve">Das ist eine andere Funktion. Sie nimmt Knochen als Input und gibt Röstaromen als Output. </w:t>
      </w:r>
    </w:p>
    <w:p w14:paraId="68A96F5C" w14:textId="77777777" w:rsidR="002A0287" w:rsidRDefault="00000000">
      <w:pPr>
        <w:ind w:left="19" w:right="15"/>
      </w:pPr>
      <w:r>
        <w:t xml:space="preserve">Dann: Beides zusammen. Fond aufgießen. Stunden köcheln. Passieren. Reduzieren. </w:t>
      </w:r>
    </w:p>
    <w:p w14:paraId="47221D60" w14:textId="77777777" w:rsidR="002A0287" w:rsidRDefault="00000000">
      <w:pPr>
        <w:ind w:left="19" w:right="15"/>
      </w:pPr>
      <w:r>
        <w:t xml:space="preserve">Funktion ruft Funktion ruft Funktion. </w:t>
      </w:r>
    </w:p>
    <w:p w14:paraId="02CDB682" w14:textId="77777777" w:rsidR="002A0287" w:rsidRDefault="00000000">
      <w:pPr>
        <w:ind w:left="19" w:right="15"/>
      </w:pPr>
      <w:r>
        <w:t xml:space="preserve">Das Ding im Ding, das wieder ein Ding ist. </w:t>
      </w:r>
    </w:p>
    <w:p w14:paraId="28DF4968" w14:textId="77777777" w:rsidR="002A0287" w:rsidRDefault="00000000">
      <w:pPr>
        <w:spacing w:after="444"/>
        <w:ind w:left="19" w:right="15"/>
      </w:pPr>
      <w:r>
        <w:t xml:space="preserve">Objektorientiertes Kochen. Ich wusste nur nicht, dass es so heißt. </w:t>
      </w:r>
    </w:p>
    <w:p w14:paraId="190FECC2" w14:textId="77777777" w:rsidR="002A0287" w:rsidRDefault="00000000">
      <w:pPr>
        <w:pStyle w:val="berschrift4"/>
        <w:ind w:left="-5"/>
      </w:pPr>
      <w:r>
        <w:t>Dreißig Jahre Bahnhof</w:t>
      </w:r>
      <w:r>
        <w:rPr>
          <w:sz w:val="24"/>
        </w:rPr>
        <w:t xml:space="preserve"> </w:t>
      </w:r>
    </w:p>
    <w:p w14:paraId="12FA8E05" w14:textId="77777777" w:rsidR="002A0287" w:rsidRDefault="00000000">
      <w:pPr>
        <w:ind w:left="19" w:right="15"/>
      </w:pPr>
      <w:r>
        <w:t xml:space="preserve">Ich habe dreißig Jahre lang programmiert, ohne die Sprache zu kennen. </w:t>
      </w:r>
    </w:p>
    <w:p w14:paraId="31270A7E" w14:textId="77777777" w:rsidR="002A0287" w:rsidRDefault="00000000">
      <w:pPr>
        <w:ind w:left="19" w:right="15"/>
      </w:pPr>
      <w:r>
        <w:t xml:space="preserve">Ich habe Systeme gebaut. In Küchen. In Teams. In meinem Kopf. </w:t>
      </w:r>
    </w:p>
    <w:p w14:paraId="41CA51D9" w14:textId="77777777" w:rsidR="002A0287" w:rsidRDefault="00000000">
      <w:pPr>
        <w:ind w:left="19" w:right="15"/>
      </w:pPr>
      <w:r>
        <w:t xml:space="preserve">Ich habe Fehler debuggt – warum schmeckt die Sauce nicht? Zu wenig Säure. Zu viel Salz. Der Fond war schon kaputt. </w:t>
      </w:r>
    </w:p>
    <w:p w14:paraId="09B2D604" w14:textId="77777777" w:rsidR="002A0287" w:rsidRDefault="00000000">
      <w:pPr>
        <w:ind w:left="19" w:right="15"/>
      </w:pPr>
      <w:r>
        <w:t xml:space="preserve">Ich habe </w:t>
      </w:r>
      <w:proofErr w:type="spellStart"/>
      <w:r>
        <w:t>refactored</w:t>
      </w:r>
      <w:proofErr w:type="spellEnd"/>
      <w:r>
        <w:t xml:space="preserve"> – den Ablauf umgestellt, bis er floss. </w:t>
      </w:r>
    </w:p>
    <w:p w14:paraId="2CC90550" w14:textId="77777777" w:rsidR="002A0287" w:rsidRDefault="00000000">
      <w:pPr>
        <w:ind w:left="19" w:right="15"/>
      </w:pPr>
      <w:r>
        <w:t xml:space="preserve">Ich habe dokumentiert – Rezepte geschrieben, die andere lesen konnten. </w:t>
      </w:r>
    </w:p>
    <w:p w14:paraId="36DD87D5" w14:textId="77777777" w:rsidR="002A0287" w:rsidRDefault="00000000">
      <w:pPr>
        <w:ind w:left="19" w:right="15"/>
      </w:pPr>
      <w:r>
        <w:t xml:space="preserve">Und immer wieder habe ich versucht, es zu erklären. Den Kollegen. Den Chefs. Den Mitarbeitern. </w:t>
      </w:r>
    </w:p>
    <w:p w14:paraId="6BB0D1F0" w14:textId="77777777" w:rsidR="002A0287" w:rsidRDefault="00000000">
      <w:pPr>
        <w:spacing w:after="96" w:line="364" w:lineRule="auto"/>
        <w:ind w:left="19" w:right="311"/>
      </w:pPr>
      <w:r>
        <w:t xml:space="preserve">„Das ist wie ein Programm. Von oben nach unten. </w:t>
      </w:r>
      <w:proofErr w:type="spellStart"/>
      <w:r>
        <w:t>If</w:t>
      </w:r>
      <w:proofErr w:type="spellEnd"/>
      <w:r>
        <w:t>/</w:t>
      </w:r>
      <w:proofErr w:type="spellStart"/>
      <w:r>
        <w:t>Then</w:t>
      </w:r>
      <w:proofErr w:type="spellEnd"/>
      <w:r>
        <w:t xml:space="preserve">/Else. Wie CIRCLE – da weiß man, was man hat.“ Bahnhof. </w:t>
      </w:r>
    </w:p>
    <w:p w14:paraId="7972E30A" w14:textId="77777777" w:rsidR="002A0287" w:rsidRDefault="00000000">
      <w:pPr>
        <w:ind w:left="19" w:right="15"/>
      </w:pPr>
      <w:r>
        <w:t xml:space="preserve">Dreißig Jahre Bahnhof. </w:t>
      </w:r>
    </w:p>
    <w:p w14:paraId="477CE467" w14:textId="77777777" w:rsidR="002A0287" w:rsidRDefault="00000000">
      <w:pPr>
        <w:ind w:left="19" w:right="15"/>
      </w:pPr>
      <w:r>
        <w:t xml:space="preserve">Ich hatte keine Worte, die sie verstanden. Keine Syntax. Keine Sprache, die außerhalb meines Kopfes funktionierte. </w:t>
      </w:r>
    </w:p>
    <w:p w14:paraId="1D53214E" w14:textId="77777777" w:rsidR="002A0287" w:rsidRDefault="00000000">
      <w:pPr>
        <w:spacing w:after="443"/>
        <w:ind w:left="19" w:right="15"/>
      </w:pPr>
      <w:r>
        <w:t xml:space="preserve">Ich war ein Coder, der nicht wusste, dass er einer war. Umgeben von Menschen, die nicht wussten, dass sie keiner waren. </w:t>
      </w:r>
    </w:p>
    <w:p w14:paraId="193177AB" w14:textId="77777777" w:rsidR="002A0287" w:rsidRDefault="00000000">
      <w:pPr>
        <w:pStyle w:val="berschrift4"/>
        <w:ind w:left="-5"/>
      </w:pPr>
      <w:r>
        <w:lastRenderedPageBreak/>
        <w:t>Die OP</w:t>
      </w:r>
      <w:r>
        <w:rPr>
          <w:sz w:val="24"/>
        </w:rPr>
        <w:t xml:space="preserve"> </w:t>
      </w:r>
    </w:p>
    <w:p w14:paraId="19C895CB" w14:textId="77777777" w:rsidR="002A0287" w:rsidRDefault="00000000">
      <w:pPr>
        <w:ind w:left="19" w:right="15"/>
      </w:pPr>
      <w:r>
        <w:t xml:space="preserve">Bevor Syntax kam, kam die OP. </w:t>
      </w:r>
    </w:p>
    <w:p w14:paraId="3F2748D7" w14:textId="77777777" w:rsidR="002A0287" w:rsidRDefault="00000000">
      <w:pPr>
        <w:ind w:left="19" w:right="15"/>
      </w:pPr>
      <w:r>
        <w:t xml:space="preserve">Mein Körper hatte genug. Dreißig Jahre Küche hinterlassen Spuren – im Rücken, in den Knien, in den Händen. Der Arzt sagte Dinge, die ich nicht hören wollte. </w:t>
      </w:r>
    </w:p>
    <w:p w14:paraId="61222D81" w14:textId="77777777" w:rsidR="002A0287" w:rsidRDefault="00000000">
      <w:pPr>
        <w:ind w:left="19" w:right="15"/>
      </w:pPr>
      <w:r>
        <w:t xml:space="preserve">Dann die Behörden. Formulare. Anträge. Warten. Ablehnung. Widerspruch. Warten. Noch ein Formular. </w:t>
      </w:r>
    </w:p>
    <w:p w14:paraId="7738A00D" w14:textId="77777777" w:rsidR="002A0287" w:rsidRDefault="00000000">
      <w:pPr>
        <w:ind w:left="19" w:right="15"/>
      </w:pPr>
      <w:r>
        <w:t xml:space="preserve">Das System, das Menschen verwaltet wie defekte Maschinen. </w:t>
      </w:r>
    </w:p>
    <w:p w14:paraId="52610C08" w14:textId="77777777" w:rsidR="002A0287" w:rsidRDefault="00000000">
      <w:pPr>
        <w:spacing w:after="443"/>
        <w:ind w:left="19" w:right="15"/>
      </w:pPr>
      <w:r>
        <w:t xml:space="preserve">Ich kämpfte. Nicht weil ich wollte, sondern weil ich musste. Die Umschulung war meine letzte Chance. Nicht auf einen Job – auf eine neue Sprache. </w:t>
      </w:r>
    </w:p>
    <w:p w14:paraId="70176BBD" w14:textId="77777777" w:rsidR="002A0287" w:rsidRDefault="00000000">
      <w:pPr>
        <w:pStyle w:val="berschrift4"/>
        <w:ind w:left="-5"/>
      </w:pPr>
      <w:r>
        <w:t>Syntax</w:t>
      </w:r>
      <w:r>
        <w:rPr>
          <w:sz w:val="24"/>
        </w:rPr>
        <w:t xml:space="preserve"> </w:t>
      </w:r>
    </w:p>
    <w:p w14:paraId="4D8D33E3" w14:textId="559D1916" w:rsidR="002A0287" w:rsidRDefault="00000000">
      <w:pPr>
        <w:ind w:left="19" w:right="15"/>
      </w:pPr>
      <w:r>
        <w:t xml:space="preserve">Dann Berlin. Das Syntax Institut. Ein Raum voller Menschen, die Code lernen wollten. </w:t>
      </w:r>
      <w:r w:rsidR="00470C48">
        <w:t xml:space="preserve">Virtuell. </w:t>
      </w:r>
      <w:proofErr w:type="spellStart"/>
      <w:r w:rsidR="00470C48">
        <w:t>Videocall</w:t>
      </w:r>
      <w:proofErr w:type="spellEnd"/>
      <w:r w:rsidR="00470C48">
        <w:t xml:space="preserve"> oder sowas. Geiler Scheiß.</w:t>
      </w:r>
    </w:p>
    <w:p w14:paraId="3D0C5977" w14:textId="77777777" w:rsidR="002A0287" w:rsidRDefault="00000000">
      <w:pPr>
        <w:ind w:left="19" w:right="15"/>
      </w:pPr>
      <w:r>
        <w:t xml:space="preserve">Die meisten waren jünger. Viel jünger. Sie hatten Informatik studiert oder zumindest davon gehört. Sie kannten die Begriffe. Die Konzepte. Die Angst vor der leeren Datei. </w:t>
      </w:r>
    </w:p>
    <w:p w14:paraId="1DD10772" w14:textId="77777777" w:rsidR="002A0287" w:rsidRDefault="00000000">
      <w:pPr>
        <w:ind w:left="19" w:right="15"/>
      </w:pPr>
      <w:r>
        <w:t xml:space="preserve">Ich kannte nur Küchen. </w:t>
      </w:r>
    </w:p>
    <w:p w14:paraId="77175263" w14:textId="77777777" w:rsidR="002A0287" w:rsidRDefault="00000000">
      <w:pPr>
        <w:ind w:left="19" w:right="15"/>
      </w:pPr>
      <w:r>
        <w:t xml:space="preserve">Aber ich kannte auch: Strukturen. Abläufe. Systeme. Das Gefühl, wenn etwas funktioniert – und das Gefühl, wenn es nicht funktioniert und du nicht weißt warum. </w:t>
      </w:r>
    </w:p>
    <w:p w14:paraId="54C0A616" w14:textId="252FD466" w:rsidR="002A0287" w:rsidRDefault="00000000">
      <w:pPr>
        <w:ind w:left="19" w:right="15"/>
      </w:pPr>
      <w:r>
        <w:t xml:space="preserve">Die ersten Wochen waren hart. Neue Sprache. </w:t>
      </w:r>
      <w:proofErr w:type="spellStart"/>
      <w:r w:rsidR="00470C48">
        <w:t>Figma</w:t>
      </w:r>
      <w:proofErr w:type="spellEnd"/>
      <w:r w:rsidR="00470C48">
        <w:t xml:space="preserve">. </w:t>
      </w:r>
      <w:proofErr w:type="spellStart"/>
      <w:r w:rsidR="00470C48">
        <w:t>Kotlin</w:t>
      </w:r>
      <w:proofErr w:type="spellEnd"/>
      <w:r w:rsidR="00470C48">
        <w:t xml:space="preserve">. </w:t>
      </w:r>
      <w:r>
        <w:t xml:space="preserve">Swift. Apple. </w:t>
      </w:r>
      <w:proofErr w:type="spellStart"/>
      <w:r>
        <w:t>Xcode</w:t>
      </w:r>
      <w:proofErr w:type="spellEnd"/>
      <w:r>
        <w:t xml:space="preserve">. Begriffe, die nichts bedeuteten. </w:t>
      </w:r>
    </w:p>
    <w:p w14:paraId="7DB07913" w14:textId="77777777" w:rsidR="002A0287" w:rsidRDefault="00000000">
      <w:pPr>
        <w:spacing w:after="444"/>
        <w:ind w:left="19" w:right="15"/>
      </w:pPr>
      <w:r>
        <w:t xml:space="preserve">Und dann, irgendwann – </w:t>
      </w:r>
    </w:p>
    <w:p w14:paraId="7621BAFF" w14:textId="77777777" w:rsidR="002A0287" w:rsidRDefault="00000000">
      <w:pPr>
        <w:pStyle w:val="berschrift4"/>
        <w:ind w:left="-5"/>
      </w:pPr>
      <w:r>
        <w:t>Der Tunnel</w:t>
      </w:r>
      <w:r>
        <w:rPr>
          <w:sz w:val="24"/>
        </w:rPr>
        <w:t xml:space="preserve"> </w:t>
      </w:r>
    </w:p>
    <w:p w14:paraId="070FB476" w14:textId="77777777" w:rsidR="002A0287" w:rsidRDefault="00000000">
      <w:pPr>
        <w:ind w:left="19" w:right="15"/>
      </w:pPr>
      <w:r>
        <w:t xml:space="preserve">Es passierte nicht langsam. </w:t>
      </w:r>
    </w:p>
    <w:p w14:paraId="008AD508" w14:textId="77777777" w:rsidR="002A0287" w:rsidRDefault="00000000">
      <w:pPr>
        <w:ind w:left="19" w:right="15"/>
      </w:pPr>
      <w:r>
        <w:t xml:space="preserve">Es passierte wie ein Schlag. </w:t>
      </w:r>
    </w:p>
    <w:p w14:paraId="691B564A" w14:textId="77777777" w:rsidR="002A0287" w:rsidRDefault="00000000">
      <w:pPr>
        <w:ind w:left="19" w:right="15"/>
      </w:pPr>
      <w:r>
        <w:t xml:space="preserve">Ich saß vor dem Bildschirm. Ein Problem. Eine Funktion, die nicht tat, was sie sollte. Ich starrte auf den Code. </w:t>
      </w:r>
    </w:p>
    <w:p w14:paraId="58CA528A" w14:textId="77777777" w:rsidR="002A0287" w:rsidRDefault="00000000">
      <w:pPr>
        <w:ind w:left="19" w:right="15"/>
      </w:pPr>
      <w:r>
        <w:t xml:space="preserve">Und dann war ich weg. </w:t>
      </w:r>
    </w:p>
    <w:p w14:paraId="64CD4E86" w14:textId="77777777" w:rsidR="002A0287" w:rsidRDefault="00000000">
      <w:pPr>
        <w:ind w:left="19" w:right="15"/>
      </w:pPr>
      <w:r>
        <w:t xml:space="preserve">Nicht weg wie abwesend. Weg wie: in einer anderen Welt. Der Tunnel. Der Zustand, den ich aus der Küche kannte – wenn der Service läuft und du nicht mehr denkst, sondern nur noch tust. </w:t>
      </w:r>
    </w:p>
    <w:p w14:paraId="334A5514" w14:textId="77777777" w:rsidR="002A0287" w:rsidRDefault="00000000">
      <w:pPr>
        <w:ind w:left="19" w:right="15"/>
      </w:pPr>
      <w:r>
        <w:t xml:space="preserve">Die Zeilen erschienen. Eine nach der anderen. Ich tippte, ohne zu wissen, was ich tippte. Die Finger wussten es. Der Kopf kam nicht mit. </w:t>
      </w:r>
    </w:p>
    <w:p w14:paraId="45AEB768" w14:textId="77777777" w:rsidR="002A0287" w:rsidRDefault="00000000">
      <w:pPr>
        <w:ind w:left="19" w:right="15"/>
      </w:pPr>
      <w:r>
        <w:lastRenderedPageBreak/>
        <w:t xml:space="preserve">Als ich wieder auftauchte, war eine Stunde vergangen. Oder zwei. Ich wusste es nicht. </w:t>
      </w:r>
    </w:p>
    <w:p w14:paraId="5ABEF423" w14:textId="77777777" w:rsidR="002A0287" w:rsidRDefault="00000000">
      <w:pPr>
        <w:ind w:left="19" w:right="15"/>
      </w:pPr>
      <w:r>
        <w:t xml:space="preserve">Der Code funktionierte. </w:t>
      </w:r>
    </w:p>
    <w:p w14:paraId="6AA8B702" w14:textId="77777777" w:rsidR="002A0287" w:rsidRDefault="00000000">
      <w:pPr>
        <w:spacing w:after="444"/>
        <w:ind w:left="19" w:right="15"/>
      </w:pPr>
      <w:r>
        <w:t xml:space="preserve">Ich brauchte noch eine Stunde, um zu verstehen, warum. </w:t>
      </w:r>
    </w:p>
    <w:p w14:paraId="6581AED3" w14:textId="77777777" w:rsidR="002A0287" w:rsidRDefault="00000000">
      <w:pPr>
        <w:pStyle w:val="berschrift4"/>
        <w:ind w:left="-5"/>
      </w:pPr>
      <w:r>
        <w:t>Die Erkenntnis</w:t>
      </w:r>
      <w:r>
        <w:rPr>
          <w:sz w:val="24"/>
        </w:rPr>
        <w:t xml:space="preserve"> </w:t>
      </w:r>
    </w:p>
    <w:p w14:paraId="3B1CD275" w14:textId="77777777" w:rsidR="002A0287" w:rsidRDefault="00000000">
      <w:pPr>
        <w:ind w:left="19" w:right="15"/>
      </w:pPr>
      <w:r>
        <w:t xml:space="preserve">Das war der Moment. </w:t>
      </w:r>
    </w:p>
    <w:p w14:paraId="5BC2AB5E" w14:textId="77777777" w:rsidR="002A0287" w:rsidRDefault="00000000">
      <w:pPr>
        <w:ind w:left="19" w:right="15"/>
      </w:pPr>
      <w:r>
        <w:t xml:space="preserve">Nicht die OP. Nicht die Behörden. Nicht der erste Tag bei Syntax. </w:t>
      </w:r>
    </w:p>
    <w:p w14:paraId="56351F52" w14:textId="77777777" w:rsidR="002A0287" w:rsidRDefault="00000000">
      <w:pPr>
        <w:ind w:left="19" w:right="15"/>
      </w:pPr>
      <w:r>
        <w:t xml:space="preserve">Dieser Moment. Der Tunnel. Die Zeilen, die aus dem Nichts kamen. </w:t>
      </w:r>
    </w:p>
    <w:p w14:paraId="4EFF7563" w14:textId="77777777" w:rsidR="002A0287" w:rsidRDefault="00000000">
      <w:pPr>
        <w:ind w:left="19" w:right="15"/>
      </w:pPr>
      <w:r>
        <w:t xml:space="preserve">Ich hatte nicht gelernt zu coden. </w:t>
      </w:r>
    </w:p>
    <w:p w14:paraId="394746AF" w14:textId="77777777" w:rsidR="002A0287" w:rsidRDefault="00000000">
      <w:pPr>
        <w:spacing w:after="407"/>
        <w:ind w:left="19" w:right="15"/>
      </w:pPr>
      <w:r>
        <w:t xml:space="preserve">Ich hatte endlich die Sprache gefunden für etwas, das ich seit meinem zwölften Lebensjahr konnte. </w:t>
      </w:r>
    </w:p>
    <w:p w14:paraId="7E6F7ABE" w14:textId="77777777" w:rsidR="002A0287" w:rsidRDefault="00000000">
      <w:pPr>
        <w:ind w:left="19" w:right="15"/>
      </w:pPr>
      <w:r>
        <w:t xml:space="preserve">Dreißig Jahre Küche waren kein Umweg. </w:t>
      </w:r>
    </w:p>
    <w:p w14:paraId="15C4BCB1" w14:textId="77777777" w:rsidR="002A0287" w:rsidRDefault="00000000">
      <w:pPr>
        <w:ind w:left="19" w:right="15"/>
      </w:pPr>
      <w:r>
        <w:t xml:space="preserve">Sie waren die Ausbildung. </w:t>
      </w:r>
    </w:p>
    <w:p w14:paraId="37879AE8" w14:textId="77777777" w:rsidR="002A0287" w:rsidRDefault="00000000">
      <w:pPr>
        <w:spacing w:after="88"/>
        <w:ind w:left="19" w:right="15"/>
      </w:pPr>
      <w:r>
        <w:t xml:space="preserve">Jede Sauce war ein Algorithmus. </w:t>
      </w:r>
    </w:p>
    <w:p w14:paraId="684E907E" w14:textId="77777777" w:rsidR="002A0287" w:rsidRDefault="00000000">
      <w:pPr>
        <w:spacing w:after="93"/>
        <w:ind w:left="19" w:right="15"/>
      </w:pPr>
      <w:r>
        <w:t xml:space="preserve">Jeder Service war ein Stresstest. </w:t>
      </w:r>
    </w:p>
    <w:p w14:paraId="290A264A" w14:textId="77777777" w:rsidR="002A0287" w:rsidRDefault="00000000">
      <w:pPr>
        <w:spacing w:after="125" w:line="343" w:lineRule="auto"/>
        <w:ind w:left="19" w:right="5760"/>
      </w:pPr>
      <w:r>
        <w:t xml:space="preserve">Jeder Fehler war ein Bug. Jede Lösung war ein Fix. </w:t>
      </w:r>
    </w:p>
    <w:p w14:paraId="056BA9AC" w14:textId="77777777" w:rsidR="002A0287" w:rsidRDefault="00000000">
      <w:pPr>
        <w:ind w:left="19" w:right="15"/>
      </w:pPr>
      <w:r>
        <w:t xml:space="preserve">Ich hatte nur die falsche Sprache gesprochen. Die Sprache der Köche. Die Sprache der Hitze und der Teller und der Bons. </w:t>
      </w:r>
    </w:p>
    <w:p w14:paraId="0E58D539" w14:textId="77777777" w:rsidR="002A0287" w:rsidRDefault="00000000">
      <w:pPr>
        <w:ind w:left="19" w:right="15"/>
      </w:pPr>
      <w:r>
        <w:t xml:space="preserve">Die anderen verstanden Bahnhof. </w:t>
      </w:r>
    </w:p>
    <w:p w14:paraId="00F8A5DB" w14:textId="77777777" w:rsidR="002A0287" w:rsidRDefault="00000000">
      <w:pPr>
        <w:ind w:left="19" w:right="15"/>
      </w:pPr>
      <w:r>
        <w:t xml:space="preserve">Jetzt hatte ich eine neue Sprache. Swift. Code. Funktionen. </w:t>
      </w:r>
    </w:p>
    <w:p w14:paraId="5DFF743C" w14:textId="77777777" w:rsidR="002A0287" w:rsidRDefault="00000000">
      <w:pPr>
        <w:spacing w:after="444"/>
        <w:ind w:left="19" w:right="15"/>
      </w:pPr>
      <w:r>
        <w:t xml:space="preserve">Und plötzlich verstanden sie mich. </w:t>
      </w:r>
    </w:p>
    <w:p w14:paraId="2C1B0C0C" w14:textId="77777777" w:rsidR="002A0287" w:rsidRDefault="00000000">
      <w:pPr>
        <w:pStyle w:val="berschrift4"/>
        <w:ind w:left="-5"/>
      </w:pPr>
      <w:r>
        <w:t>Hallo Welt, schon wieder</w:t>
      </w:r>
      <w:r>
        <w:rPr>
          <w:sz w:val="24"/>
        </w:rPr>
        <w:t xml:space="preserve"> </w:t>
      </w:r>
    </w:p>
    <w:p w14:paraId="24A9FD08" w14:textId="77777777" w:rsidR="002A0287" w:rsidRDefault="00000000">
      <w:pPr>
        <w:ind w:left="19" w:right="15"/>
      </w:pPr>
      <w:r>
        <w:t xml:space="preserve">Als ich meine erste eigene App zum Laufen brachte – nicht bei Syntax, sondern danach, allein, im Wohnwagen –, tippte ich als erstes: </w:t>
      </w:r>
    </w:p>
    <w:p w14:paraId="285CD920" w14:textId="77777777" w:rsidR="002A0287" w:rsidRDefault="00000000">
      <w:pPr>
        <w:spacing w:after="212" w:line="264" w:lineRule="auto"/>
        <w:ind w:left="-5" w:right="0"/>
      </w:pPr>
      <w:proofErr w:type="spellStart"/>
      <w:proofErr w:type="gramStart"/>
      <w:r>
        <w:rPr>
          <w:sz w:val="22"/>
        </w:rPr>
        <w:t>print</w:t>
      </w:r>
      <w:proofErr w:type="spellEnd"/>
      <w:r>
        <w:rPr>
          <w:sz w:val="22"/>
        </w:rPr>
        <w:t>(</w:t>
      </w:r>
      <w:proofErr w:type="gramEnd"/>
      <w:r>
        <w:rPr>
          <w:sz w:val="22"/>
        </w:rPr>
        <w:t>"Hallo Welt")</w:t>
      </w:r>
      <w:r>
        <w:t xml:space="preserve"> </w:t>
      </w:r>
    </w:p>
    <w:p w14:paraId="0D026377" w14:textId="77777777" w:rsidR="002A0287" w:rsidRDefault="00000000">
      <w:pPr>
        <w:ind w:left="19" w:right="15"/>
      </w:pPr>
      <w:r>
        <w:t xml:space="preserve">Wie damals. Auf dem C16. Mit dem Handbuch. Mit der </w:t>
      </w:r>
      <w:proofErr w:type="spellStart"/>
      <w:r>
        <w:t>Datasette</w:t>
      </w:r>
      <w:proofErr w:type="spellEnd"/>
      <w:r>
        <w:t xml:space="preserve">. </w:t>
      </w:r>
    </w:p>
    <w:p w14:paraId="2FAE809B" w14:textId="77777777" w:rsidR="002A0287" w:rsidRDefault="00000000">
      <w:pPr>
        <w:ind w:left="19" w:right="15"/>
      </w:pPr>
      <w:r>
        <w:t xml:space="preserve">Über dreißig Jahre dazwischen. Über dreißig Jahre Küche. Über dreißig Jahre Bahnhof. </w:t>
      </w:r>
    </w:p>
    <w:p w14:paraId="548892DF" w14:textId="77777777" w:rsidR="002A0287" w:rsidRDefault="00000000">
      <w:pPr>
        <w:ind w:left="19" w:right="15"/>
      </w:pPr>
      <w:r>
        <w:lastRenderedPageBreak/>
        <w:t xml:space="preserve">Der Bildschirm zeigte: Hallo Welt. </w:t>
      </w:r>
    </w:p>
    <w:p w14:paraId="167769AE" w14:textId="77777777" w:rsidR="002A0287" w:rsidRDefault="00000000">
      <w:pPr>
        <w:ind w:left="19" w:right="15"/>
      </w:pPr>
      <w:r>
        <w:t xml:space="preserve">Und ich dachte: </w:t>
      </w:r>
    </w:p>
    <w:p w14:paraId="7E1DE491" w14:textId="77777777" w:rsidR="002A0287" w:rsidRDefault="00000000">
      <w:pPr>
        <w:spacing w:after="409"/>
        <w:ind w:left="19" w:right="15"/>
      </w:pPr>
      <w:r>
        <w:t xml:space="preserve">Ja. Schon wieder. Endlich. </w:t>
      </w:r>
    </w:p>
    <w:p w14:paraId="5BD67CE5" w14:textId="77777777" w:rsidR="002A0287" w:rsidRDefault="00000000">
      <w:pPr>
        <w:ind w:left="19" w:right="15"/>
      </w:pPr>
      <w:r>
        <w:t xml:space="preserve">Der 12-jährige Forscher, der ein Panda Spiel baute, war nie weg. </w:t>
      </w:r>
    </w:p>
    <w:p w14:paraId="4E823E86" w14:textId="77777777" w:rsidR="002A0287" w:rsidRDefault="00000000">
      <w:pPr>
        <w:ind w:left="19" w:right="15"/>
      </w:pPr>
      <w:r>
        <w:t xml:space="preserve">Er hatte nur dreißig Jahre in Küchen verbracht. </w:t>
      </w:r>
    </w:p>
    <w:p w14:paraId="75A572A4" w14:textId="77777777" w:rsidR="002A0287" w:rsidRDefault="00000000">
      <w:pPr>
        <w:spacing w:after="611"/>
        <w:ind w:left="19" w:right="15"/>
      </w:pPr>
      <w:r>
        <w:t xml:space="preserve">Jetzt war er zurück. </w:t>
      </w:r>
    </w:p>
    <w:p w14:paraId="672C0738" w14:textId="07D4953B" w:rsidR="002A0287" w:rsidRDefault="00000000">
      <w:pPr>
        <w:spacing w:after="9"/>
        <w:ind w:left="19" w:right="15"/>
      </w:pPr>
      <w:r>
        <w:t xml:space="preserve">Und er konnte MUMPS mit Swift aufs iPhone coden und es verhält sich wie der Großrechner. Nur noch viel schneller. Eventuell ist das auch nicht </w:t>
      </w:r>
      <w:proofErr w:type="gramStart"/>
      <w:r>
        <w:t>ganz richtig</w:t>
      </w:r>
      <w:proofErr w:type="gramEnd"/>
      <w:r>
        <w:t xml:space="preserve">. Aber. </w:t>
      </w:r>
    </w:p>
    <w:p w14:paraId="1F1DE31C" w14:textId="77777777" w:rsidR="002A0287" w:rsidRDefault="00000000">
      <w:pPr>
        <w:spacing w:after="11"/>
        <w:ind w:left="19" w:right="15"/>
      </w:pPr>
      <w:r>
        <w:t xml:space="preserve">Den Ram zu kennen, wo deine Information liegt, die nicht dir gehört, sondern dem </w:t>
      </w:r>
    </w:p>
    <w:p w14:paraId="589E7500" w14:textId="77777777" w:rsidR="002A0287" w:rsidRDefault="00000000">
      <w:pPr>
        <w:spacing w:after="604"/>
        <w:ind w:left="19" w:right="15"/>
      </w:pPr>
      <w:r>
        <w:t xml:space="preserve">System. Mach das nach Baby. Ohne dass das System SQL oder irgendeine andere Datensuchschnecke um Erlaubnis fragen müsste. Zustandserzwingung nannte es mal jemand. Geht doch. Wie in der Küche. Das Ergebnis zählt. </w:t>
      </w:r>
    </w:p>
    <w:p w14:paraId="51FB53F2" w14:textId="77777777" w:rsidR="002A0287" w:rsidRDefault="00000000">
      <w:pPr>
        <w:spacing w:after="204" w:line="259" w:lineRule="auto"/>
        <w:ind w:left="13" w:right="0"/>
        <w:jc w:val="center"/>
      </w:pPr>
      <w:r>
        <w:rPr>
          <w:sz w:val="20"/>
        </w:rPr>
        <w:t>[Ende Kapitel 16]</w:t>
      </w:r>
      <w:r>
        <w:t xml:space="preserve"> </w:t>
      </w:r>
    </w:p>
    <w:p w14:paraId="31D047AD" w14:textId="7F6DC4CD" w:rsidR="00682448" w:rsidRDefault="00000000">
      <w:pPr>
        <w:spacing w:after="174" w:line="261" w:lineRule="auto"/>
        <w:ind w:left="13" w:right="1"/>
        <w:jc w:val="center"/>
      </w:pPr>
      <w:r>
        <w:rPr>
          <w:color w:val="666666"/>
          <w:sz w:val="20"/>
        </w:rPr>
        <w:t>Wörter: ~1.700 | Status: ÜBERARBEITET V3</w:t>
      </w:r>
      <w:r>
        <w:t xml:space="preserve"> </w:t>
      </w:r>
    </w:p>
    <w:p w14:paraId="3123F2BF" w14:textId="77777777" w:rsidR="00682448" w:rsidRDefault="00682448">
      <w:pPr>
        <w:spacing w:after="160" w:line="278" w:lineRule="auto"/>
        <w:ind w:left="0" w:right="0" w:firstLine="0"/>
      </w:pPr>
      <w:r>
        <w:br w:type="page"/>
      </w:r>
    </w:p>
    <w:p w14:paraId="68BEEBED" w14:textId="77777777" w:rsidR="002A0287" w:rsidRDefault="002A0287">
      <w:pPr>
        <w:spacing w:after="174" w:line="261" w:lineRule="auto"/>
        <w:ind w:left="13" w:right="1"/>
        <w:jc w:val="center"/>
      </w:pPr>
    </w:p>
    <w:p w14:paraId="1E5A8CBE"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2D62726" w14:textId="77777777" w:rsidR="002A0287" w:rsidRDefault="00000000">
      <w:pPr>
        <w:pStyle w:val="berschrift1"/>
        <w:spacing w:after="0" w:line="267" w:lineRule="auto"/>
        <w:ind w:left="-5"/>
      </w:pPr>
      <w:bookmarkStart w:id="130" w:name="_Toc170063"/>
      <w:r>
        <w:rPr>
          <w:rFonts w:ascii="Georgia" w:eastAsia="Georgia" w:hAnsi="Georgia" w:cs="Georgia"/>
          <w:b w:val="0"/>
          <w:i w:val="0"/>
          <w:color w:val="0F4761"/>
          <w:sz w:val="40"/>
        </w:rPr>
        <w:t xml:space="preserve">SPRACHE </w:t>
      </w:r>
      <w:bookmarkEnd w:id="130"/>
    </w:p>
    <w:p w14:paraId="3CA89347" w14:textId="77777777" w:rsidR="002A0287" w:rsidRDefault="00000000">
      <w:pPr>
        <w:spacing w:after="143" w:line="265" w:lineRule="auto"/>
        <w:ind w:left="-5" w:right="0"/>
      </w:pPr>
      <w:r>
        <w:rPr>
          <w:sz w:val="28"/>
        </w:rPr>
        <w:t>Oder: Die Grundbausteine des Systems</w:t>
      </w:r>
      <w:r>
        <w:t xml:space="preserve"> </w:t>
      </w:r>
    </w:p>
    <w:p w14:paraId="2A26E6A8" w14:textId="77777777" w:rsidR="002A0287" w:rsidRDefault="00000000">
      <w:pPr>
        <w:spacing w:after="183" w:line="259" w:lineRule="auto"/>
        <w:ind w:left="0" w:right="0" w:firstLine="0"/>
      </w:pPr>
      <w:r>
        <w:t xml:space="preserve"> </w:t>
      </w:r>
    </w:p>
    <w:p w14:paraId="316B8908" w14:textId="77777777" w:rsidR="002A0287" w:rsidRDefault="00000000">
      <w:pPr>
        <w:pStyle w:val="berschrift2"/>
        <w:spacing w:after="0" w:line="356" w:lineRule="auto"/>
        <w:ind w:left="-5" w:right="8755"/>
      </w:pPr>
      <w:bookmarkStart w:id="131" w:name="_Toc170064"/>
      <w:r>
        <w:rPr>
          <w:color w:val="000000"/>
        </w:rPr>
        <w:t xml:space="preserve"> </w:t>
      </w:r>
      <w:r>
        <w:rPr>
          <w:sz w:val="32"/>
        </w:rPr>
        <w:t xml:space="preserve">I. </w:t>
      </w:r>
      <w:bookmarkEnd w:id="131"/>
    </w:p>
    <w:p w14:paraId="0574D51F" w14:textId="77777777" w:rsidR="002A0287" w:rsidRDefault="00000000">
      <w:pPr>
        <w:spacing w:after="178" w:line="259" w:lineRule="auto"/>
        <w:ind w:left="0" w:right="0" w:firstLine="0"/>
      </w:pPr>
      <w:r>
        <w:t xml:space="preserve"> </w:t>
      </w:r>
    </w:p>
    <w:p w14:paraId="6E20B83D" w14:textId="77777777" w:rsidR="002A0287" w:rsidRDefault="00000000">
      <w:pPr>
        <w:spacing w:after="169"/>
        <w:ind w:left="19" w:right="15"/>
      </w:pPr>
      <w:r>
        <w:t xml:space="preserve">Am Anfang war nicht das Wort. </w:t>
      </w:r>
    </w:p>
    <w:p w14:paraId="7848DBEA" w14:textId="77777777" w:rsidR="002A0287" w:rsidRDefault="00000000">
      <w:pPr>
        <w:spacing w:after="183" w:line="259" w:lineRule="auto"/>
        <w:ind w:left="0" w:right="0" w:firstLine="0"/>
      </w:pPr>
      <w:r>
        <w:t xml:space="preserve"> </w:t>
      </w:r>
    </w:p>
    <w:p w14:paraId="1E29A575" w14:textId="77777777" w:rsidR="002A0287" w:rsidRDefault="00000000">
      <w:pPr>
        <w:spacing w:after="169"/>
        <w:ind w:left="19" w:right="15"/>
      </w:pPr>
      <w:r>
        <w:t xml:space="preserve">Am Anfang war der Rhythmus. </w:t>
      </w:r>
    </w:p>
    <w:p w14:paraId="3EBD4050" w14:textId="77777777" w:rsidR="002A0287" w:rsidRDefault="00000000">
      <w:pPr>
        <w:spacing w:after="178" w:line="259" w:lineRule="auto"/>
        <w:ind w:left="0" w:right="0" w:firstLine="0"/>
      </w:pPr>
      <w:r>
        <w:t xml:space="preserve"> </w:t>
      </w:r>
    </w:p>
    <w:p w14:paraId="7D59097C" w14:textId="77777777" w:rsidR="002A0287" w:rsidRDefault="00000000">
      <w:pPr>
        <w:spacing w:after="169"/>
        <w:ind w:left="19" w:right="15"/>
      </w:pPr>
      <w:r>
        <w:t xml:space="preserve">Das Atmen. </w:t>
      </w:r>
    </w:p>
    <w:p w14:paraId="5BCDE4BD" w14:textId="77777777" w:rsidR="002A0287" w:rsidRDefault="00000000">
      <w:pPr>
        <w:spacing w:after="178" w:line="259" w:lineRule="auto"/>
        <w:ind w:left="0" w:right="0" w:firstLine="0"/>
      </w:pPr>
      <w:r>
        <w:t xml:space="preserve"> </w:t>
      </w:r>
    </w:p>
    <w:p w14:paraId="04CD08E5" w14:textId="77777777" w:rsidR="002A0287" w:rsidRDefault="00000000">
      <w:pPr>
        <w:spacing w:after="169"/>
        <w:ind w:left="19" w:right="15"/>
      </w:pPr>
      <w:r>
        <w:t xml:space="preserve">Ein-Aus. </w:t>
      </w:r>
    </w:p>
    <w:p w14:paraId="48DAF1B0" w14:textId="77777777" w:rsidR="002A0287" w:rsidRDefault="00000000">
      <w:pPr>
        <w:spacing w:after="178" w:line="259" w:lineRule="auto"/>
        <w:ind w:left="0" w:right="0" w:firstLine="0"/>
      </w:pPr>
      <w:r>
        <w:t xml:space="preserve"> </w:t>
      </w:r>
    </w:p>
    <w:p w14:paraId="1276C522" w14:textId="77777777" w:rsidR="002A0287" w:rsidRDefault="00000000">
      <w:pPr>
        <w:spacing w:after="174"/>
        <w:ind w:left="19" w:right="15"/>
      </w:pPr>
      <w:r>
        <w:t xml:space="preserve">Aber vor dem Anfang beginnt es. </w:t>
      </w:r>
    </w:p>
    <w:p w14:paraId="717554CF" w14:textId="77777777" w:rsidR="002A0287" w:rsidRDefault="00000000">
      <w:pPr>
        <w:spacing w:after="178" w:line="259" w:lineRule="auto"/>
        <w:ind w:left="0" w:right="0" w:firstLine="0"/>
      </w:pPr>
      <w:r>
        <w:t xml:space="preserve"> </w:t>
      </w:r>
    </w:p>
    <w:p w14:paraId="3D437087" w14:textId="77777777" w:rsidR="002A0287" w:rsidRDefault="00000000">
      <w:pPr>
        <w:spacing w:after="169"/>
        <w:ind w:left="19" w:right="15"/>
      </w:pPr>
      <w:r>
        <w:t xml:space="preserve">Der Rhythmus. </w:t>
      </w:r>
    </w:p>
    <w:p w14:paraId="5F40B119" w14:textId="77777777" w:rsidR="002A0287" w:rsidRDefault="00000000">
      <w:pPr>
        <w:spacing w:after="178" w:line="259" w:lineRule="auto"/>
        <w:ind w:left="0" w:right="0" w:firstLine="0"/>
      </w:pPr>
      <w:r>
        <w:t xml:space="preserve"> </w:t>
      </w:r>
    </w:p>
    <w:p w14:paraId="4FD705EA" w14:textId="77777777" w:rsidR="002A0287" w:rsidRDefault="00000000">
      <w:pPr>
        <w:spacing w:after="167"/>
        <w:ind w:left="19" w:right="15"/>
      </w:pPr>
      <w:r>
        <w:t xml:space="preserve">Herzschläge. Das Bumm. Bumm der Mutter. Der Soundtrack des Lebens. Das </w:t>
      </w:r>
      <w:proofErr w:type="gramStart"/>
      <w:r>
        <w:t>erste</w:t>
      </w:r>
      <w:proofErr w:type="gramEnd"/>
      <w:r>
        <w:t xml:space="preserve">, was wir hören. Noch bevor wir Licht sehen, bevor wir atmen, bevor wir schreien - da ist dieser Rhythmus. Bumm. Bumm. Bumm. Das Urwort. Der erste Code. </w:t>
      </w:r>
    </w:p>
    <w:p w14:paraId="070AC930" w14:textId="77777777" w:rsidR="002A0287" w:rsidRDefault="00000000">
      <w:pPr>
        <w:spacing w:after="178" w:line="259" w:lineRule="auto"/>
        <w:ind w:left="0" w:right="0" w:firstLine="0"/>
      </w:pPr>
      <w:r>
        <w:t xml:space="preserve"> </w:t>
      </w:r>
    </w:p>
    <w:p w14:paraId="43D4EE7C" w14:textId="77777777" w:rsidR="002A0287" w:rsidRDefault="00000000">
      <w:pPr>
        <w:spacing w:after="172"/>
        <w:ind w:left="19" w:right="15"/>
      </w:pPr>
      <w:r>
        <w:t xml:space="preserve">Linguisten vermuten, dass die erste menschliche Protosprache aus Gesang bestand. Keine Worte. Melodien. Klänge, die im Laufe der Zeit Bedeutung bekamen. Erst der Ton, dann der Sinn. </w:t>
      </w:r>
    </w:p>
    <w:p w14:paraId="5ACDDFCA" w14:textId="77777777" w:rsidR="002A0287" w:rsidRDefault="00000000">
      <w:pPr>
        <w:spacing w:after="178" w:line="259" w:lineRule="auto"/>
        <w:ind w:left="0" w:right="0" w:firstLine="0"/>
      </w:pPr>
      <w:r>
        <w:t xml:space="preserve"> </w:t>
      </w:r>
    </w:p>
    <w:p w14:paraId="270F32EF" w14:textId="77777777" w:rsidR="002A0287" w:rsidRDefault="00000000">
      <w:pPr>
        <w:spacing w:after="169"/>
        <w:ind w:left="19" w:right="15"/>
      </w:pPr>
      <w:r>
        <w:t xml:space="preserve">Aua. Aha. Bäh. </w:t>
      </w:r>
    </w:p>
    <w:p w14:paraId="0D21B98B" w14:textId="77777777" w:rsidR="002A0287" w:rsidRDefault="00000000">
      <w:pPr>
        <w:spacing w:after="178" w:line="259" w:lineRule="auto"/>
        <w:ind w:left="0" w:right="0" w:firstLine="0"/>
      </w:pPr>
      <w:r>
        <w:t xml:space="preserve"> </w:t>
      </w:r>
    </w:p>
    <w:p w14:paraId="61D7BE3E" w14:textId="77777777" w:rsidR="002A0287" w:rsidRDefault="00000000">
      <w:pPr>
        <w:ind w:left="19" w:right="15"/>
      </w:pPr>
      <w:r>
        <w:t xml:space="preserve">So fing es an. </w:t>
      </w:r>
      <w:proofErr w:type="spellStart"/>
      <w:r>
        <w:t>Urlaute</w:t>
      </w:r>
      <w:proofErr w:type="spellEnd"/>
      <w:r>
        <w:t xml:space="preserve">. Ausrufe. Warnsignale. Jemand tritt auf etwas Spitzes: Aua. Jemand versteht etwas: Aha. Jemand ekelt sich: Bäh. Laute, an Bedeutungen geknüpft. Der Grundstein der Sprache. </w:t>
      </w:r>
    </w:p>
    <w:p w14:paraId="2CAA4BEF" w14:textId="77777777" w:rsidR="002A0287" w:rsidRDefault="00000000">
      <w:pPr>
        <w:spacing w:after="178" w:line="259" w:lineRule="auto"/>
        <w:ind w:left="0" w:right="0" w:firstLine="0"/>
      </w:pPr>
      <w:r>
        <w:lastRenderedPageBreak/>
        <w:t xml:space="preserve"> </w:t>
      </w:r>
    </w:p>
    <w:p w14:paraId="1C2FC986" w14:textId="77777777" w:rsidR="002A0287" w:rsidRDefault="00000000">
      <w:pPr>
        <w:spacing w:after="169"/>
        <w:ind w:left="19" w:right="15"/>
      </w:pPr>
      <w:r>
        <w:t xml:space="preserve">Und das Atmen. Ein und Aus. </w:t>
      </w:r>
    </w:p>
    <w:p w14:paraId="7052C7E8" w14:textId="77777777" w:rsidR="002A0287" w:rsidRDefault="00000000">
      <w:pPr>
        <w:spacing w:after="178" w:line="259" w:lineRule="auto"/>
        <w:ind w:left="0" w:right="0" w:firstLine="0"/>
      </w:pPr>
      <w:r>
        <w:t xml:space="preserve"> </w:t>
      </w:r>
    </w:p>
    <w:p w14:paraId="32CC1242" w14:textId="77777777" w:rsidR="002A0287" w:rsidRDefault="00000000">
      <w:pPr>
        <w:spacing w:after="167"/>
        <w:ind w:left="19" w:right="15"/>
      </w:pPr>
      <w:r>
        <w:t xml:space="preserve">Es ist das </w:t>
      </w:r>
      <w:proofErr w:type="gramStart"/>
      <w:r>
        <w:t>erste</w:t>
      </w:r>
      <w:proofErr w:type="gramEnd"/>
      <w:r>
        <w:t xml:space="preserve"> was wir </w:t>
      </w:r>
      <w:proofErr w:type="gramStart"/>
      <w:r>
        <w:t>tun</w:t>
      </w:r>
      <w:proofErr w:type="gramEnd"/>
      <w:r>
        <w:t xml:space="preserve"> wenn wir das Licht der Welt </w:t>
      </w:r>
      <w:proofErr w:type="gramStart"/>
      <w:r>
        <w:t>erblicken</w:t>
      </w:r>
      <w:proofErr w:type="gramEnd"/>
      <w:r>
        <w:t xml:space="preserve"> und irgendwann ist die Luft dann raus. Dann haste zum letzten Mal ausgeatmet. </w:t>
      </w:r>
    </w:p>
    <w:p w14:paraId="59E534EF" w14:textId="77777777" w:rsidR="002A0287" w:rsidRDefault="00000000">
      <w:pPr>
        <w:spacing w:after="183" w:line="259" w:lineRule="auto"/>
        <w:ind w:left="0" w:right="0" w:firstLine="0"/>
      </w:pPr>
      <w:r>
        <w:t xml:space="preserve"> </w:t>
      </w:r>
    </w:p>
    <w:p w14:paraId="492C8F30" w14:textId="77777777" w:rsidR="002A0287" w:rsidRDefault="00000000">
      <w:pPr>
        <w:spacing w:after="167"/>
        <w:ind w:left="19" w:right="15"/>
      </w:pPr>
      <w:r>
        <w:t xml:space="preserve">Das Atmen ist, so glaub ich manchmal, das erste Wort. Der </w:t>
      </w:r>
      <w:proofErr w:type="gramStart"/>
      <w:r>
        <w:t>Name</w:t>
      </w:r>
      <w:proofErr w:type="gramEnd"/>
      <w:r>
        <w:t xml:space="preserve"> den man nicht aussprechen kann, darf oder soll. Lange </w:t>
      </w:r>
      <w:proofErr w:type="gramStart"/>
      <w:r>
        <w:t>her</w:t>
      </w:r>
      <w:proofErr w:type="gramEnd"/>
      <w:r>
        <w:t xml:space="preserve"> dass ich die religiösen Texte gelesen habe. Jedoch denke </w:t>
      </w:r>
      <w:proofErr w:type="gramStart"/>
      <w:r>
        <w:t>ich</w:t>
      </w:r>
      <w:proofErr w:type="gramEnd"/>
      <w:r>
        <w:t xml:space="preserve"> dass es damit gemeint ist. Wissen tu ich </w:t>
      </w:r>
      <w:proofErr w:type="gramStart"/>
      <w:r>
        <w:t>ja nichts</w:t>
      </w:r>
      <w:proofErr w:type="gramEnd"/>
      <w:r>
        <w:t xml:space="preserve">. Ich </w:t>
      </w:r>
      <w:proofErr w:type="gramStart"/>
      <w:r>
        <w:t>weiß</w:t>
      </w:r>
      <w:proofErr w:type="gramEnd"/>
      <w:r>
        <w:t xml:space="preserve"> dass ich nichts weiß und je mehr ich lerne desto mehr gibt es zu lernen. Komisch. Scheiß Dunning-Krüger-Effekt. Mann hüpft mein Hirn heute wieder. Zurück. Der Name Gottes. Der JAH-WEH. Ein-Aus. Das erste Wort. Das </w:t>
      </w:r>
      <w:proofErr w:type="gramStart"/>
      <w:r>
        <w:t>wichtigste</w:t>
      </w:r>
      <w:proofErr w:type="gramEnd"/>
      <w:r>
        <w:t xml:space="preserve"> im Leben. Wenn du das nicht kannst, dann kannst du gar nichts. Ist </w:t>
      </w:r>
      <w:proofErr w:type="gramStart"/>
      <w:r>
        <w:t>wirklich so</w:t>
      </w:r>
      <w:proofErr w:type="gramEnd"/>
      <w:r>
        <w:t xml:space="preserve">. Wenn du nicht richtig </w:t>
      </w:r>
      <w:proofErr w:type="gramStart"/>
      <w:r>
        <w:t>atmest</w:t>
      </w:r>
      <w:proofErr w:type="gramEnd"/>
      <w:r>
        <w:t xml:space="preserve"> dann geht alles den Bach runter. Hektische Atmung zur falschen Zeit kann Kollegen irritieren, dich selbst aus dem Gleichgewicht bringen. Alles kaputt machen. </w:t>
      </w:r>
    </w:p>
    <w:p w14:paraId="4D7E0086" w14:textId="77777777" w:rsidR="002A0287" w:rsidRDefault="00000000">
      <w:pPr>
        <w:spacing w:after="178" w:line="259" w:lineRule="auto"/>
        <w:ind w:left="0" w:right="0" w:firstLine="0"/>
      </w:pPr>
      <w:r>
        <w:t xml:space="preserve"> </w:t>
      </w:r>
    </w:p>
    <w:p w14:paraId="75E6F795" w14:textId="77777777" w:rsidR="002A0287" w:rsidRDefault="00000000">
      <w:pPr>
        <w:spacing w:after="9"/>
        <w:ind w:left="19" w:right="15"/>
      </w:pPr>
      <w:r>
        <w:t xml:space="preserve">Ihr wisst ja </w:t>
      </w:r>
      <w:proofErr w:type="gramStart"/>
      <w:r>
        <w:t>langsam</w:t>
      </w:r>
      <w:proofErr w:type="gramEnd"/>
      <w:r>
        <w:t xml:space="preserve"> dass ich in der Wortfindung manchmal meine Probleme habe und Religion ist eigentlich </w:t>
      </w:r>
      <w:proofErr w:type="gramStart"/>
      <w:r>
        <w:t>etwas</w:t>
      </w:r>
      <w:proofErr w:type="gramEnd"/>
      <w:r>
        <w:t xml:space="preserve"> worüber ich nicht wirklich gerne mit zu vielen Menschen spreche. Normal mit niemandem. Eventuell mit den Zeugen Jehovas. </w:t>
      </w:r>
    </w:p>
    <w:p w14:paraId="38B50657" w14:textId="77777777" w:rsidR="002A0287" w:rsidRDefault="00000000">
      <w:pPr>
        <w:spacing w:after="11"/>
        <w:ind w:left="19" w:right="15"/>
      </w:pPr>
      <w:r>
        <w:t xml:space="preserve">Allerdings haben die immer irgendwas zu tun und müssen wieder gehen. Manche </w:t>
      </w:r>
    </w:p>
    <w:p w14:paraId="13C11126" w14:textId="77777777" w:rsidR="002A0287" w:rsidRDefault="00000000">
      <w:pPr>
        <w:spacing w:after="167"/>
        <w:ind w:left="19" w:right="15"/>
      </w:pPr>
      <w:r>
        <w:t xml:space="preserve">Menschen haben wohl keine Geduld um sich mit mir ein, zwei, drei oder vier Stündchen über Jesus zu unterhalten. Ich habe es </w:t>
      </w:r>
      <w:proofErr w:type="gramStart"/>
      <w:r>
        <w:t>wirklich schon</w:t>
      </w:r>
      <w:proofErr w:type="gramEnd"/>
      <w:r>
        <w:t xml:space="preserve"> einmal </w:t>
      </w:r>
      <w:proofErr w:type="gramStart"/>
      <w:r>
        <w:t>geschafft</w:t>
      </w:r>
      <w:proofErr w:type="gramEnd"/>
      <w:r>
        <w:t xml:space="preserve"> dass sie gebeten haben jetzt gehen zu dürfen, dass andere Menschen auch ihren Beistand bräuchten. </w:t>
      </w:r>
    </w:p>
    <w:p w14:paraId="70BB949A" w14:textId="77777777" w:rsidR="002A0287" w:rsidRDefault="00000000">
      <w:pPr>
        <w:spacing w:after="178" w:line="259" w:lineRule="auto"/>
        <w:ind w:left="0" w:right="0" w:firstLine="0"/>
      </w:pPr>
      <w:r>
        <w:t xml:space="preserve"> </w:t>
      </w:r>
    </w:p>
    <w:p w14:paraId="6740C1D1" w14:textId="77777777" w:rsidR="002A0287" w:rsidRDefault="00000000">
      <w:pPr>
        <w:spacing w:after="167"/>
        <w:ind w:left="19" w:right="15"/>
      </w:pPr>
      <w:r>
        <w:t xml:space="preserve">Lass meine Hirnfürze über die Entstehung der Menschen jetzt mal beiseite. Mir ist </w:t>
      </w:r>
      <w:proofErr w:type="gramStart"/>
      <w:r>
        <w:t>klar</w:t>
      </w:r>
      <w:proofErr w:type="gramEnd"/>
      <w:r>
        <w:t xml:space="preserve"> dass Jesus den Kürbis besiegt hat und wir deshalb Weihnachten feiern oder Halloween. Die Theorie über das erste Wort habe ich wohl irgendwo auf YouTube gesehen aus der Trust </w:t>
      </w:r>
      <w:proofErr w:type="spellStart"/>
      <w:r>
        <w:t>me</w:t>
      </w:r>
      <w:proofErr w:type="spellEnd"/>
      <w:r>
        <w:t xml:space="preserve"> Bro Playlist. Aber ich mag sie. Vielleicht ist </w:t>
      </w:r>
      <w:proofErr w:type="gramStart"/>
      <w:r>
        <w:t>ja alles</w:t>
      </w:r>
      <w:proofErr w:type="gramEnd"/>
      <w:r>
        <w:t xml:space="preserve"> doch nicht so kompliziert. Alles eins. Das </w:t>
      </w:r>
      <w:proofErr w:type="gramStart"/>
      <w:r>
        <w:t>wär</w:t>
      </w:r>
      <w:proofErr w:type="gramEnd"/>
      <w:r>
        <w:t xml:space="preserve"> was. </w:t>
      </w:r>
    </w:p>
    <w:p w14:paraId="3A586217" w14:textId="77777777" w:rsidR="002A0287" w:rsidRDefault="00000000">
      <w:pPr>
        <w:spacing w:after="178" w:line="259" w:lineRule="auto"/>
        <w:ind w:left="0" w:right="0" w:firstLine="0"/>
      </w:pPr>
      <w:r>
        <w:t xml:space="preserve"> </w:t>
      </w:r>
    </w:p>
    <w:p w14:paraId="6BB7ED29" w14:textId="77777777" w:rsidR="002A0287" w:rsidRDefault="00000000">
      <w:pPr>
        <w:spacing w:after="255" w:line="259" w:lineRule="auto"/>
        <w:ind w:left="0" w:right="0" w:firstLine="0"/>
      </w:pPr>
      <w:r>
        <w:t xml:space="preserve"> </w:t>
      </w:r>
    </w:p>
    <w:p w14:paraId="0A1231D0" w14:textId="77777777" w:rsidR="002A0287" w:rsidRDefault="00000000">
      <w:pPr>
        <w:pStyle w:val="berschrift2"/>
        <w:spacing w:after="29"/>
        <w:ind w:left="-5"/>
      </w:pPr>
      <w:bookmarkStart w:id="132" w:name="_Toc170065"/>
      <w:r>
        <w:rPr>
          <w:sz w:val="32"/>
        </w:rPr>
        <w:t xml:space="preserve">II. </w:t>
      </w:r>
      <w:bookmarkEnd w:id="132"/>
    </w:p>
    <w:p w14:paraId="770DAC09" w14:textId="77777777" w:rsidR="002A0287" w:rsidRDefault="00000000">
      <w:pPr>
        <w:spacing w:after="178" w:line="259" w:lineRule="auto"/>
        <w:ind w:left="0" w:right="0" w:firstLine="0"/>
      </w:pPr>
      <w:r>
        <w:t xml:space="preserve"> </w:t>
      </w:r>
    </w:p>
    <w:p w14:paraId="628DCD4E" w14:textId="77777777" w:rsidR="002A0287" w:rsidRDefault="00000000">
      <w:pPr>
        <w:ind w:left="19" w:right="15"/>
      </w:pPr>
      <w:r>
        <w:t xml:space="preserve">Die Küche hat einen Beat. </w:t>
      </w:r>
    </w:p>
    <w:p w14:paraId="750A02B9" w14:textId="77777777" w:rsidR="002A0287" w:rsidRDefault="00000000">
      <w:pPr>
        <w:spacing w:after="178" w:line="259" w:lineRule="auto"/>
        <w:ind w:left="0" w:right="0" w:firstLine="0"/>
      </w:pPr>
      <w:r>
        <w:t xml:space="preserve"> </w:t>
      </w:r>
    </w:p>
    <w:p w14:paraId="1C1767CC" w14:textId="77777777" w:rsidR="002A0287" w:rsidRDefault="00000000">
      <w:pPr>
        <w:spacing w:after="167"/>
        <w:ind w:left="19" w:right="15"/>
      </w:pPr>
      <w:r>
        <w:lastRenderedPageBreak/>
        <w:t xml:space="preserve">Das Zischen der Pfannen. Das Klacken der Messer auf dem Brett. Das Rattern der Spülmaschine. Der Drucker, der die Bons ausspuckt. Die Dunstabzugshaube, die brummt. Das Öl, das knistert. Die Teller, die klirren. </w:t>
      </w:r>
    </w:p>
    <w:p w14:paraId="48F5C8DD" w14:textId="77777777" w:rsidR="002A0287" w:rsidRDefault="00000000">
      <w:pPr>
        <w:spacing w:after="178" w:line="259" w:lineRule="auto"/>
        <w:ind w:left="0" w:right="0" w:firstLine="0"/>
      </w:pPr>
      <w:r>
        <w:t xml:space="preserve"> </w:t>
      </w:r>
    </w:p>
    <w:p w14:paraId="18279244" w14:textId="77777777" w:rsidR="002A0287" w:rsidRDefault="00000000">
      <w:pPr>
        <w:spacing w:after="169"/>
        <w:ind w:left="19" w:right="15"/>
      </w:pPr>
      <w:r>
        <w:t xml:space="preserve">Und dazwischen die Rufe: </w:t>
      </w:r>
    </w:p>
    <w:p w14:paraId="4122F539" w14:textId="77777777" w:rsidR="002A0287" w:rsidRDefault="00000000">
      <w:pPr>
        <w:spacing w:after="178" w:line="259" w:lineRule="auto"/>
        <w:ind w:left="0" w:right="0" w:firstLine="0"/>
      </w:pPr>
      <w:r>
        <w:t xml:space="preserve"> </w:t>
      </w:r>
    </w:p>
    <w:p w14:paraId="75266039" w14:textId="77777777" w:rsidR="002A0287" w:rsidRDefault="00000000">
      <w:pPr>
        <w:spacing w:after="169"/>
        <w:ind w:left="19" w:right="15"/>
      </w:pPr>
      <w:r>
        <w:t xml:space="preserve">Weg! </w:t>
      </w:r>
    </w:p>
    <w:p w14:paraId="5C4666B6" w14:textId="77777777" w:rsidR="002A0287" w:rsidRDefault="00000000">
      <w:pPr>
        <w:spacing w:after="174"/>
        <w:ind w:left="19" w:right="15"/>
      </w:pPr>
      <w:r>
        <w:t xml:space="preserve">Heiß! </w:t>
      </w:r>
    </w:p>
    <w:p w14:paraId="13DF45A3" w14:textId="77777777" w:rsidR="002A0287" w:rsidRDefault="00000000">
      <w:pPr>
        <w:spacing w:after="169"/>
        <w:ind w:left="19" w:right="15"/>
      </w:pPr>
      <w:r>
        <w:t xml:space="preserve">Scharf! </w:t>
      </w:r>
    </w:p>
    <w:p w14:paraId="777F38CE" w14:textId="77777777" w:rsidR="002A0287" w:rsidRDefault="00000000">
      <w:pPr>
        <w:spacing w:after="169"/>
        <w:ind w:left="19" w:right="15"/>
      </w:pPr>
      <w:r>
        <w:t xml:space="preserve">Service! </w:t>
      </w:r>
    </w:p>
    <w:p w14:paraId="66B338AF" w14:textId="77777777" w:rsidR="002A0287" w:rsidRDefault="00000000">
      <w:pPr>
        <w:spacing w:after="169"/>
        <w:ind w:left="19" w:right="15"/>
      </w:pPr>
      <w:r>
        <w:t xml:space="preserve">Schicken! </w:t>
      </w:r>
    </w:p>
    <w:p w14:paraId="0492898A" w14:textId="77777777" w:rsidR="002A0287" w:rsidRDefault="00000000">
      <w:pPr>
        <w:spacing w:after="169"/>
        <w:ind w:left="19" w:right="15"/>
      </w:pPr>
      <w:r>
        <w:t xml:space="preserve">Jetzt! </w:t>
      </w:r>
    </w:p>
    <w:p w14:paraId="04B31F32" w14:textId="77777777" w:rsidR="002A0287" w:rsidRDefault="00000000">
      <w:pPr>
        <w:spacing w:after="169"/>
        <w:ind w:left="19" w:right="15"/>
      </w:pPr>
      <w:r>
        <w:t xml:space="preserve">Und </w:t>
      </w:r>
      <w:proofErr w:type="spellStart"/>
      <w:r>
        <w:t>Ups</w:t>
      </w:r>
      <w:proofErr w:type="spellEnd"/>
      <w:r>
        <w:t xml:space="preserve">! </w:t>
      </w:r>
    </w:p>
    <w:p w14:paraId="66C06D25" w14:textId="77777777" w:rsidR="002A0287" w:rsidRDefault="00000000">
      <w:pPr>
        <w:spacing w:after="178" w:line="259" w:lineRule="auto"/>
        <w:ind w:left="0" w:right="0" w:firstLine="0"/>
      </w:pPr>
      <w:r>
        <w:t xml:space="preserve"> </w:t>
      </w:r>
    </w:p>
    <w:p w14:paraId="7F28162E" w14:textId="77777777" w:rsidR="002A0287" w:rsidRDefault="00000000">
      <w:pPr>
        <w:spacing w:after="167"/>
        <w:ind w:left="19" w:right="15"/>
      </w:pPr>
      <w:r>
        <w:t xml:space="preserve">Das sind keine Worte. Das sind </w:t>
      </w:r>
      <w:proofErr w:type="spellStart"/>
      <w:r>
        <w:t>Urlaute</w:t>
      </w:r>
      <w:proofErr w:type="spellEnd"/>
      <w:r>
        <w:t xml:space="preserve">. Überlebenswichtig. Wer nicht reagiert, verbrennt sich. Wer nicht antwortet, kriegt die Pfanne in den Rücken. Die Küche ist der Urwald. Die Sprache ist das Überleben. </w:t>
      </w:r>
    </w:p>
    <w:p w14:paraId="3FE7D893" w14:textId="77777777" w:rsidR="002A0287" w:rsidRDefault="00000000">
      <w:pPr>
        <w:spacing w:after="178" w:line="259" w:lineRule="auto"/>
        <w:ind w:left="0" w:right="0" w:firstLine="0"/>
      </w:pPr>
      <w:r>
        <w:t xml:space="preserve"> </w:t>
      </w:r>
    </w:p>
    <w:p w14:paraId="3C6C4E9A" w14:textId="77777777" w:rsidR="002A0287" w:rsidRDefault="00000000">
      <w:pPr>
        <w:spacing w:after="167"/>
        <w:ind w:left="19" w:right="15"/>
      </w:pPr>
      <w:r>
        <w:t xml:space="preserve">Mise en </w:t>
      </w:r>
      <w:proofErr w:type="spellStart"/>
      <w:r>
        <w:t>place</w:t>
      </w:r>
      <w:proofErr w:type="spellEnd"/>
      <w:r>
        <w:t xml:space="preserve"> - das hat einen Rhythmus. Alles an seinem Platz, bevor der Service beginnt. Wie ein Orchester, das seine Instrumente stimmt. Wie ein Programm, das seine Variablen initialisiert. Erst wenn alles bereit ist, kann die Musik beginnen. </w:t>
      </w:r>
    </w:p>
    <w:p w14:paraId="22104390" w14:textId="77777777" w:rsidR="002A0287" w:rsidRDefault="00000000">
      <w:pPr>
        <w:spacing w:after="178" w:line="259" w:lineRule="auto"/>
        <w:ind w:left="0" w:right="0" w:firstLine="0"/>
      </w:pPr>
      <w:r>
        <w:t xml:space="preserve"> </w:t>
      </w:r>
    </w:p>
    <w:p w14:paraId="64FCA814" w14:textId="77777777" w:rsidR="002A0287" w:rsidRDefault="00000000">
      <w:pPr>
        <w:spacing w:after="169"/>
        <w:ind w:left="19" w:right="15"/>
      </w:pPr>
      <w:r>
        <w:t xml:space="preserve">Bitte kein </w:t>
      </w:r>
      <w:proofErr w:type="spellStart"/>
      <w:r>
        <w:t>Ups</w:t>
      </w:r>
      <w:proofErr w:type="spellEnd"/>
      <w:r>
        <w:t xml:space="preserve">. </w:t>
      </w:r>
    </w:p>
    <w:p w14:paraId="4BC8ED05" w14:textId="77777777" w:rsidR="002A0287" w:rsidRDefault="00000000">
      <w:pPr>
        <w:spacing w:after="183" w:line="259" w:lineRule="auto"/>
        <w:ind w:left="0" w:right="0" w:firstLine="0"/>
      </w:pPr>
      <w:r>
        <w:t xml:space="preserve"> </w:t>
      </w:r>
    </w:p>
    <w:p w14:paraId="7639A5EA" w14:textId="77777777" w:rsidR="002A0287" w:rsidRDefault="00000000">
      <w:pPr>
        <w:pStyle w:val="berschrift2"/>
        <w:spacing w:after="0" w:line="356" w:lineRule="auto"/>
        <w:ind w:left="-5" w:right="8506"/>
      </w:pPr>
      <w:bookmarkStart w:id="133" w:name="_Toc170066"/>
      <w:r>
        <w:rPr>
          <w:color w:val="000000"/>
        </w:rPr>
        <w:t xml:space="preserve"> </w:t>
      </w:r>
      <w:r>
        <w:rPr>
          <w:sz w:val="32"/>
        </w:rPr>
        <w:t xml:space="preserve">III. </w:t>
      </w:r>
      <w:bookmarkEnd w:id="133"/>
    </w:p>
    <w:p w14:paraId="1C9EFEB1" w14:textId="77777777" w:rsidR="002A0287" w:rsidRDefault="00000000">
      <w:pPr>
        <w:spacing w:after="178" w:line="259" w:lineRule="auto"/>
        <w:ind w:left="0" w:right="0" w:firstLine="0"/>
      </w:pPr>
      <w:r>
        <w:t xml:space="preserve"> </w:t>
      </w:r>
    </w:p>
    <w:p w14:paraId="1A9D895F" w14:textId="77777777" w:rsidR="002A0287" w:rsidRDefault="00000000">
      <w:pPr>
        <w:spacing w:after="169"/>
        <w:ind w:left="19" w:right="15"/>
      </w:pPr>
      <w:r>
        <w:t xml:space="preserve">Ich hatte als Kind </w:t>
      </w:r>
      <w:proofErr w:type="gramStart"/>
      <w:r>
        <w:t>mit meinen Freund</w:t>
      </w:r>
      <w:proofErr w:type="gramEnd"/>
      <w:r>
        <w:t xml:space="preserve"> eine Geheimsprache. Ganz früher. </w:t>
      </w:r>
    </w:p>
    <w:p w14:paraId="28ABB66A" w14:textId="77777777" w:rsidR="002A0287" w:rsidRDefault="00000000">
      <w:pPr>
        <w:spacing w:after="178" w:line="259" w:lineRule="auto"/>
        <w:ind w:left="0" w:right="0" w:firstLine="0"/>
      </w:pPr>
      <w:r>
        <w:t xml:space="preserve"> </w:t>
      </w:r>
    </w:p>
    <w:p w14:paraId="5E81BD20" w14:textId="77777777" w:rsidR="002A0287" w:rsidRDefault="00000000">
      <w:pPr>
        <w:ind w:left="19" w:right="15"/>
      </w:pPr>
      <w:r>
        <w:t xml:space="preserve">Dann kam Englisch in der Schule. Französisch für die Küche. Dialekt im Dorf und Hochdeutsch in der Stadt. Nur Französisch habe ich gehasst. Immer noch. </w:t>
      </w:r>
    </w:p>
    <w:p w14:paraId="32414C71" w14:textId="77777777" w:rsidR="002A0287" w:rsidRDefault="00000000">
      <w:pPr>
        <w:spacing w:after="167"/>
        <w:ind w:left="19" w:right="15"/>
      </w:pPr>
      <w:r>
        <w:t xml:space="preserve">Diese verfluchte Aussprache kann ich nicht. </w:t>
      </w:r>
      <w:proofErr w:type="spellStart"/>
      <w:r>
        <w:t>Schescheschischi</w:t>
      </w:r>
      <w:proofErr w:type="spellEnd"/>
      <w:r>
        <w:t xml:space="preserve">. Aber eine Französin dürfte mich stundenlang beschimpfen und ich würde es genießen. Ich liebe diese verdammte Sprache. Scheiß drauf. </w:t>
      </w:r>
    </w:p>
    <w:p w14:paraId="0E1E6066" w14:textId="77777777" w:rsidR="002A0287" w:rsidRDefault="00000000">
      <w:pPr>
        <w:spacing w:after="178" w:line="259" w:lineRule="auto"/>
        <w:ind w:left="0" w:right="0" w:firstLine="0"/>
      </w:pPr>
      <w:r>
        <w:lastRenderedPageBreak/>
        <w:t xml:space="preserve"> </w:t>
      </w:r>
    </w:p>
    <w:p w14:paraId="3E64D843" w14:textId="77777777" w:rsidR="002A0287" w:rsidRDefault="00000000">
      <w:pPr>
        <w:spacing w:after="167"/>
        <w:ind w:left="19" w:right="15"/>
      </w:pPr>
      <w:r>
        <w:t xml:space="preserve">Dann kam Masematte. Die Piratensprache von Münster. Die alten Köche sprachen sie. Der Wirt im Deutschen Hammer. Auf dem Land. Den richtigen Menschen richtig begrüßt - dann ist er nicht mehr stur und manchmal auch nicht mehr so </w:t>
      </w:r>
      <w:proofErr w:type="spellStart"/>
      <w:proofErr w:type="gramStart"/>
      <w:r>
        <w:t>katholisch.Dieser</w:t>
      </w:r>
      <w:proofErr w:type="spellEnd"/>
      <w:proofErr w:type="gramEnd"/>
      <w:r>
        <w:t xml:space="preserve"> Sture Münsterländer. Genau so viel Spaß hatte ich </w:t>
      </w:r>
      <w:proofErr w:type="gramStart"/>
      <w:r>
        <w:t>Später</w:t>
      </w:r>
      <w:proofErr w:type="gramEnd"/>
      <w:r>
        <w:t xml:space="preserve"> mit Platt und Niederländisch. Da fand sich einiges wieder. </w:t>
      </w:r>
    </w:p>
    <w:p w14:paraId="3DC94673" w14:textId="77777777" w:rsidR="002A0287" w:rsidRDefault="00000000">
      <w:pPr>
        <w:spacing w:after="178" w:line="259" w:lineRule="auto"/>
        <w:ind w:left="0" w:right="0" w:firstLine="0"/>
      </w:pPr>
      <w:r>
        <w:t xml:space="preserve"> </w:t>
      </w:r>
    </w:p>
    <w:p w14:paraId="6DA087E3" w14:textId="77777777" w:rsidR="002A0287" w:rsidRDefault="00000000">
      <w:pPr>
        <w:spacing w:after="167"/>
        <w:ind w:left="19" w:right="15"/>
      </w:pPr>
      <w:r>
        <w:t xml:space="preserve">Es sind Piraten. Die Westfahlen. Weder stur noch haben sie einen Stock im Arsch. Sie haben gelernt, sich anzupassen. </w:t>
      </w:r>
    </w:p>
    <w:p w14:paraId="4289EEB3" w14:textId="77777777" w:rsidR="002A0287" w:rsidRDefault="00000000">
      <w:pPr>
        <w:spacing w:after="178" w:line="259" w:lineRule="auto"/>
        <w:ind w:left="0" w:right="0" w:firstLine="0"/>
      </w:pPr>
      <w:r>
        <w:t xml:space="preserve"> </w:t>
      </w:r>
    </w:p>
    <w:p w14:paraId="40971DC6" w14:textId="77777777" w:rsidR="002A0287" w:rsidRDefault="00000000">
      <w:pPr>
        <w:spacing w:after="167"/>
        <w:ind w:left="19" w:right="15"/>
      </w:pPr>
      <w:r>
        <w:t xml:space="preserve">Wenn man die Sprache der Menschen spricht, gehört man dazu. In Spanien reicht es, wenn du dir Mühe gibst. In den Küchen lernst du sie oder gehst wieder. In den Dörfern wächst du damit auf. Aber </w:t>
      </w:r>
      <w:proofErr w:type="gramStart"/>
      <w:r>
        <w:t>Französisch !</w:t>
      </w:r>
      <w:proofErr w:type="gramEnd"/>
      <w:r>
        <w:t xml:space="preserve"> diese Franzosen?!?! Kochen können sie. </w:t>
      </w:r>
    </w:p>
    <w:p w14:paraId="005DF91E" w14:textId="77777777" w:rsidR="002A0287" w:rsidRDefault="00000000">
      <w:pPr>
        <w:spacing w:after="178" w:line="259" w:lineRule="auto"/>
        <w:ind w:left="0" w:right="0" w:firstLine="0"/>
      </w:pPr>
      <w:r>
        <w:t xml:space="preserve"> </w:t>
      </w:r>
    </w:p>
    <w:p w14:paraId="302AB29D" w14:textId="77777777" w:rsidR="002A0287" w:rsidRDefault="00000000">
      <w:pPr>
        <w:spacing w:after="167"/>
        <w:ind w:left="19" w:right="15"/>
      </w:pPr>
      <w:r>
        <w:t xml:space="preserve">Mittlerweile </w:t>
      </w:r>
      <w:proofErr w:type="gramStart"/>
      <w:r>
        <w:t>hab</w:t>
      </w:r>
      <w:proofErr w:type="gramEnd"/>
      <w:r>
        <w:t xml:space="preserve"> ich das meiste vergessen. Wie immer. Wenn du es nicht benutzt, geht es verloren. </w:t>
      </w:r>
    </w:p>
    <w:p w14:paraId="71130C26" w14:textId="77777777" w:rsidR="002A0287" w:rsidRDefault="00000000">
      <w:pPr>
        <w:spacing w:after="178" w:line="259" w:lineRule="auto"/>
        <w:ind w:left="0" w:right="0" w:firstLine="0"/>
      </w:pPr>
      <w:r>
        <w:t xml:space="preserve"> </w:t>
      </w:r>
    </w:p>
    <w:p w14:paraId="02C5F13D" w14:textId="77777777" w:rsidR="002A0287" w:rsidRDefault="00000000">
      <w:pPr>
        <w:pStyle w:val="berschrift2"/>
        <w:spacing w:after="0" w:line="356" w:lineRule="auto"/>
        <w:ind w:left="-5" w:right="8542"/>
      </w:pPr>
      <w:bookmarkStart w:id="134" w:name="_Toc170067"/>
      <w:r>
        <w:rPr>
          <w:color w:val="000000"/>
        </w:rPr>
        <w:t xml:space="preserve"> </w:t>
      </w:r>
      <w:r>
        <w:rPr>
          <w:sz w:val="32"/>
        </w:rPr>
        <w:t xml:space="preserve">IV. </w:t>
      </w:r>
      <w:bookmarkEnd w:id="134"/>
    </w:p>
    <w:p w14:paraId="7EC46622" w14:textId="77777777" w:rsidR="002A0287" w:rsidRDefault="00000000">
      <w:pPr>
        <w:spacing w:after="178" w:line="259" w:lineRule="auto"/>
        <w:ind w:left="0" w:right="0" w:firstLine="0"/>
      </w:pPr>
      <w:r>
        <w:t xml:space="preserve"> </w:t>
      </w:r>
    </w:p>
    <w:p w14:paraId="4F8F104D" w14:textId="77777777" w:rsidR="002A0287" w:rsidRDefault="00000000">
      <w:pPr>
        <w:spacing w:after="169"/>
        <w:ind w:left="19" w:right="15"/>
      </w:pPr>
      <w:r>
        <w:t xml:space="preserve">Aus Bain-Marie wird </w:t>
      </w:r>
      <w:proofErr w:type="spellStart"/>
      <w:r>
        <w:t>Bömarrie</w:t>
      </w:r>
      <w:proofErr w:type="spellEnd"/>
      <w:r>
        <w:t xml:space="preserve"> wird Bein </w:t>
      </w:r>
      <w:proofErr w:type="spellStart"/>
      <w:r>
        <w:t>Marry</w:t>
      </w:r>
      <w:proofErr w:type="spellEnd"/>
      <w:r>
        <w:t xml:space="preserve"> wird Wasserbad. </w:t>
      </w:r>
    </w:p>
    <w:p w14:paraId="3E714499" w14:textId="77777777" w:rsidR="002A0287" w:rsidRDefault="00000000">
      <w:pPr>
        <w:spacing w:after="178" w:line="259" w:lineRule="auto"/>
        <w:ind w:left="0" w:right="0" w:firstLine="0"/>
      </w:pPr>
      <w:r>
        <w:t xml:space="preserve"> </w:t>
      </w:r>
    </w:p>
    <w:p w14:paraId="1A616745" w14:textId="77777777" w:rsidR="002A0287" w:rsidRDefault="00000000">
      <w:pPr>
        <w:spacing w:after="167"/>
        <w:ind w:left="19" w:right="15"/>
      </w:pPr>
      <w:r>
        <w:t xml:space="preserve">Jemand kann ein Wort nicht richtig aussprechen oder hat es falsch verstanden, verspricht sich oder nuschelt an der falschen Stelle. Alle lachen und das Original ist Geschichte. So entstehen Dialekte. So entstehen Küchen. So entstehen Bugs. </w:t>
      </w:r>
    </w:p>
    <w:p w14:paraId="25C372B2" w14:textId="77777777" w:rsidR="002A0287" w:rsidRDefault="00000000">
      <w:pPr>
        <w:spacing w:after="178" w:line="259" w:lineRule="auto"/>
        <w:ind w:left="0" w:right="0" w:firstLine="0"/>
      </w:pPr>
      <w:r>
        <w:t xml:space="preserve"> </w:t>
      </w:r>
    </w:p>
    <w:p w14:paraId="5613EC15" w14:textId="77777777" w:rsidR="002A0287" w:rsidRDefault="00000000">
      <w:pPr>
        <w:spacing w:after="167"/>
        <w:ind w:left="19" w:right="15"/>
      </w:pPr>
      <w:r>
        <w:t xml:space="preserve">Ich </w:t>
      </w:r>
      <w:proofErr w:type="gramStart"/>
      <w:r>
        <w:t>hab</w:t>
      </w:r>
      <w:proofErr w:type="gramEnd"/>
      <w:r>
        <w:t xml:space="preserve"> mal stundenlang bei einem Streit zugesehen. Es endete </w:t>
      </w:r>
      <w:proofErr w:type="gramStart"/>
      <w:r>
        <w:t>einfach nicht</w:t>
      </w:r>
      <w:proofErr w:type="gramEnd"/>
      <w:r>
        <w:t xml:space="preserve">. Wirklich stundenlang. Betrunken? Ja. Sie steigerten sich immer weiter rein. </w:t>
      </w:r>
    </w:p>
    <w:p w14:paraId="5554BE2A" w14:textId="77777777" w:rsidR="002A0287" w:rsidRDefault="00000000">
      <w:pPr>
        <w:spacing w:after="0" w:line="259" w:lineRule="auto"/>
        <w:ind w:left="0" w:right="0" w:firstLine="0"/>
      </w:pPr>
      <w:r>
        <w:t xml:space="preserve"> </w:t>
      </w:r>
    </w:p>
    <w:p w14:paraId="2F10379C" w14:textId="77777777" w:rsidR="002A0287" w:rsidRDefault="00000000">
      <w:pPr>
        <w:spacing w:after="167"/>
        <w:ind w:left="19" w:right="15"/>
      </w:pPr>
      <w:r>
        <w:t xml:space="preserve">Irgendwann setzte sich jemand zu mir und sagte: Der eine redet von frischem Holz, Tage alt. Der andere von abgelagertem. Beide haben recht. </w:t>
      </w:r>
    </w:p>
    <w:p w14:paraId="1C323A29" w14:textId="77777777" w:rsidR="002A0287" w:rsidRDefault="00000000">
      <w:pPr>
        <w:spacing w:after="178" w:line="259" w:lineRule="auto"/>
        <w:ind w:left="0" w:right="0" w:firstLine="0"/>
      </w:pPr>
      <w:r>
        <w:t xml:space="preserve"> </w:t>
      </w:r>
    </w:p>
    <w:p w14:paraId="4DEDEC3E" w14:textId="77777777" w:rsidR="002A0287" w:rsidRDefault="00000000">
      <w:pPr>
        <w:spacing w:after="169"/>
        <w:ind w:left="19" w:right="15"/>
      </w:pPr>
      <w:r>
        <w:t xml:space="preserve">Was meinst du, was passiert, wenn ich es ihnen sage? </w:t>
      </w:r>
    </w:p>
    <w:p w14:paraId="3B8CECF3" w14:textId="77777777" w:rsidR="002A0287" w:rsidRDefault="00000000">
      <w:pPr>
        <w:spacing w:after="178" w:line="259" w:lineRule="auto"/>
        <w:ind w:left="0" w:right="0" w:firstLine="0"/>
      </w:pPr>
      <w:r>
        <w:t xml:space="preserve"> </w:t>
      </w:r>
    </w:p>
    <w:p w14:paraId="286B0BBB" w14:textId="77777777" w:rsidR="002A0287" w:rsidRDefault="00000000">
      <w:pPr>
        <w:spacing w:after="167"/>
        <w:ind w:left="19" w:right="15"/>
      </w:pPr>
      <w:r>
        <w:t xml:space="preserve">Der Streit über den Brennwert von Holzkohle, wie wir ihn nannten, ließ uns alle lange herzlich lachen. Zwei lachten nicht. </w:t>
      </w:r>
    </w:p>
    <w:p w14:paraId="2DADDC87" w14:textId="77777777" w:rsidR="002A0287" w:rsidRDefault="00000000">
      <w:pPr>
        <w:spacing w:after="178" w:line="259" w:lineRule="auto"/>
        <w:ind w:left="0" w:right="0" w:firstLine="0"/>
      </w:pPr>
      <w:r>
        <w:lastRenderedPageBreak/>
        <w:t xml:space="preserve"> </w:t>
      </w:r>
    </w:p>
    <w:p w14:paraId="01F1E77C" w14:textId="77777777" w:rsidR="002A0287" w:rsidRDefault="00000000">
      <w:pPr>
        <w:spacing w:after="255" w:line="259" w:lineRule="auto"/>
        <w:ind w:left="0" w:right="0" w:firstLine="0"/>
      </w:pPr>
      <w:r>
        <w:t xml:space="preserve"> </w:t>
      </w:r>
    </w:p>
    <w:p w14:paraId="384A3B9E" w14:textId="77777777" w:rsidR="002A0287" w:rsidRDefault="00000000">
      <w:pPr>
        <w:pStyle w:val="berschrift2"/>
        <w:spacing w:after="29"/>
        <w:ind w:left="-5"/>
      </w:pPr>
      <w:bookmarkStart w:id="135" w:name="_Toc170068"/>
      <w:r>
        <w:rPr>
          <w:sz w:val="32"/>
        </w:rPr>
        <w:t xml:space="preserve">V. </w:t>
      </w:r>
      <w:bookmarkEnd w:id="135"/>
    </w:p>
    <w:p w14:paraId="12DDDF64" w14:textId="77777777" w:rsidR="002A0287" w:rsidRDefault="00000000">
      <w:pPr>
        <w:spacing w:after="178" w:line="259" w:lineRule="auto"/>
        <w:ind w:left="0" w:right="0" w:firstLine="0"/>
      </w:pPr>
      <w:r>
        <w:t xml:space="preserve"> </w:t>
      </w:r>
    </w:p>
    <w:p w14:paraId="64CFB247" w14:textId="77777777" w:rsidR="002A0287" w:rsidRDefault="00000000">
      <w:pPr>
        <w:spacing w:after="169"/>
        <w:ind w:left="19" w:right="15"/>
      </w:pPr>
      <w:r>
        <w:t xml:space="preserve">Bäume reden miteinander. Das will der Förster nicht hören. </w:t>
      </w:r>
    </w:p>
    <w:p w14:paraId="0EF73B6B" w14:textId="77777777" w:rsidR="002A0287" w:rsidRDefault="00000000">
      <w:pPr>
        <w:spacing w:after="178" w:line="259" w:lineRule="auto"/>
        <w:ind w:left="0" w:right="0" w:firstLine="0"/>
      </w:pPr>
      <w:r>
        <w:t xml:space="preserve"> </w:t>
      </w:r>
    </w:p>
    <w:p w14:paraId="3DAF2162" w14:textId="77777777" w:rsidR="002A0287" w:rsidRDefault="00000000">
      <w:pPr>
        <w:spacing w:after="174"/>
        <w:ind w:left="19" w:right="15"/>
      </w:pPr>
      <w:r>
        <w:t xml:space="preserve">Schweine reden. Das will der Gast nicht hören. </w:t>
      </w:r>
    </w:p>
    <w:p w14:paraId="02A07835" w14:textId="77777777" w:rsidR="002A0287" w:rsidRDefault="00000000">
      <w:pPr>
        <w:spacing w:after="178" w:line="259" w:lineRule="auto"/>
        <w:ind w:left="0" w:right="0" w:firstLine="0"/>
      </w:pPr>
      <w:r>
        <w:t xml:space="preserve"> </w:t>
      </w:r>
    </w:p>
    <w:p w14:paraId="6130474B" w14:textId="77777777" w:rsidR="002A0287" w:rsidRDefault="00000000">
      <w:pPr>
        <w:spacing w:after="169"/>
        <w:ind w:left="19" w:right="15"/>
      </w:pPr>
      <w:r>
        <w:t xml:space="preserve">Der Hund redet mit seinem Fütterer. Der versteht ihn halt nicht. </w:t>
      </w:r>
    </w:p>
    <w:p w14:paraId="142BF160" w14:textId="77777777" w:rsidR="002A0287" w:rsidRDefault="00000000">
      <w:pPr>
        <w:spacing w:after="178" w:line="259" w:lineRule="auto"/>
        <w:ind w:left="0" w:right="0" w:firstLine="0"/>
      </w:pPr>
      <w:r>
        <w:t xml:space="preserve"> </w:t>
      </w:r>
    </w:p>
    <w:p w14:paraId="74D7B448" w14:textId="77777777" w:rsidR="002A0287" w:rsidRDefault="00000000">
      <w:pPr>
        <w:spacing w:after="167"/>
        <w:ind w:left="19" w:right="15"/>
      </w:pPr>
      <w:r>
        <w:t xml:space="preserve">Ameisen kommunizieren über Pheromone. Der gelbe Schleimpilz löst Labyrinthe ohne Gehirn. Wale singen über tausende Kilometer. Bäume warnen sich gegenseitig über Pilznetzwerke. </w:t>
      </w:r>
    </w:p>
    <w:p w14:paraId="122C2825" w14:textId="77777777" w:rsidR="002A0287" w:rsidRDefault="00000000">
      <w:pPr>
        <w:spacing w:after="178" w:line="259" w:lineRule="auto"/>
        <w:ind w:left="0" w:right="0" w:firstLine="0"/>
      </w:pPr>
      <w:r>
        <w:t xml:space="preserve"> </w:t>
      </w:r>
    </w:p>
    <w:p w14:paraId="430CBBD4" w14:textId="77777777" w:rsidR="002A0287" w:rsidRDefault="00000000">
      <w:pPr>
        <w:spacing w:after="167"/>
        <w:ind w:left="19" w:right="15"/>
      </w:pPr>
      <w:r>
        <w:t xml:space="preserve">Wir definieren Sprache so, dass nur wir sie haben. Damit wir uns besonders fühlen können. </w:t>
      </w:r>
    </w:p>
    <w:p w14:paraId="5A8E8A2F" w14:textId="77777777" w:rsidR="002A0287" w:rsidRDefault="00000000">
      <w:pPr>
        <w:spacing w:after="178" w:line="259" w:lineRule="auto"/>
        <w:ind w:left="0" w:right="0" w:firstLine="0"/>
      </w:pPr>
      <w:r>
        <w:t xml:space="preserve"> </w:t>
      </w:r>
    </w:p>
    <w:p w14:paraId="29580292" w14:textId="77777777" w:rsidR="002A0287" w:rsidRDefault="00000000">
      <w:pPr>
        <w:spacing w:after="169"/>
        <w:ind w:left="19" w:right="15"/>
      </w:pPr>
      <w:r>
        <w:t xml:space="preserve">Aber Sprache ist nicht das Problem. Das Problem ist: Wollen wir verstehen? </w:t>
      </w:r>
    </w:p>
    <w:p w14:paraId="3067582F" w14:textId="77777777" w:rsidR="002A0287" w:rsidRDefault="00000000">
      <w:pPr>
        <w:spacing w:after="178" w:line="259" w:lineRule="auto"/>
        <w:ind w:left="0" w:right="0" w:firstLine="0"/>
      </w:pPr>
      <w:r>
        <w:t xml:space="preserve"> </w:t>
      </w:r>
    </w:p>
    <w:p w14:paraId="07AEBEF2" w14:textId="77777777" w:rsidR="002A0287" w:rsidRDefault="00000000">
      <w:pPr>
        <w:pStyle w:val="berschrift2"/>
        <w:spacing w:after="0" w:line="356" w:lineRule="auto"/>
        <w:ind w:left="-5" w:right="8542"/>
      </w:pPr>
      <w:bookmarkStart w:id="136" w:name="_Toc170069"/>
      <w:r>
        <w:rPr>
          <w:color w:val="000000"/>
        </w:rPr>
        <w:t xml:space="preserve"> </w:t>
      </w:r>
      <w:r>
        <w:rPr>
          <w:sz w:val="32"/>
        </w:rPr>
        <w:t xml:space="preserve">VI. </w:t>
      </w:r>
      <w:bookmarkEnd w:id="136"/>
    </w:p>
    <w:p w14:paraId="55E00269" w14:textId="77777777" w:rsidR="002A0287" w:rsidRDefault="00000000">
      <w:pPr>
        <w:spacing w:after="178" w:line="259" w:lineRule="auto"/>
        <w:ind w:left="0" w:right="0" w:firstLine="0"/>
      </w:pPr>
      <w:r>
        <w:t xml:space="preserve"> </w:t>
      </w:r>
    </w:p>
    <w:p w14:paraId="0DC94E57" w14:textId="77777777" w:rsidR="002A0287" w:rsidRDefault="00000000">
      <w:pPr>
        <w:spacing w:after="169"/>
        <w:ind w:left="19" w:right="15"/>
      </w:pPr>
      <w:proofErr w:type="spellStart"/>
      <w:r>
        <w:t>Tatanka</w:t>
      </w:r>
      <w:proofErr w:type="spellEnd"/>
      <w:r>
        <w:t xml:space="preserve">. </w:t>
      </w:r>
    </w:p>
    <w:p w14:paraId="7ECF0B0F" w14:textId="77777777" w:rsidR="002A0287" w:rsidRDefault="00000000">
      <w:pPr>
        <w:spacing w:after="0" w:line="259" w:lineRule="auto"/>
        <w:ind w:left="0" w:right="0" w:firstLine="0"/>
      </w:pPr>
      <w:r>
        <w:t xml:space="preserve"> </w:t>
      </w:r>
    </w:p>
    <w:p w14:paraId="67E84C23" w14:textId="77777777" w:rsidR="002A0287" w:rsidRDefault="00000000">
      <w:pPr>
        <w:spacing w:after="167"/>
        <w:ind w:left="19" w:right="15"/>
      </w:pPr>
      <w:r>
        <w:t xml:space="preserve">Der mit dem Wolf tanzt. Die Szene, wo er mit Händen und Füßen erklärt, was er meint. Und sie verstehen sich. Weil sie es wollen. Weil sie dasselbe meinen, auch wenn sie es anders nennen. </w:t>
      </w:r>
    </w:p>
    <w:p w14:paraId="55BDC723" w14:textId="77777777" w:rsidR="002A0287" w:rsidRDefault="00000000">
      <w:pPr>
        <w:spacing w:after="178" w:line="259" w:lineRule="auto"/>
        <w:ind w:left="0" w:right="0" w:firstLine="0"/>
      </w:pPr>
      <w:r>
        <w:t xml:space="preserve"> </w:t>
      </w:r>
    </w:p>
    <w:p w14:paraId="6C8D5D2F" w14:textId="77777777" w:rsidR="002A0287" w:rsidRDefault="00000000">
      <w:pPr>
        <w:spacing w:after="167"/>
        <w:ind w:left="19" w:right="15"/>
      </w:pPr>
      <w:r>
        <w:t xml:space="preserve">Und dann die anderen. Die Kriege anfangen, weil sie das Gleiche wollen und es nur anders nennen. </w:t>
      </w:r>
    </w:p>
    <w:p w14:paraId="063CBB41" w14:textId="77777777" w:rsidR="002A0287" w:rsidRDefault="00000000">
      <w:pPr>
        <w:spacing w:after="178" w:line="259" w:lineRule="auto"/>
        <w:ind w:left="0" w:right="0" w:firstLine="0"/>
      </w:pPr>
      <w:r>
        <w:t xml:space="preserve"> </w:t>
      </w:r>
    </w:p>
    <w:p w14:paraId="62E864BC" w14:textId="77777777" w:rsidR="002A0287" w:rsidRDefault="00000000">
      <w:pPr>
        <w:spacing w:after="167"/>
        <w:ind w:left="19" w:right="15"/>
      </w:pPr>
      <w:r>
        <w:t xml:space="preserve">Im Grunde wünschen wir uns alle das Gleiche. Definieren es durch unterschiedliche Begriffszuweisung falsch und reden grundsätzlich alle aneinander vorbei. </w:t>
      </w:r>
    </w:p>
    <w:p w14:paraId="086D5C03" w14:textId="77777777" w:rsidR="002A0287" w:rsidRDefault="00000000">
      <w:pPr>
        <w:spacing w:after="178" w:line="259" w:lineRule="auto"/>
        <w:ind w:left="0" w:right="0" w:firstLine="0"/>
      </w:pPr>
      <w:r>
        <w:t xml:space="preserve"> </w:t>
      </w:r>
    </w:p>
    <w:p w14:paraId="666F9F27" w14:textId="77777777" w:rsidR="002A0287" w:rsidRDefault="00000000">
      <w:pPr>
        <w:spacing w:after="169"/>
        <w:ind w:left="19" w:right="15"/>
      </w:pPr>
      <w:r>
        <w:lastRenderedPageBreak/>
        <w:t xml:space="preserve">Das sage nicht ich. Das sagt der Anhalter durch die Galaxis. </w:t>
      </w:r>
    </w:p>
    <w:p w14:paraId="6339809E" w14:textId="77777777" w:rsidR="002A0287" w:rsidRDefault="00000000">
      <w:pPr>
        <w:spacing w:after="178" w:line="259" w:lineRule="auto"/>
        <w:ind w:left="0" w:right="0" w:firstLine="0"/>
      </w:pPr>
      <w:r>
        <w:t xml:space="preserve"> </w:t>
      </w:r>
    </w:p>
    <w:p w14:paraId="30082B5B" w14:textId="77777777" w:rsidR="002A0287" w:rsidRDefault="00000000">
      <w:pPr>
        <w:pStyle w:val="berschrift2"/>
        <w:spacing w:after="0" w:line="356" w:lineRule="auto"/>
        <w:ind w:left="-5" w:right="8417"/>
      </w:pPr>
      <w:bookmarkStart w:id="137" w:name="_Toc170070"/>
      <w:r>
        <w:rPr>
          <w:color w:val="000000"/>
        </w:rPr>
        <w:t xml:space="preserve"> </w:t>
      </w:r>
      <w:r>
        <w:rPr>
          <w:sz w:val="32"/>
        </w:rPr>
        <w:t xml:space="preserve">VII. </w:t>
      </w:r>
      <w:bookmarkEnd w:id="137"/>
    </w:p>
    <w:p w14:paraId="4474027F" w14:textId="77777777" w:rsidR="002A0287" w:rsidRDefault="00000000">
      <w:pPr>
        <w:spacing w:after="178" w:line="259" w:lineRule="auto"/>
        <w:ind w:left="0" w:right="0" w:firstLine="0"/>
      </w:pPr>
      <w:r>
        <w:t xml:space="preserve"> </w:t>
      </w:r>
    </w:p>
    <w:p w14:paraId="3190A412" w14:textId="77777777" w:rsidR="002A0287" w:rsidRDefault="00000000">
      <w:pPr>
        <w:spacing w:after="169"/>
        <w:ind w:left="19" w:right="15"/>
      </w:pPr>
      <w:r>
        <w:t xml:space="preserve">Reden ist was Schönes, wenn der andere die gleiche Sprache spricht. </w:t>
      </w:r>
    </w:p>
    <w:p w14:paraId="14F30987" w14:textId="77777777" w:rsidR="002A0287" w:rsidRDefault="00000000">
      <w:pPr>
        <w:spacing w:after="178" w:line="259" w:lineRule="auto"/>
        <w:ind w:left="0" w:right="0" w:firstLine="0"/>
      </w:pPr>
      <w:r>
        <w:t xml:space="preserve"> </w:t>
      </w:r>
    </w:p>
    <w:p w14:paraId="4AC1425B" w14:textId="77777777" w:rsidR="002A0287" w:rsidRDefault="00000000">
      <w:pPr>
        <w:spacing w:after="167"/>
        <w:ind w:left="19" w:right="15"/>
      </w:pPr>
      <w:r>
        <w:t xml:space="preserve">Das muss nicht Spanisch für beide heißen. Der eine Spanisch, </w:t>
      </w:r>
      <w:proofErr w:type="gramStart"/>
      <w:r>
        <w:t>der andere Deutsch</w:t>
      </w:r>
      <w:proofErr w:type="gramEnd"/>
      <w:r>
        <w:t xml:space="preserve">, gemeinsam Küche. </w:t>
      </w:r>
    </w:p>
    <w:p w14:paraId="731B6D61" w14:textId="77777777" w:rsidR="002A0287" w:rsidRDefault="00000000">
      <w:pPr>
        <w:spacing w:after="178" w:line="259" w:lineRule="auto"/>
        <w:ind w:left="0" w:right="0" w:firstLine="0"/>
      </w:pPr>
      <w:r>
        <w:t xml:space="preserve"> </w:t>
      </w:r>
    </w:p>
    <w:p w14:paraId="7E4017A6" w14:textId="77777777" w:rsidR="002A0287" w:rsidRDefault="00000000">
      <w:pPr>
        <w:spacing w:after="167"/>
        <w:ind w:left="19" w:right="15"/>
      </w:pPr>
      <w:r>
        <w:t xml:space="preserve">Wir wissen beide, was der Marmite ist. Oder die Marmite. Je nachdem, wo du herkommst. </w:t>
      </w:r>
    </w:p>
    <w:p w14:paraId="7BD82D6B" w14:textId="77777777" w:rsidR="002A0287" w:rsidRDefault="00000000">
      <w:pPr>
        <w:spacing w:after="178" w:line="259" w:lineRule="auto"/>
        <w:ind w:left="0" w:right="0" w:firstLine="0"/>
      </w:pPr>
      <w:r>
        <w:t xml:space="preserve"> </w:t>
      </w:r>
    </w:p>
    <w:p w14:paraId="2F53544A" w14:textId="77777777" w:rsidR="002A0287" w:rsidRDefault="00000000">
      <w:pPr>
        <w:spacing w:after="167"/>
        <w:ind w:left="19" w:right="15"/>
      </w:pPr>
      <w:r>
        <w:t xml:space="preserve">Das ist der Moment, wo Sprache funktioniert. Wo zwei Menschen aus verschiedenen Welten sich treffen und feststellen: Wir meinen dasselbe. Wir wollen dasselbe. Wir verstehen uns. </w:t>
      </w:r>
    </w:p>
    <w:p w14:paraId="2AD55C72" w14:textId="77777777" w:rsidR="002A0287" w:rsidRDefault="00000000">
      <w:pPr>
        <w:spacing w:after="178" w:line="259" w:lineRule="auto"/>
        <w:ind w:left="0" w:right="0" w:firstLine="0"/>
      </w:pPr>
      <w:r>
        <w:t xml:space="preserve"> </w:t>
      </w:r>
    </w:p>
    <w:p w14:paraId="564858C8" w14:textId="77777777" w:rsidR="002A0287" w:rsidRDefault="00000000">
      <w:pPr>
        <w:spacing w:after="167"/>
        <w:ind w:left="19" w:right="15"/>
      </w:pPr>
      <w:r>
        <w:t xml:space="preserve">Nicht weil wir dieselben Worte benutzen. Sondern weil wir denselben Rhythmus haben und einen Nenner. </w:t>
      </w:r>
    </w:p>
    <w:p w14:paraId="3082C28E" w14:textId="77777777" w:rsidR="002A0287" w:rsidRDefault="00000000">
      <w:pPr>
        <w:spacing w:after="178" w:line="259" w:lineRule="auto"/>
        <w:ind w:left="0" w:right="0" w:firstLine="0"/>
      </w:pPr>
      <w:r>
        <w:t xml:space="preserve"> </w:t>
      </w:r>
    </w:p>
    <w:p w14:paraId="236E8985" w14:textId="77777777" w:rsidR="002A0287" w:rsidRDefault="00000000">
      <w:pPr>
        <w:spacing w:after="0" w:line="259" w:lineRule="auto"/>
        <w:ind w:left="0" w:right="0" w:firstLine="0"/>
      </w:pPr>
      <w:r>
        <w:t xml:space="preserve"> </w:t>
      </w:r>
    </w:p>
    <w:p w14:paraId="629E752D" w14:textId="77777777" w:rsidR="002A0287" w:rsidRDefault="00000000">
      <w:pPr>
        <w:pStyle w:val="berschrift2"/>
        <w:spacing w:after="29"/>
        <w:ind w:left="-5"/>
      </w:pPr>
      <w:bookmarkStart w:id="138" w:name="_Toc170071"/>
      <w:r>
        <w:rPr>
          <w:sz w:val="32"/>
        </w:rPr>
        <w:t xml:space="preserve">VIII. </w:t>
      </w:r>
      <w:bookmarkEnd w:id="138"/>
    </w:p>
    <w:p w14:paraId="74023296" w14:textId="77777777" w:rsidR="002A0287" w:rsidRDefault="00000000">
      <w:pPr>
        <w:spacing w:after="183" w:line="259" w:lineRule="auto"/>
        <w:ind w:left="0" w:right="0" w:firstLine="0"/>
      </w:pPr>
      <w:r>
        <w:t xml:space="preserve"> </w:t>
      </w:r>
    </w:p>
    <w:p w14:paraId="135B8C45" w14:textId="77777777" w:rsidR="002A0287" w:rsidRDefault="00000000">
      <w:pPr>
        <w:spacing w:after="169"/>
        <w:ind w:left="19" w:right="15"/>
      </w:pPr>
      <w:r>
        <w:t xml:space="preserve">Sprache definiert die Grundbausteine des Systems. </w:t>
      </w:r>
    </w:p>
    <w:p w14:paraId="3A20FC92" w14:textId="77777777" w:rsidR="002A0287" w:rsidRDefault="00000000">
      <w:pPr>
        <w:spacing w:after="178" w:line="259" w:lineRule="auto"/>
        <w:ind w:left="0" w:right="0" w:firstLine="0"/>
      </w:pPr>
      <w:r>
        <w:t xml:space="preserve"> </w:t>
      </w:r>
    </w:p>
    <w:p w14:paraId="1E864E26" w14:textId="77777777" w:rsidR="002A0287" w:rsidRDefault="00000000">
      <w:pPr>
        <w:spacing w:after="167"/>
        <w:ind w:left="19" w:right="15"/>
      </w:pPr>
      <w:r>
        <w:t xml:space="preserve">Masematte. Französisch. MUMPS. JavaScript. Die Geheimsprache mit meinen Freunden. Die Sprache der Küche. </w:t>
      </w:r>
    </w:p>
    <w:p w14:paraId="2170CADE" w14:textId="77777777" w:rsidR="002A0287" w:rsidRDefault="00000000">
      <w:pPr>
        <w:spacing w:after="178" w:line="259" w:lineRule="auto"/>
        <w:ind w:left="0" w:right="0" w:firstLine="0"/>
      </w:pPr>
      <w:r>
        <w:t xml:space="preserve"> </w:t>
      </w:r>
    </w:p>
    <w:p w14:paraId="7F236FED" w14:textId="77777777" w:rsidR="002A0287" w:rsidRDefault="00000000">
      <w:pPr>
        <w:spacing w:after="169"/>
        <w:ind w:left="19" w:right="15"/>
      </w:pPr>
      <w:r>
        <w:t xml:space="preserve">Wer die Sprache spricht, ist drin. Wer sie nicht spricht, ist draußen. </w:t>
      </w:r>
    </w:p>
    <w:p w14:paraId="0D89C9AB" w14:textId="77777777" w:rsidR="002A0287" w:rsidRDefault="00000000">
      <w:pPr>
        <w:spacing w:after="178" w:line="259" w:lineRule="auto"/>
        <w:ind w:left="0" w:right="0" w:firstLine="0"/>
      </w:pPr>
      <w:r>
        <w:t xml:space="preserve"> </w:t>
      </w:r>
    </w:p>
    <w:p w14:paraId="7A0A4E41" w14:textId="77777777" w:rsidR="002A0287" w:rsidRDefault="00000000">
      <w:pPr>
        <w:spacing w:after="169"/>
        <w:ind w:left="19" w:right="15"/>
      </w:pPr>
      <w:r>
        <w:t xml:space="preserve">Das ist der Küchencode. </w:t>
      </w:r>
    </w:p>
    <w:p w14:paraId="78690919" w14:textId="77777777" w:rsidR="002A0287" w:rsidRDefault="00000000">
      <w:pPr>
        <w:spacing w:after="178" w:line="259" w:lineRule="auto"/>
        <w:ind w:left="0" w:right="0" w:firstLine="0"/>
      </w:pPr>
      <w:r>
        <w:t xml:space="preserve"> </w:t>
      </w:r>
    </w:p>
    <w:p w14:paraId="708EFD17" w14:textId="77777777" w:rsidR="002A0287" w:rsidRDefault="00000000">
      <w:pPr>
        <w:spacing w:after="174"/>
        <w:ind w:left="19" w:right="15"/>
      </w:pPr>
      <w:r>
        <w:t xml:space="preserve">Und am Anfang war nicht das Wort. </w:t>
      </w:r>
    </w:p>
    <w:p w14:paraId="389042AF" w14:textId="77777777" w:rsidR="002A0287" w:rsidRDefault="00000000">
      <w:pPr>
        <w:spacing w:after="178" w:line="259" w:lineRule="auto"/>
        <w:ind w:left="0" w:right="0" w:firstLine="0"/>
      </w:pPr>
      <w:r>
        <w:t xml:space="preserve"> </w:t>
      </w:r>
    </w:p>
    <w:p w14:paraId="115AF9A3" w14:textId="77777777" w:rsidR="002A0287" w:rsidRDefault="00000000">
      <w:pPr>
        <w:spacing w:after="169"/>
        <w:ind w:left="19" w:right="15"/>
      </w:pPr>
      <w:r>
        <w:lastRenderedPageBreak/>
        <w:t xml:space="preserve">Am Anfang war der Rhythmus. </w:t>
      </w:r>
    </w:p>
    <w:p w14:paraId="6A278F52" w14:textId="77777777" w:rsidR="002A0287" w:rsidRDefault="00000000">
      <w:pPr>
        <w:spacing w:after="178" w:line="259" w:lineRule="auto"/>
        <w:ind w:left="0" w:right="0" w:firstLine="0"/>
      </w:pPr>
      <w:r>
        <w:t xml:space="preserve"> </w:t>
      </w:r>
    </w:p>
    <w:p w14:paraId="0AB223F8" w14:textId="77777777" w:rsidR="002A0287" w:rsidRDefault="00000000">
      <w:pPr>
        <w:spacing w:after="169"/>
        <w:ind w:left="19" w:right="15"/>
      </w:pPr>
      <w:r>
        <w:t xml:space="preserve">Bumm. Bumm. Bumm. </w:t>
      </w:r>
    </w:p>
    <w:p w14:paraId="6F1A9923" w14:textId="77777777" w:rsidR="002A0287" w:rsidRDefault="00000000">
      <w:pPr>
        <w:spacing w:after="178" w:line="259" w:lineRule="auto"/>
        <w:ind w:left="0" w:right="0" w:firstLine="0"/>
      </w:pPr>
      <w:r>
        <w:t xml:space="preserve"> </w:t>
      </w:r>
    </w:p>
    <w:p w14:paraId="6A71CED2" w14:textId="16846368" w:rsidR="00682448" w:rsidRDefault="00000000">
      <w:pPr>
        <w:spacing w:after="178" w:line="259" w:lineRule="auto"/>
        <w:ind w:left="0" w:right="0" w:firstLine="0"/>
      </w:pPr>
      <w:r>
        <w:t xml:space="preserve"> </w:t>
      </w:r>
    </w:p>
    <w:p w14:paraId="6FE647D2" w14:textId="77777777" w:rsidR="00682448" w:rsidRDefault="00682448">
      <w:pPr>
        <w:spacing w:after="160" w:line="278" w:lineRule="auto"/>
        <w:ind w:left="0" w:right="0" w:firstLine="0"/>
      </w:pPr>
      <w:r>
        <w:br w:type="page"/>
      </w:r>
    </w:p>
    <w:p w14:paraId="4B1F9AD9" w14:textId="77777777" w:rsidR="002A0287" w:rsidRDefault="002A0287">
      <w:pPr>
        <w:spacing w:after="178" w:line="259" w:lineRule="auto"/>
        <w:ind w:left="0" w:right="0" w:firstLine="0"/>
      </w:pPr>
    </w:p>
    <w:p w14:paraId="2B1838EA" w14:textId="77777777" w:rsidR="002A0287" w:rsidRDefault="00000000">
      <w:pPr>
        <w:spacing w:after="183" w:line="259" w:lineRule="auto"/>
        <w:ind w:left="0" w:right="0" w:firstLine="0"/>
      </w:pPr>
      <w:r>
        <w:t xml:space="preserve"> </w:t>
      </w:r>
    </w:p>
    <w:p w14:paraId="5B4C2EB1" w14:textId="77777777" w:rsidR="002A0287" w:rsidRDefault="00000000">
      <w:pPr>
        <w:spacing w:after="0"/>
        <w:ind w:left="19" w:right="15"/>
      </w:pPr>
      <w:r>
        <w:t xml:space="preserve">Status: ENTWURF V2 - ERWEITERT </w:t>
      </w:r>
    </w:p>
    <w:p w14:paraId="14A8134C" w14:textId="43649150" w:rsidR="002A0287" w:rsidRDefault="00000000">
      <w:pPr>
        <w:pStyle w:val="berschrift1"/>
        <w:spacing w:after="0" w:line="267" w:lineRule="auto"/>
        <w:ind w:left="-5"/>
      </w:pPr>
      <w:bookmarkStart w:id="139" w:name="_Toc170072"/>
      <w:r>
        <w:rPr>
          <w:rFonts w:ascii="Georgia" w:eastAsia="Georgia" w:hAnsi="Georgia" w:cs="Georgia"/>
          <w:b w:val="0"/>
          <w:i w:val="0"/>
          <w:color w:val="0F4761"/>
          <w:sz w:val="40"/>
        </w:rPr>
        <w:t xml:space="preserve">INTERMEZZO: </w:t>
      </w:r>
      <w:proofErr w:type="spellStart"/>
      <w:r>
        <w:rPr>
          <w:rFonts w:ascii="Georgia" w:eastAsia="Georgia" w:hAnsi="Georgia" w:cs="Georgia"/>
          <w:b w:val="0"/>
          <w:i w:val="0"/>
          <w:color w:val="0F4761"/>
          <w:sz w:val="40"/>
        </w:rPr>
        <w:t>Wix</w:t>
      </w:r>
      <w:r w:rsidR="00682448">
        <w:rPr>
          <w:rFonts w:ascii="Georgia" w:eastAsia="Georgia" w:hAnsi="Georgia" w:cs="Georgia"/>
          <w:b w:val="0"/>
          <w:i w:val="0"/>
          <w:color w:val="0F4761"/>
          <w:sz w:val="40"/>
        </w:rPr>
        <w:t>a</w:t>
      </w:r>
      <w:proofErr w:type="spellEnd"/>
      <w:r>
        <w:rPr>
          <w:rFonts w:ascii="Georgia" w:eastAsia="Georgia" w:hAnsi="Georgia" w:cs="Georgia"/>
          <w:b w:val="0"/>
          <w:i w:val="0"/>
          <w:color w:val="0F4761"/>
          <w:sz w:val="40"/>
        </w:rPr>
        <w:t xml:space="preserve"> </w:t>
      </w:r>
      <w:bookmarkEnd w:id="139"/>
    </w:p>
    <w:p w14:paraId="0EF8F9AB" w14:textId="77777777" w:rsidR="002A0287" w:rsidRDefault="00000000">
      <w:pPr>
        <w:spacing w:after="169"/>
        <w:ind w:left="19" w:right="15"/>
      </w:pPr>
      <w:r>
        <w:t xml:space="preserve">Eine Sprachforschung </w:t>
      </w:r>
    </w:p>
    <w:p w14:paraId="008ECB4C" w14:textId="77777777" w:rsidR="002A0287" w:rsidRDefault="00000000">
      <w:pPr>
        <w:spacing w:after="178" w:line="259" w:lineRule="auto"/>
        <w:ind w:left="0" w:right="0" w:firstLine="0"/>
      </w:pPr>
      <w:r>
        <w:t xml:space="preserve"> </w:t>
      </w:r>
    </w:p>
    <w:p w14:paraId="0119E29A" w14:textId="77777777" w:rsidR="002A0287" w:rsidRDefault="00000000">
      <w:pPr>
        <w:spacing w:after="250" w:line="259" w:lineRule="auto"/>
        <w:ind w:left="0" w:right="0" w:firstLine="0"/>
      </w:pPr>
      <w:r>
        <w:t xml:space="preserve"> </w:t>
      </w:r>
    </w:p>
    <w:p w14:paraId="5916E611" w14:textId="77777777" w:rsidR="002A0287" w:rsidRDefault="00000000">
      <w:pPr>
        <w:pStyle w:val="berschrift2"/>
        <w:spacing w:after="34"/>
        <w:ind w:left="-5"/>
      </w:pPr>
      <w:bookmarkStart w:id="140" w:name="_Toc170073"/>
      <w:r>
        <w:rPr>
          <w:sz w:val="32"/>
        </w:rPr>
        <w:t xml:space="preserve">Die erste Schelle </w:t>
      </w:r>
      <w:bookmarkEnd w:id="140"/>
    </w:p>
    <w:p w14:paraId="5E850163" w14:textId="77777777" w:rsidR="002A0287" w:rsidRDefault="00000000">
      <w:pPr>
        <w:spacing w:after="178" w:line="259" w:lineRule="auto"/>
        <w:ind w:left="0" w:right="0" w:firstLine="0"/>
      </w:pPr>
      <w:r>
        <w:t xml:space="preserve"> </w:t>
      </w:r>
    </w:p>
    <w:p w14:paraId="2F931113" w14:textId="77777777" w:rsidR="002A0287" w:rsidRDefault="00000000">
      <w:pPr>
        <w:spacing w:after="169"/>
        <w:ind w:left="19" w:right="15"/>
      </w:pPr>
      <w:r>
        <w:t xml:space="preserve">Ich war vielleicht sechs. Oder sieben. </w:t>
      </w:r>
    </w:p>
    <w:p w14:paraId="3802E523" w14:textId="77777777" w:rsidR="002A0287" w:rsidRDefault="00000000">
      <w:pPr>
        <w:spacing w:after="178" w:line="259" w:lineRule="auto"/>
        <w:ind w:left="0" w:right="0" w:firstLine="0"/>
      </w:pPr>
      <w:r>
        <w:t xml:space="preserve"> </w:t>
      </w:r>
    </w:p>
    <w:p w14:paraId="621D4462" w14:textId="77777777" w:rsidR="002A0287" w:rsidRDefault="00000000">
      <w:pPr>
        <w:spacing w:after="167"/>
        <w:ind w:left="19" w:right="15"/>
      </w:pPr>
      <w:r>
        <w:t xml:space="preserve">Mein Großvater saß im Wohnzimmer. Sonntagmorgen. Seine Schuhe standen vor ihm. Schwarz. Staubig vom Samstag. </w:t>
      </w:r>
    </w:p>
    <w:p w14:paraId="17D5472F" w14:textId="77777777" w:rsidR="002A0287" w:rsidRDefault="00000000">
      <w:pPr>
        <w:spacing w:after="178" w:line="259" w:lineRule="auto"/>
        <w:ind w:left="0" w:right="0" w:firstLine="0"/>
      </w:pPr>
      <w:r>
        <w:t xml:space="preserve"> </w:t>
      </w:r>
    </w:p>
    <w:p w14:paraId="6C1898E8" w14:textId="77777777" w:rsidR="002A0287" w:rsidRDefault="00000000">
      <w:pPr>
        <w:spacing w:after="169"/>
        <w:ind w:left="19" w:right="15"/>
      </w:pPr>
      <w:r>
        <w:t xml:space="preserve">"Was machst du da, Opa?" </w:t>
      </w:r>
    </w:p>
    <w:p w14:paraId="06AEFD63" w14:textId="77777777" w:rsidR="002A0287" w:rsidRDefault="00000000">
      <w:pPr>
        <w:spacing w:after="183" w:line="259" w:lineRule="auto"/>
        <w:ind w:left="0" w:right="0" w:firstLine="0"/>
      </w:pPr>
      <w:r>
        <w:t xml:space="preserve"> </w:t>
      </w:r>
    </w:p>
    <w:p w14:paraId="023B713F" w14:textId="77777777" w:rsidR="002A0287" w:rsidRDefault="00000000">
      <w:pPr>
        <w:spacing w:after="169"/>
        <w:ind w:left="19" w:right="15"/>
      </w:pPr>
      <w:r>
        <w:t xml:space="preserve">"Ich wichse meine Schuhe." </w:t>
      </w:r>
    </w:p>
    <w:p w14:paraId="3D742CCB" w14:textId="77777777" w:rsidR="002A0287" w:rsidRDefault="00000000">
      <w:pPr>
        <w:spacing w:after="178" w:line="259" w:lineRule="auto"/>
        <w:ind w:left="0" w:right="0" w:firstLine="0"/>
      </w:pPr>
      <w:r>
        <w:t xml:space="preserve"> </w:t>
      </w:r>
    </w:p>
    <w:p w14:paraId="2CE7365A" w14:textId="77777777" w:rsidR="002A0287" w:rsidRDefault="00000000">
      <w:pPr>
        <w:spacing w:after="167"/>
        <w:ind w:left="19" w:right="15"/>
      </w:pPr>
      <w:r>
        <w:t xml:space="preserve">Am Montag in der Schule erzählte ich stolz, dass mein Opa am Sonntag seine Schuhe wichst. Mit Schuhwichse. Bis sie glänzen. </w:t>
      </w:r>
    </w:p>
    <w:p w14:paraId="3D1CD391" w14:textId="77777777" w:rsidR="002A0287" w:rsidRDefault="00000000">
      <w:pPr>
        <w:spacing w:after="178" w:line="259" w:lineRule="auto"/>
        <w:ind w:left="0" w:right="0" w:firstLine="0"/>
      </w:pPr>
      <w:r>
        <w:t xml:space="preserve"> </w:t>
      </w:r>
    </w:p>
    <w:p w14:paraId="15ED3659" w14:textId="77777777" w:rsidR="002A0287" w:rsidRDefault="00000000">
      <w:pPr>
        <w:spacing w:after="169"/>
        <w:ind w:left="19" w:right="15"/>
      </w:pPr>
      <w:r>
        <w:t xml:space="preserve">Die Lehrerin wurde rot. Ein paar Kinder kicherten. Ich verstand nicht warum. </w:t>
      </w:r>
    </w:p>
    <w:p w14:paraId="484AB18C" w14:textId="77777777" w:rsidR="002A0287" w:rsidRDefault="00000000">
      <w:pPr>
        <w:spacing w:after="178" w:line="259" w:lineRule="auto"/>
        <w:ind w:left="0" w:right="0" w:firstLine="0"/>
      </w:pPr>
      <w:r>
        <w:t xml:space="preserve"> </w:t>
      </w:r>
    </w:p>
    <w:p w14:paraId="748A310E" w14:textId="77777777" w:rsidR="002A0287" w:rsidRDefault="00000000">
      <w:pPr>
        <w:spacing w:after="167"/>
        <w:ind w:left="19" w:right="15"/>
      </w:pPr>
      <w:r>
        <w:t xml:space="preserve">Eine Schelle des Lehrers. Damals durften Lehrer Schüler noch „Misshandeln“, obwohl wir es nicht als Misshandlung sahen. </w:t>
      </w:r>
    </w:p>
    <w:p w14:paraId="7488E72F" w14:textId="77777777" w:rsidR="002A0287" w:rsidRDefault="00000000">
      <w:pPr>
        <w:spacing w:after="178" w:line="259" w:lineRule="auto"/>
        <w:ind w:left="0" w:right="0" w:firstLine="0"/>
      </w:pPr>
      <w:r>
        <w:t xml:space="preserve"> </w:t>
      </w:r>
    </w:p>
    <w:p w14:paraId="4319F514" w14:textId="77777777" w:rsidR="002A0287" w:rsidRDefault="00000000">
      <w:pPr>
        <w:spacing w:after="167"/>
        <w:ind w:left="19" w:right="15"/>
      </w:pPr>
      <w:r>
        <w:t xml:space="preserve">Die Schelle gab es nicht, weil ich etwas Falsches gesagt hatte. Sondern weil die Welt beschlossen hatte, dass ein Wort jetzt etwas anderes bedeutet. </w:t>
      </w:r>
    </w:p>
    <w:p w14:paraId="55DBD59C" w14:textId="77777777" w:rsidR="002A0287" w:rsidRDefault="00000000">
      <w:pPr>
        <w:spacing w:after="178" w:line="259" w:lineRule="auto"/>
        <w:ind w:left="0" w:right="0" w:firstLine="0"/>
      </w:pPr>
      <w:r>
        <w:t xml:space="preserve"> </w:t>
      </w:r>
    </w:p>
    <w:p w14:paraId="6D9E973D" w14:textId="77777777" w:rsidR="002A0287" w:rsidRDefault="00000000">
      <w:pPr>
        <w:spacing w:after="255" w:line="259" w:lineRule="auto"/>
        <w:ind w:left="0" w:right="0" w:firstLine="0"/>
      </w:pPr>
      <w:r>
        <w:t xml:space="preserve"> </w:t>
      </w:r>
    </w:p>
    <w:p w14:paraId="781CE9A1" w14:textId="77777777" w:rsidR="002A0287" w:rsidRDefault="00000000">
      <w:pPr>
        <w:pStyle w:val="berschrift2"/>
        <w:spacing w:after="29"/>
        <w:ind w:left="-5"/>
      </w:pPr>
      <w:bookmarkStart w:id="141" w:name="_Toc170074"/>
      <w:r>
        <w:rPr>
          <w:sz w:val="32"/>
        </w:rPr>
        <w:t xml:space="preserve">Das Wort </w:t>
      </w:r>
      <w:bookmarkEnd w:id="141"/>
    </w:p>
    <w:p w14:paraId="083BCA0A" w14:textId="77777777" w:rsidR="002A0287" w:rsidRDefault="00000000">
      <w:pPr>
        <w:spacing w:after="178" w:line="259" w:lineRule="auto"/>
        <w:ind w:left="0" w:right="0" w:firstLine="0"/>
      </w:pPr>
      <w:r>
        <w:t xml:space="preserve"> </w:t>
      </w:r>
    </w:p>
    <w:p w14:paraId="78C2A18B" w14:textId="77777777" w:rsidR="002A0287" w:rsidRDefault="00000000">
      <w:pPr>
        <w:ind w:left="19" w:right="15"/>
      </w:pPr>
      <w:r>
        <w:lastRenderedPageBreak/>
        <w:t xml:space="preserve">Wichsen. Mittelhochdeutsch. Von "wixen" - polieren, glänzend machen. </w:t>
      </w:r>
    </w:p>
    <w:p w14:paraId="5DBC4F60" w14:textId="77777777" w:rsidR="002A0287" w:rsidRDefault="00000000">
      <w:pPr>
        <w:spacing w:after="169"/>
        <w:ind w:left="19" w:right="15"/>
      </w:pPr>
      <w:r>
        <w:t xml:space="preserve">Schuh-Wichse. Bodenwichse. Wichs-Bürste. Den Bart wixen. </w:t>
      </w:r>
    </w:p>
    <w:p w14:paraId="1C3DF5B6" w14:textId="77777777" w:rsidR="002A0287" w:rsidRDefault="00000000">
      <w:pPr>
        <w:spacing w:after="178" w:line="259" w:lineRule="auto"/>
        <w:ind w:left="0" w:right="0" w:firstLine="0"/>
      </w:pPr>
      <w:r>
        <w:t xml:space="preserve"> </w:t>
      </w:r>
    </w:p>
    <w:p w14:paraId="100806CF" w14:textId="77777777" w:rsidR="002A0287" w:rsidRDefault="00000000">
      <w:pPr>
        <w:spacing w:after="167"/>
        <w:ind w:left="19" w:right="15"/>
      </w:pPr>
      <w:r>
        <w:t xml:space="preserve">Meine Großmutter hatte eine </w:t>
      </w:r>
      <w:proofErr w:type="spellStart"/>
      <w:r>
        <w:t>Wichsbuerste</w:t>
      </w:r>
      <w:proofErr w:type="spellEnd"/>
      <w:r>
        <w:t xml:space="preserve"> in der Küchenschublade. Niemand lachte darüber. Es war ein Werkzeug. Wie ein Schraubenzieher. Wie ein Besen. </w:t>
      </w:r>
    </w:p>
    <w:p w14:paraId="1EF9F5D0" w14:textId="77777777" w:rsidR="002A0287" w:rsidRDefault="00000000">
      <w:pPr>
        <w:spacing w:after="183" w:line="259" w:lineRule="auto"/>
        <w:ind w:left="0" w:right="0" w:firstLine="0"/>
      </w:pPr>
      <w:r>
        <w:t xml:space="preserve"> </w:t>
      </w:r>
    </w:p>
    <w:p w14:paraId="7657F265" w14:textId="77777777" w:rsidR="002A0287" w:rsidRDefault="00000000">
      <w:pPr>
        <w:spacing w:after="169"/>
        <w:ind w:left="19" w:right="15"/>
      </w:pPr>
      <w:r>
        <w:t xml:space="preserve">Dann kamen die 80er. </w:t>
      </w:r>
    </w:p>
    <w:p w14:paraId="26FAF19F" w14:textId="77777777" w:rsidR="002A0287" w:rsidRDefault="00000000">
      <w:pPr>
        <w:spacing w:after="178" w:line="259" w:lineRule="auto"/>
        <w:ind w:left="0" w:right="0" w:firstLine="0"/>
      </w:pPr>
      <w:r>
        <w:t xml:space="preserve"> </w:t>
      </w:r>
    </w:p>
    <w:p w14:paraId="04142E04" w14:textId="77777777" w:rsidR="002A0287" w:rsidRDefault="00000000">
      <w:pPr>
        <w:spacing w:after="169"/>
        <w:ind w:left="19" w:right="15"/>
      </w:pPr>
      <w:r>
        <w:t xml:space="preserve">Ende der 80er kam das Lied. </w:t>
      </w:r>
    </w:p>
    <w:p w14:paraId="15360D59" w14:textId="77777777" w:rsidR="002A0287" w:rsidRDefault="00000000">
      <w:pPr>
        <w:spacing w:after="178" w:line="259" w:lineRule="auto"/>
        <w:ind w:left="0" w:right="0" w:firstLine="0"/>
      </w:pPr>
      <w:r>
        <w:t xml:space="preserve"> </w:t>
      </w:r>
    </w:p>
    <w:p w14:paraId="55AAC428" w14:textId="77777777" w:rsidR="002A0287" w:rsidRDefault="00000000">
      <w:pPr>
        <w:spacing w:after="250" w:line="259" w:lineRule="auto"/>
        <w:ind w:left="0" w:right="0" w:firstLine="0"/>
      </w:pPr>
      <w:r>
        <w:t xml:space="preserve"> </w:t>
      </w:r>
    </w:p>
    <w:p w14:paraId="13340E8C" w14:textId="77777777" w:rsidR="002A0287" w:rsidRDefault="00000000">
      <w:pPr>
        <w:pStyle w:val="berschrift2"/>
        <w:spacing w:after="34"/>
        <w:ind w:left="-5"/>
      </w:pPr>
      <w:bookmarkStart w:id="142" w:name="_Toc170075"/>
      <w:r>
        <w:rPr>
          <w:sz w:val="32"/>
        </w:rPr>
        <w:t xml:space="preserve">Das Lied </w:t>
      </w:r>
      <w:bookmarkEnd w:id="142"/>
    </w:p>
    <w:p w14:paraId="4F1EC66F" w14:textId="77777777" w:rsidR="002A0287" w:rsidRDefault="00000000">
      <w:pPr>
        <w:spacing w:after="178" w:line="259" w:lineRule="auto"/>
        <w:ind w:left="0" w:right="0" w:firstLine="0"/>
      </w:pPr>
      <w:r>
        <w:t xml:space="preserve"> </w:t>
      </w:r>
    </w:p>
    <w:p w14:paraId="6AAF654A" w14:textId="77777777" w:rsidR="002A0287" w:rsidRDefault="00000000">
      <w:pPr>
        <w:spacing w:after="169"/>
        <w:ind w:left="19" w:right="15"/>
      </w:pPr>
      <w:r>
        <w:t xml:space="preserve">Alle sind wir Wixer, und jeder </w:t>
      </w:r>
      <w:proofErr w:type="spellStart"/>
      <w:proofErr w:type="gramStart"/>
      <w:r>
        <w:t>weiss</w:t>
      </w:r>
      <w:proofErr w:type="spellEnd"/>
      <w:proofErr w:type="gramEnd"/>
      <w:r>
        <w:t xml:space="preserve"> wie es geht. </w:t>
      </w:r>
    </w:p>
    <w:p w14:paraId="65CDC755" w14:textId="77777777" w:rsidR="002A0287" w:rsidRDefault="00000000">
      <w:pPr>
        <w:spacing w:after="169"/>
        <w:ind w:left="19" w:right="15"/>
      </w:pPr>
      <w:r>
        <w:t xml:space="preserve">Einer wixt im Sitzen, der andere im </w:t>
      </w:r>
      <w:proofErr w:type="spellStart"/>
      <w:r>
        <w:t>Stehn</w:t>
      </w:r>
      <w:proofErr w:type="spellEnd"/>
      <w:r>
        <w:t xml:space="preserve">. </w:t>
      </w:r>
    </w:p>
    <w:p w14:paraId="226506F6" w14:textId="77777777" w:rsidR="002A0287" w:rsidRDefault="00000000">
      <w:pPr>
        <w:spacing w:after="169"/>
        <w:ind w:left="19" w:right="15"/>
      </w:pPr>
      <w:r>
        <w:t xml:space="preserve">Wir wixen bis </w:t>
      </w:r>
      <w:proofErr w:type="spellStart"/>
      <w:r>
        <w:t>ma</w:t>
      </w:r>
      <w:proofErr w:type="spellEnd"/>
      <w:r>
        <w:t xml:space="preserve"> hi </w:t>
      </w:r>
      <w:proofErr w:type="spellStart"/>
      <w:r>
        <w:t>san</w:t>
      </w:r>
      <w:proofErr w:type="spellEnd"/>
      <w:r>
        <w:t xml:space="preserve">, macht nix, ist doch </w:t>
      </w:r>
      <w:proofErr w:type="spellStart"/>
      <w:r>
        <w:t>schoen</w:t>
      </w:r>
      <w:proofErr w:type="spellEnd"/>
      <w:r>
        <w:t xml:space="preserve">. </w:t>
      </w:r>
    </w:p>
    <w:p w14:paraId="18C8C13E" w14:textId="77777777" w:rsidR="002A0287" w:rsidRDefault="00000000">
      <w:pPr>
        <w:spacing w:after="169"/>
        <w:ind w:left="19" w:right="15"/>
      </w:pPr>
      <w:r>
        <w:t xml:space="preserve">Danke Hans. </w:t>
      </w:r>
    </w:p>
    <w:p w14:paraId="68AA3200" w14:textId="77777777" w:rsidR="002A0287" w:rsidRDefault="00000000">
      <w:pPr>
        <w:spacing w:after="178" w:line="259" w:lineRule="auto"/>
        <w:ind w:left="0" w:right="0" w:firstLine="0"/>
      </w:pPr>
      <w:r>
        <w:t xml:space="preserve"> </w:t>
      </w:r>
    </w:p>
    <w:p w14:paraId="644D18F8" w14:textId="77777777" w:rsidR="002A0287" w:rsidRDefault="00000000">
      <w:pPr>
        <w:spacing w:after="167"/>
        <w:ind w:left="19" w:right="15"/>
      </w:pPr>
      <w:r>
        <w:t xml:space="preserve">Wir sangen es. In den Pausen. Im Dienst. Im Auto. Ich singe es manchmal heute noch laut im Supermarkt wenn sich einer vor mir wie ein blöder </w:t>
      </w:r>
      <w:proofErr w:type="spellStart"/>
      <w:r>
        <w:t>Wixxa</w:t>
      </w:r>
      <w:proofErr w:type="spellEnd"/>
      <w:r>
        <w:t xml:space="preserve"> benimmt. </w:t>
      </w:r>
    </w:p>
    <w:p w14:paraId="7CC3BC4E" w14:textId="77777777" w:rsidR="002A0287" w:rsidRDefault="00000000">
      <w:pPr>
        <w:spacing w:after="183" w:line="259" w:lineRule="auto"/>
        <w:ind w:left="0" w:right="0" w:firstLine="0"/>
      </w:pPr>
      <w:r>
        <w:t xml:space="preserve"> </w:t>
      </w:r>
    </w:p>
    <w:p w14:paraId="7C1BF0D9" w14:textId="77777777" w:rsidR="002A0287" w:rsidRDefault="00000000">
      <w:pPr>
        <w:spacing w:after="168"/>
        <w:ind w:left="19" w:right="15"/>
      </w:pPr>
      <w:r>
        <w:t xml:space="preserve">Das Wort </w:t>
      </w:r>
      <w:proofErr w:type="spellStart"/>
      <w:r>
        <w:t>gehoerte</w:t>
      </w:r>
      <w:proofErr w:type="spellEnd"/>
      <w:r>
        <w:t xml:space="preserve"> jetzt nicht mehr meinem </w:t>
      </w:r>
      <w:proofErr w:type="spellStart"/>
      <w:r>
        <w:t>Grossvater</w:t>
      </w:r>
      <w:proofErr w:type="spellEnd"/>
      <w:r>
        <w:t xml:space="preserve">. Es </w:t>
      </w:r>
      <w:proofErr w:type="spellStart"/>
      <w:r>
        <w:t>gehoerte</w:t>
      </w:r>
      <w:proofErr w:type="spellEnd"/>
      <w:r>
        <w:t xml:space="preserve"> uns. Den Kindern. Den Jugendlichen. Den Erwachsenen, die sich erinnerten. </w:t>
      </w:r>
    </w:p>
    <w:p w14:paraId="56F3A00E" w14:textId="77777777" w:rsidR="002A0287" w:rsidRDefault="00000000">
      <w:pPr>
        <w:spacing w:after="183" w:line="259" w:lineRule="auto"/>
        <w:ind w:left="0" w:right="0" w:firstLine="0"/>
      </w:pPr>
      <w:r>
        <w:t xml:space="preserve"> </w:t>
      </w:r>
    </w:p>
    <w:p w14:paraId="5B50103A" w14:textId="77777777" w:rsidR="002A0287" w:rsidRDefault="00000000">
      <w:pPr>
        <w:spacing w:after="172"/>
        <w:ind w:left="19" w:right="15"/>
      </w:pPr>
      <w:r>
        <w:t xml:space="preserve">Wixer wurde Alltagssprache. Nicht Beleidigung. Nicht Schimpfwort. Einfach: Bezeichnung. </w:t>
      </w:r>
    </w:p>
    <w:p w14:paraId="298B646D" w14:textId="77777777" w:rsidR="002A0287" w:rsidRDefault="00000000">
      <w:pPr>
        <w:spacing w:after="178" w:line="259" w:lineRule="auto"/>
        <w:ind w:left="0" w:right="0" w:firstLine="0"/>
      </w:pPr>
      <w:r>
        <w:t xml:space="preserve"> </w:t>
      </w:r>
    </w:p>
    <w:p w14:paraId="63987DE4" w14:textId="77777777" w:rsidR="002A0287" w:rsidRDefault="00000000">
      <w:pPr>
        <w:spacing w:after="169"/>
        <w:ind w:left="19" w:right="15"/>
      </w:pPr>
      <w:r>
        <w:t xml:space="preserve">"Du Wixer." Konnte Liebe sein. Konnte Freundschaft sein. Konnte alles sein. </w:t>
      </w:r>
    </w:p>
    <w:p w14:paraId="6C227AED" w14:textId="77777777" w:rsidR="002A0287" w:rsidRDefault="00000000">
      <w:pPr>
        <w:spacing w:after="178" w:line="259" w:lineRule="auto"/>
        <w:ind w:left="0" w:right="0" w:firstLine="0"/>
      </w:pPr>
      <w:r>
        <w:t xml:space="preserve"> </w:t>
      </w:r>
    </w:p>
    <w:p w14:paraId="01D2D3E8" w14:textId="77777777" w:rsidR="002A0287" w:rsidRDefault="00000000">
      <w:pPr>
        <w:spacing w:after="0" w:line="259" w:lineRule="auto"/>
        <w:ind w:left="0" w:right="0" w:firstLine="0"/>
      </w:pPr>
      <w:r>
        <w:t xml:space="preserve"> </w:t>
      </w:r>
    </w:p>
    <w:p w14:paraId="10181DDC" w14:textId="77777777" w:rsidR="002A0287" w:rsidRDefault="00000000">
      <w:pPr>
        <w:pStyle w:val="berschrift2"/>
        <w:spacing w:after="29"/>
        <w:ind w:left="-5"/>
      </w:pPr>
      <w:bookmarkStart w:id="143" w:name="_Toc170076"/>
      <w:r>
        <w:rPr>
          <w:sz w:val="32"/>
        </w:rPr>
        <w:t xml:space="preserve">Die Bedeutungen </w:t>
      </w:r>
      <w:bookmarkEnd w:id="143"/>
    </w:p>
    <w:p w14:paraId="083E4BB5" w14:textId="77777777" w:rsidR="002A0287" w:rsidRDefault="00000000">
      <w:pPr>
        <w:spacing w:after="183" w:line="259" w:lineRule="auto"/>
        <w:ind w:left="0" w:right="0" w:firstLine="0"/>
      </w:pPr>
      <w:r>
        <w:t xml:space="preserve"> </w:t>
      </w:r>
    </w:p>
    <w:p w14:paraId="58EB0D82" w14:textId="77777777" w:rsidR="002A0287" w:rsidRDefault="00000000">
      <w:pPr>
        <w:spacing w:after="169"/>
        <w:ind w:left="19" w:right="15"/>
      </w:pPr>
      <w:r>
        <w:lastRenderedPageBreak/>
        <w:t xml:space="preserve">Heute hat das Wort mindestens sechs Bedeutungen: </w:t>
      </w:r>
    </w:p>
    <w:p w14:paraId="4C721B41" w14:textId="77777777" w:rsidR="002A0287" w:rsidRDefault="00000000">
      <w:pPr>
        <w:spacing w:after="178" w:line="259" w:lineRule="auto"/>
        <w:ind w:left="0" w:right="0" w:firstLine="0"/>
      </w:pPr>
      <w:r>
        <w:t xml:space="preserve"> </w:t>
      </w:r>
    </w:p>
    <w:p w14:paraId="508C5D16" w14:textId="77777777" w:rsidR="002A0287" w:rsidRDefault="00000000">
      <w:pPr>
        <w:numPr>
          <w:ilvl w:val="0"/>
          <w:numId w:val="1"/>
        </w:numPr>
        <w:spacing w:after="169"/>
        <w:ind w:right="15" w:hanging="258"/>
      </w:pPr>
      <w:r>
        <w:t xml:space="preserve">Das Ursprüngliche: Schuhe polieren. Kennt fast keiner mehr. </w:t>
      </w:r>
    </w:p>
    <w:p w14:paraId="33DBF1FB" w14:textId="77777777" w:rsidR="002A0287" w:rsidRDefault="00000000">
      <w:pPr>
        <w:spacing w:after="178" w:line="259" w:lineRule="auto"/>
        <w:ind w:left="0" w:right="0" w:firstLine="0"/>
      </w:pPr>
      <w:r>
        <w:t xml:space="preserve"> </w:t>
      </w:r>
    </w:p>
    <w:p w14:paraId="17DEED9F" w14:textId="77777777" w:rsidR="002A0287" w:rsidRDefault="00000000">
      <w:pPr>
        <w:numPr>
          <w:ilvl w:val="0"/>
          <w:numId w:val="1"/>
        </w:numPr>
        <w:spacing w:after="169"/>
        <w:ind w:right="15" w:hanging="258"/>
      </w:pPr>
      <w:r>
        <w:t xml:space="preserve">Das Offensichtliche: Selbstbefriedigung. Kennt jeder. </w:t>
      </w:r>
    </w:p>
    <w:p w14:paraId="5E4EB285" w14:textId="77777777" w:rsidR="002A0287" w:rsidRDefault="00000000">
      <w:pPr>
        <w:spacing w:after="178" w:line="259" w:lineRule="auto"/>
        <w:ind w:left="0" w:right="0" w:firstLine="0"/>
      </w:pPr>
      <w:r>
        <w:t xml:space="preserve"> </w:t>
      </w:r>
    </w:p>
    <w:p w14:paraId="0C237648" w14:textId="77777777" w:rsidR="002A0287" w:rsidRDefault="00000000">
      <w:pPr>
        <w:numPr>
          <w:ilvl w:val="0"/>
          <w:numId w:val="1"/>
        </w:numPr>
        <w:spacing w:after="174"/>
        <w:ind w:right="15" w:hanging="258"/>
      </w:pPr>
      <w:r>
        <w:t xml:space="preserve">Die Beleidigung: "Du Wichser!" Wenn du jemanden hasst. </w:t>
      </w:r>
    </w:p>
    <w:p w14:paraId="477D5317" w14:textId="77777777" w:rsidR="002A0287" w:rsidRDefault="00000000">
      <w:pPr>
        <w:spacing w:after="178" w:line="259" w:lineRule="auto"/>
        <w:ind w:left="0" w:right="0" w:firstLine="0"/>
      </w:pPr>
      <w:r>
        <w:t xml:space="preserve"> </w:t>
      </w:r>
    </w:p>
    <w:p w14:paraId="2DE97645" w14:textId="77777777" w:rsidR="002A0287" w:rsidRDefault="00000000">
      <w:pPr>
        <w:numPr>
          <w:ilvl w:val="0"/>
          <w:numId w:val="1"/>
        </w:numPr>
        <w:spacing w:after="169"/>
        <w:ind w:right="15" w:hanging="258"/>
      </w:pPr>
      <w:r>
        <w:t xml:space="preserve">Der </w:t>
      </w:r>
      <w:proofErr w:type="gramStart"/>
      <w:r>
        <w:t>Kumpel</w:t>
      </w:r>
      <w:proofErr w:type="gramEnd"/>
      <w:r>
        <w:t xml:space="preserve">: "Na du Wixer?" Wenn du jemanden liebst. </w:t>
      </w:r>
    </w:p>
    <w:p w14:paraId="706AF188" w14:textId="77777777" w:rsidR="002A0287" w:rsidRDefault="00000000">
      <w:pPr>
        <w:spacing w:after="178" w:line="259" w:lineRule="auto"/>
        <w:ind w:left="0" w:right="0" w:firstLine="0"/>
      </w:pPr>
      <w:r>
        <w:t xml:space="preserve"> </w:t>
      </w:r>
    </w:p>
    <w:p w14:paraId="51C0DEA6" w14:textId="77777777" w:rsidR="002A0287" w:rsidRDefault="00000000">
      <w:pPr>
        <w:numPr>
          <w:ilvl w:val="0"/>
          <w:numId w:val="1"/>
        </w:numPr>
        <w:spacing w:after="169"/>
        <w:ind w:right="15" w:hanging="258"/>
      </w:pPr>
      <w:r>
        <w:t xml:space="preserve">Das Selbstbild: "Ich war ein Wichser." Wenn du ehrlich bist. </w:t>
      </w:r>
    </w:p>
    <w:p w14:paraId="6F2A63E3" w14:textId="77777777" w:rsidR="002A0287" w:rsidRDefault="00000000">
      <w:pPr>
        <w:spacing w:after="178" w:line="259" w:lineRule="auto"/>
        <w:ind w:left="0" w:right="0" w:firstLine="0"/>
      </w:pPr>
      <w:r>
        <w:t xml:space="preserve"> </w:t>
      </w:r>
    </w:p>
    <w:p w14:paraId="4846F6A6" w14:textId="77777777" w:rsidR="002A0287" w:rsidRDefault="00000000">
      <w:pPr>
        <w:numPr>
          <w:ilvl w:val="0"/>
          <w:numId w:val="1"/>
        </w:numPr>
        <w:spacing w:after="167"/>
        <w:ind w:right="15" w:hanging="258"/>
      </w:pPr>
      <w:r>
        <w:t xml:space="preserve">Der </w:t>
      </w:r>
      <w:proofErr w:type="spellStart"/>
      <w:r>
        <w:t>Kuechenwixer</w:t>
      </w:r>
      <w:proofErr w:type="spellEnd"/>
      <w:r>
        <w:t xml:space="preserve">. Wenn du pfuschst. Jeder Handwerker </w:t>
      </w:r>
      <w:proofErr w:type="gramStart"/>
      <w:r>
        <w:t>weiß</w:t>
      </w:r>
      <w:proofErr w:type="gramEnd"/>
      <w:r>
        <w:t xml:space="preserve"> wovon ich rede. Schlipps Träger onanieren Geistig, Handwerker wixen. </w:t>
      </w:r>
    </w:p>
    <w:p w14:paraId="65710975" w14:textId="77777777" w:rsidR="002A0287" w:rsidRDefault="00000000">
      <w:pPr>
        <w:spacing w:after="178" w:line="259" w:lineRule="auto"/>
        <w:ind w:left="0" w:right="0" w:firstLine="0"/>
      </w:pPr>
      <w:r>
        <w:t xml:space="preserve"> </w:t>
      </w:r>
    </w:p>
    <w:p w14:paraId="3C84AE76" w14:textId="77777777" w:rsidR="002A0287" w:rsidRDefault="00000000">
      <w:pPr>
        <w:spacing w:after="250" w:line="259" w:lineRule="auto"/>
        <w:ind w:left="0" w:right="0" w:firstLine="0"/>
      </w:pPr>
      <w:r>
        <w:t xml:space="preserve"> </w:t>
      </w:r>
    </w:p>
    <w:p w14:paraId="4925C05B" w14:textId="77777777" w:rsidR="002A0287" w:rsidRDefault="00000000">
      <w:pPr>
        <w:pStyle w:val="berschrift2"/>
        <w:spacing w:after="34"/>
        <w:ind w:left="-5"/>
      </w:pPr>
      <w:bookmarkStart w:id="144" w:name="_Toc170077"/>
      <w:r>
        <w:rPr>
          <w:sz w:val="32"/>
        </w:rPr>
        <w:t xml:space="preserve">Der </w:t>
      </w:r>
      <w:proofErr w:type="spellStart"/>
      <w:r>
        <w:rPr>
          <w:sz w:val="32"/>
        </w:rPr>
        <w:t>Kuechenwixer</w:t>
      </w:r>
      <w:proofErr w:type="spellEnd"/>
      <w:r>
        <w:rPr>
          <w:sz w:val="32"/>
        </w:rPr>
        <w:t xml:space="preserve"> </w:t>
      </w:r>
      <w:bookmarkEnd w:id="144"/>
    </w:p>
    <w:p w14:paraId="48513495" w14:textId="77777777" w:rsidR="002A0287" w:rsidRDefault="00000000">
      <w:pPr>
        <w:spacing w:after="178" w:line="259" w:lineRule="auto"/>
        <w:ind w:left="0" w:right="0" w:firstLine="0"/>
      </w:pPr>
      <w:r>
        <w:t xml:space="preserve"> </w:t>
      </w:r>
    </w:p>
    <w:p w14:paraId="6E5B0394" w14:textId="77777777" w:rsidR="002A0287" w:rsidRDefault="00000000">
      <w:pPr>
        <w:spacing w:after="169"/>
        <w:ind w:left="19" w:right="15"/>
      </w:pPr>
      <w:r>
        <w:t xml:space="preserve">Das ist der schlimmste. </w:t>
      </w:r>
    </w:p>
    <w:p w14:paraId="34A54199" w14:textId="77777777" w:rsidR="002A0287" w:rsidRDefault="00000000">
      <w:pPr>
        <w:spacing w:after="178" w:line="259" w:lineRule="auto"/>
        <w:ind w:left="0" w:right="0" w:firstLine="0"/>
      </w:pPr>
      <w:r>
        <w:t xml:space="preserve"> </w:t>
      </w:r>
    </w:p>
    <w:p w14:paraId="42D25596" w14:textId="77777777" w:rsidR="002A0287" w:rsidRDefault="00000000">
      <w:pPr>
        <w:spacing w:after="169"/>
        <w:ind w:left="19" w:right="15"/>
      </w:pPr>
      <w:r>
        <w:t xml:space="preserve">Aus </w:t>
      </w:r>
      <w:proofErr w:type="spellStart"/>
      <w:r>
        <w:t>Scheisse</w:t>
      </w:r>
      <w:proofErr w:type="spellEnd"/>
      <w:r>
        <w:t xml:space="preserve"> Pralinen machen. Sagte mal ein </w:t>
      </w:r>
      <w:proofErr w:type="spellStart"/>
      <w:r>
        <w:t>Sternekoch.Er</w:t>
      </w:r>
      <w:proofErr w:type="spellEnd"/>
      <w:r>
        <w:t xml:space="preserve"> meinte </w:t>
      </w:r>
      <w:proofErr w:type="gramStart"/>
      <w:r>
        <w:t>das veredeln</w:t>
      </w:r>
      <w:proofErr w:type="gramEnd"/>
      <w:r>
        <w:t xml:space="preserve">. </w:t>
      </w:r>
    </w:p>
    <w:p w14:paraId="1A2A2E84" w14:textId="77777777" w:rsidR="002A0287" w:rsidRDefault="00000000">
      <w:pPr>
        <w:spacing w:after="167"/>
        <w:ind w:left="19" w:right="15"/>
      </w:pPr>
      <w:r>
        <w:t xml:space="preserve"> Einen </w:t>
      </w:r>
      <w:proofErr w:type="spellStart"/>
      <w:r>
        <w:t>Schweineruecken</w:t>
      </w:r>
      <w:proofErr w:type="spellEnd"/>
      <w:r>
        <w:t xml:space="preserve"> als Kalb ausgeben. Suppen strecken. </w:t>
      </w:r>
      <w:proofErr w:type="spellStart"/>
      <w:r>
        <w:t>Sossen</w:t>
      </w:r>
      <w:proofErr w:type="spellEnd"/>
      <w:r>
        <w:t xml:space="preserve"> </w:t>
      </w:r>
      <w:proofErr w:type="spellStart"/>
      <w:r>
        <w:t>verwaessern</w:t>
      </w:r>
      <w:proofErr w:type="spellEnd"/>
      <w:r>
        <w:t xml:space="preserve">. Nicht </w:t>
      </w:r>
      <w:proofErr w:type="spellStart"/>
      <w:r>
        <w:t>gleichmaessig</w:t>
      </w:r>
      <w:proofErr w:type="spellEnd"/>
      <w:r>
        <w:t xml:space="preserve"> schneiden. Nicht richtig putzen. Krumm und schief und passt schon. Das ist Wixen. </w:t>
      </w:r>
    </w:p>
    <w:p w14:paraId="5F473B51" w14:textId="77777777" w:rsidR="002A0287" w:rsidRDefault="00000000">
      <w:pPr>
        <w:spacing w:after="178" w:line="259" w:lineRule="auto"/>
        <w:ind w:left="0" w:right="0" w:firstLine="0"/>
      </w:pPr>
      <w:r>
        <w:t xml:space="preserve"> </w:t>
      </w:r>
    </w:p>
    <w:p w14:paraId="4ABB8990" w14:textId="77777777" w:rsidR="002A0287" w:rsidRDefault="00000000">
      <w:pPr>
        <w:spacing w:after="169"/>
        <w:ind w:left="19" w:right="15"/>
      </w:pPr>
      <w:proofErr w:type="spellStart"/>
      <w:r>
        <w:t>Hingewichst</w:t>
      </w:r>
      <w:proofErr w:type="spellEnd"/>
      <w:r>
        <w:t xml:space="preserve">. </w:t>
      </w:r>
    </w:p>
    <w:p w14:paraId="17992BD0" w14:textId="77777777" w:rsidR="002A0287" w:rsidRDefault="00000000">
      <w:pPr>
        <w:spacing w:after="183" w:line="259" w:lineRule="auto"/>
        <w:ind w:left="0" w:right="0" w:firstLine="0"/>
      </w:pPr>
      <w:r>
        <w:t xml:space="preserve"> </w:t>
      </w:r>
    </w:p>
    <w:p w14:paraId="6A327D83" w14:textId="77777777" w:rsidR="002A0287" w:rsidRDefault="00000000">
      <w:pPr>
        <w:ind w:left="19" w:right="15"/>
      </w:pPr>
      <w:r>
        <w:t>"</w:t>
      </w:r>
      <w:proofErr w:type="spellStart"/>
      <w:r>
        <w:t>Hoer</w:t>
      </w:r>
      <w:proofErr w:type="spellEnd"/>
      <w:r>
        <w:t xml:space="preserve"> </w:t>
      </w:r>
      <w:proofErr w:type="gramStart"/>
      <w:r>
        <w:t>auf zu wixen</w:t>
      </w:r>
      <w:proofErr w:type="gramEnd"/>
      <w:r>
        <w:t xml:space="preserve">, fang an zu arbeiten." </w:t>
      </w:r>
    </w:p>
    <w:p w14:paraId="2E05F836" w14:textId="77777777" w:rsidR="002A0287" w:rsidRDefault="00000000">
      <w:pPr>
        <w:spacing w:after="167"/>
        <w:ind w:left="19" w:right="15"/>
      </w:pPr>
      <w:r>
        <w:t xml:space="preserve">Das war der schlimmste Vorwurf in der </w:t>
      </w:r>
      <w:proofErr w:type="spellStart"/>
      <w:r>
        <w:t>Kueche</w:t>
      </w:r>
      <w:proofErr w:type="spellEnd"/>
      <w:r>
        <w:t xml:space="preserve">. Schlimmer als "du Idiot". Schlimmer als "du </w:t>
      </w:r>
      <w:proofErr w:type="spellStart"/>
      <w:r>
        <w:t>Anfaenger</w:t>
      </w:r>
      <w:proofErr w:type="spellEnd"/>
      <w:r>
        <w:t xml:space="preserve">". </w:t>
      </w:r>
    </w:p>
    <w:p w14:paraId="360FFF7E" w14:textId="77777777" w:rsidR="002A0287" w:rsidRDefault="00000000">
      <w:pPr>
        <w:spacing w:after="178" w:line="259" w:lineRule="auto"/>
        <w:ind w:left="0" w:right="0" w:firstLine="0"/>
      </w:pPr>
      <w:r>
        <w:t xml:space="preserve"> </w:t>
      </w:r>
    </w:p>
    <w:p w14:paraId="1EC95061" w14:textId="77777777" w:rsidR="002A0287" w:rsidRDefault="00000000">
      <w:pPr>
        <w:spacing w:after="169"/>
        <w:ind w:left="19" w:right="15"/>
      </w:pPr>
      <w:r>
        <w:t xml:space="preserve">Wixer. </w:t>
      </w:r>
    </w:p>
    <w:p w14:paraId="2C1D5748" w14:textId="77777777" w:rsidR="002A0287" w:rsidRDefault="00000000">
      <w:pPr>
        <w:spacing w:after="183" w:line="259" w:lineRule="auto"/>
        <w:ind w:left="0" w:right="0" w:firstLine="0"/>
      </w:pPr>
      <w:r>
        <w:lastRenderedPageBreak/>
        <w:t xml:space="preserve"> </w:t>
      </w:r>
    </w:p>
    <w:p w14:paraId="7CAA27EA" w14:textId="77777777" w:rsidR="002A0287" w:rsidRDefault="00000000">
      <w:pPr>
        <w:spacing w:after="169"/>
        <w:ind w:left="19" w:right="15"/>
      </w:pPr>
      <w:r>
        <w:t xml:space="preserve">Einer der pfuscht. Einer dem es egal ist. Einer der keine Ehre hat. </w:t>
      </w:r>
    </w:p>
    <w:p w14:paraId="26CA3625" w14:textId="77777777" w:rsidR="002A0287" w:rsidRDefault="00000000">
      <w:pPr>
        <w:spacing w:after="178" w:line="259" w:lineRule="auto"/>
        <w:ind w:left="0" w:right="0" w:firstLine="0"/>
      </w:pPr>
      <w:r>
        <w:t xml:space="preserve"> </w:t>
      </w:r>
    </w:p>
    <w:p w14:paraId="368BDFC4" w14:textId="77777777" w:rsidR="002A0287" w:rsidRDefault="00000000">
      <w:pPr>
        <w:spacing w:after="167"/>
        <w:ind w:left="19" w:right="15"/>
      </w:pPr>
      <w:r>
        <w:t xml:space="preserve">Das Gegenteil von sauber arbeiten. Das Gegenteil von Handwerk. Das Gegenteil von allem, </w:t>
      </w:r>
      <w:proofErr w:type="spellStart"/>
      <w:r>
        <w:t>wofuer</w:t>
      </w:r>
      <w:proofErr w:type="spellEnd"/>
      <w:r>
        <w:t xml:space="preserve"> wir stehen. </w:t>
      </w:r>
    </w:p>
    <w:p w14:paraId="2F143021" w14:textId="77777777" w:rsidR="002A0287" w:rsidRDefault="00000000">
      <w:pPr>
        <w:spacing w:after="178" w:line="259" w:lineRule="auto"/>
        <w:ind w:left="0" w:right="0" w:firstLine="0"/>
      </w:pPr>
      <w:r>
        <w:t xml:space="preserve"> </w:t>
      </w:r>
    </w:p>
    <w:p w14:paraId="3487383B" w14:textId="77777777" w:rsidR="002A0287" w:rsidRDefault="00000000">
      <w:pPr>
        <w:spacing w:after="167"/>
        <w:ind w:left="19" w:right="15"/>
      </w:pPr>
      <w:r>
        <w:t xml:space="preserve">Wenn der Chef sagte "Du wixt" - dann wusstest du, dass du ein Problem hast. Kein kleines. Ein </w:t>
      </w:r>
      <w:proofErr w:type="spellStart"/>
      <w:r>
        <w:t>grosses</w:t>
      </w:r>
      <w:proofErr w:type="spellEnd"/>
      <w:r>
        <w:t xml:space="preserve">. </w:t>
      </w:r>
    </w:p>
    <w:p w14:paraId="42850BE5" w14:textId="77777777" w:rsidR="002A0287" w:rsidRDefault="00000000">
      <w:pPr>
        <w:spacing w:after="178" w:line="259" w:lineRule="auto"/>
        <w:ind w:left="0" w:right="0" w:firstLine="0"/>
      </w:pPr>
      <w:r>
        <w:t xml:space="preserve"> </w:t>
      </w:r>
    </w:p>
    <w:p w14:paraId="05262F94" w14:textId="77777777" w:rsidR="002A0287" w:rsidRDefault="00000000">
      <w:pPr>
        <w:spacing w:after="250" w:line="259" w:lineRule="auto"/>
        <w:ind w:left="0" w:right="0" w:firstLine="0"/>
      </w:pPr>
      <w:r>
        <w:t xml:space="preserve"> </w:t>
      </w:r>
    </w:p>
    <w:p w14:paraId="24FBFD03" w14:textId="77777777" w:rsidR="002A0287" w:rsidRDefault="00000000">
      <w:pPr>
        <w:pStyle w:val="berschrift2"/>
        <w:spacing w:after="34"/>
        <w:ind w:left="-5"/>
      </w:pPr>
      <w:bookmarkStart w:id="145" w:name="_Toc170078"/>
      <w:r>
        <w:rPr>
          <w:sz w:val="32"/>
        </w:rPr>
        <w:t xml:space="preserve">Geistiges Onanieren </w:t>
      </w:r>
      <w:bookmarkEnd w:id="145"/>
    </w:p>
    <w:p w14:paraId="72261110" w14:textId="77777777" w:rsidR="002A0287" w:rsidRDefault="00000000">
      <w:pPr>
        <w:spacing w:after="178" w:line="259" w:lineRule="auto"/>
        <w:ind w:left="0" w:right="0" w:firstLine="0"/>
      </w:pPr>
      <w:r>
        <w:t xml:space="preserve"> </w:t>
      </w:r>
    </w:p>
    <w:p w14:paraId="39697CC3" w14:textId="77777777" w:rsidR="002A0287" w:rsidRDefault="00000000">
      <w:pPr>
        <w:spacing w:after="169"/>
        <w:ind w:left="19" w:right="15"/>
      </w:pPr>
      <w:r>
        <w:t xml:space="preserve">Es gibt noch eine Bedeutung. Die wichtigste vielleicht. </w:t>
      </w:r>
    </w:p>
    <w:p w14:paraId="1EE41889" w14:textId="77777777" w:rsidR="002A0287" w:rsidRDefault="00000000">
      <w:pPr>
        <w:spacing w:after="178" w:line="259" w:lineRule="auto"/>
        <w:ind w:left="0" w:right="0" w:firstLine="0"/>
      </w:pPr>
      <w:r>
        <w:t xml:space="preserve"> </w:t>
      </w:r>
    </w:p>
    <w:p w14:paraId="2F8E157D" w14:textId="77777777" w:rsidR="002A0287" w:rsidRDefault="00000000">
      <w:pPr>
        <w:spacing w:after="169"/>
        <w:ind w:left="19" w:right="15"/>
      </w:pPr>
      <w:r>
        <w:t xml:space="preserve">Geistiges Onanieren. Söllner sei Dank. Er hat es benannt. </w:t>
      </w:r>
    </w:p>
    <w:p w14:paraId="78DB2E74" w14:textId="77777777" w:rsidR="002A0287" w:rsidRDefault="00000000">
      <w:pPr>
        <w:spacing w:after="178" w:line="259" w:lineRule="auto"/>
        <w:ind w:left="0" w:right="0" w:firstLine="0"/>
      </w:pPr>
      <w:r>
        <w:t xml:space="preserve"> </w:t>
      </w:r>
    </w:p>
    <w:p w14:paraId="0B921460" w14:textId="77777777" w:rsidR="002A0287" w:rsidRDefault="00000000">
      <w:pPr>
        <w:spacing w:after="167"/>
        <w:ind w:left="19" w:right="15"/>
      </w:pPr>
      <w:r>
        <w:t xml:space="preserve">Sich selbst befriedigen mit den eigenen Gedanken. Worten und Handlungen. Im Kreis drehen. Nichts produzieren außer Wohlgefühl. Sich großartig finden ohne Grund. Recht haben wollen ohne Argument. </w:t>
      </w:r>
    </w:p>
    <w:p w14:paraId="7E24607E" w14:textId="77777777" w:rsidR="002A0287" w:rsidRDefault="00000000">
      <w:pPr>
        <w:spacing w:after="178" w:line="259" w:lineRule="auto"/>
        <w:ind w:left="0" w:right="0" w:firstLine="0"/>
      </w:pPr>
      <w:r>
        <w:t xml:space="preserve"> </w:t>
      </w:r>
    </w:p>
    <w:p w14:paraId="5496B5C3" w14:textId="77777777" w:rsidR="002A0287" w:rsidRDefault="00000000">
      <w:pPr>
        <w:spacing w:after="169"/>
        <w:ind w:left="19" w:right="15"/>
      </w:pPr>
      <w:r>
        <w:t xml:space="preserve">Davon wird man Blöd. </w:t>
      </w:r>
    </w:p>
    <w:p w14:paraId="34C7DA93" w14:textId="77777777" w:rsidR="002A0287" w:rsidRDefault="00000000">
      <w:pPr>
        <w:spacing w:after="178" w:line="259" w:lineRule="auto"/>
        <w:ind w:left="0" w:right="0" w:firstLine="0"/>
      </w:pPr>
      <w:r>
        <w:t xml:space="preserve"> </w:t>
      </w:r>
    </w:p>
    <w:p w14:paraId="7218FFFB" w14:textId="77777777" w:rsidR="002A0287" w:rsidRDefault="00000000">
      <w:pPr>
        <w:spacing w:after="174"/>
        <w:ind w:left="19" w:right="15"/>
      </w:pPr>
      <w:r>
        <w:t xml:space="preserve">Er hat es gesungen, ich </w:t>
      </w:r>
      <w:proofErr w:type="gramStart"/>
      <w:r>
        <w:t>hab</w:t>
      </w:r>
      <w:proofErr w:type="gramEnd"/>
      <w:r>
        <w:t xml:space="preserve"> es verstanden. </w:t>
      </w:r>
    </w:p>
    <w:p w14:paraId="4421446F" w14:textId="77777777" w:rsidR="002A0287" w:rsidRDefault="00000000">
      <w:pPr>
        <w:spacing w:after="178" w:line="259" w:lineRule="auto"/>
        <w:ind w:left="0" w:right="0" w:firstLine="0"/>
      </w:pPr>
      <w:r>
        <w:t xml:space="preserve"> </w:t>
      </w:r>
    </w:p>
    <w:p w14:paraId="4B4B20BA" w14:textId="77777777" w:rsidR="002A0287" w:rsidRDefault="00000000">
      <w:pPr>
        <w:ind w:left="19" w:right="15"/>
      </w:pPr>
      <w:r>
        <w:t xml:space="preserve">Körperlich wixen - keine </w:t>
      </w:r>
      <w:proofErr w:type="gramStart"/>
      <w:r>
        <w:t>Ahnung</w:t>
      </w:r>
      <w:proofErr w:type="gramEnd"/>
      <w:r>
        <w:t xml:space="preserve"> ob man davon blöd wird. Blind ja. Mit 45 brauchte ich meine erste Brille. Ich bekam keine Haare auf der Handfläche, nur die Brille. </w:t>
      </w:r>
    </w:p>
    <w:p w14:paraId="1C336793" w14:textId="77777777" w:rsidR="002A0287" w:rsidRDefault="00000000">
      <w:pPr>
        <w:spacing w:after="167"/>
        <w:ind w:left="19" w:right="15"/>
      </w:pPr>
      <w:r>
        <w:t xml:space="preserve">Aber blöd. Blöd wird man vom </w:t>
      </w:r>
      <w:proofErr w:type="spellStart"/>
      <w:r>
        <w:t>Onananieren</w:t>
      </w:r>
      <w:proofErr w:type="spellEnd"/>
      <w:r>
        <w:t xml:space="preserve"> (Der Liebe an und für sich) nicht. Wahrscheinlich nicht. </w:t>
      </w:r>
    </w:p>
    <w:p w14:paraId="7B192A5F" w14:textId="77777777" w:rsidR="002A0287" w:rsidRDefault="00000000">
      <w:pPr>
        <w:spacing w:after="178" w:line="259" w:lineRule="auto"/>
        <w:ind w:left="0" w:right="0" w:firstLine="0"/>
      </w:pPr>
      <w:r>
        <w:t xml:space="preserve"> </w:t>
      </w:r>
    </w:p>
    <w:p w14:paraId="0F7B72A7" w14:textId="77777777" w:rsidR="002A0287" w:rsidRDefault="00000000">
      <w:pPr>
        <w:spacing w:after="169"/>
        <w:ind w:left="19" w:right="15"/>
      </w:pPr>
      <w:r>
        <w:t xml:space="preserve">Vom Geistig wixen - definitiv. </w:t>
      </w:r>
    </w:p>
    <w:p w14:paraId="0DEA38FA" w14:textId="77777777" w:rsidR="002A0287" w:rsidRDefault="00000000">
      <w:pPr>
        <w:spacing w:after="178" w:line="259" w:lineRule="auto"/>
        <w:ind w:left="0" w:right="0" w:firstLine="0"/>
      </w:pPr>
      <w:r>
        <w:t xml:space="preserve"> </w:t>
      </w:r>
    </w:p>
    <w:p w14:paraId="6D988D28" w14:textId="77777777" w:rsidR="002A0287" w:rsidRDefault="00000000">
      <w:pPr>
        <w:spacing w:after="167"/>
        <w:ind w:left="19" w:right="15"/>
      </w:pPr>
      <w:r>
        <w:lastRenderedPageBreak/>
        <w:t xml:space="preserve">Die Meetings, in denen nichts entschieden wird. Die Präsentationen, die niemand braucht. Die Diskussionen, die im Kreis gehen. Die Chefs, die sich selbst reden </w:t>
      </w:r>
      <w:proofErr w:type="spellStart"/>
      <w:r>
        <w:t>hoeren</w:t>
      </w:r>
      <w:proofErr w:type="spellEnd"/>
      <w:r>
        <w:t xml:space="preserve">. Und wahrscheinlich alle Politiker. </w:t>
      </w:r>
    </w:p>
    <w:p w14:paraId="106C3C88" w14:textId="77777777" w:rsidR="002A0287" w:rsidRDefault="00000000">
      <w:pPr>
        <w:spacing w:after="178" w:line="259" w:lineRule="auto"/>
        <w:ind w:left="0" w:right="0" w:firstLine="0"/>
      </w:pPr>
      <w:r>
        <w:t xml:space="preserve"> </w:t>
      </w:r>
    </w:p>
    <w:p w14:paraId="235AF0C5" w14:textId="77777777" w:rsidR="002A0287" w:rsidRDefault="00000000">
      <w:pPr>
        <w:spacing w:after="169"/>
        <w:ind w:left="19" w:right="15"/>
      </w:pPr>
      <w:r>
        <w:t xml:space="preserve">Geistiges Onanieren. Überall. </w:t>
      </w:r>
    </w:p>
    <w:p w14:paraId="72D3745B" w14:textId="77777777" w:rsidR="002A0287" w:rsidRDefault="00000000">
      <w:pPr>
        <w:spacing w:after="183" w:line="259" w:lineRule="auto"/>
        <w:ind w:left="0" w:right="0" w:firstLine="0"/>
      </w:pPr>
      <w:r>
        <w:t xml:space="preserve"> </w:t>
      </w:r>
    </w:p>
    <w:p w14:paraId="3523A924" w14:textId="77777777" w:rsidR="002A0287" w:rsidRDefault="00000000">
      <w:pPr>
        <w:spacing w:after="169"/>
        <w:ind w:left="19" w:right="15"/>
      </w:pPr>
      <w:r>
        <w:t xml:space="preserve">In der Küche sagt man: </w:t>
      </w:r>
      <w:proofErr w:type="spellStart"/>
      <w:r>
        <w:t>Hingewichst</w:t>
      </w:r>
      <w:proofErr w:type="spellEnd"/>
      <w:r>
        <w:t xml:space="preserve">. </w:t>
      </w:r>
    </w:p>
    <w:p w14:paraId="341C9B14" w14:textId="77777777" w:rsidR="002A0287" w:rsidRDefault="00000000">
      <w:pPr>
        <w:spacing w:after="178" w:line="259" w:lineRule="auto"/>
        <w:ind w:left="0" w:right="0" w:firstLine="0"/>
      </w:pPr>
      <w:r>
        <w:t xml:space="preserve"> </w:t>
      </w:r>
    </w:p>
    <w:p w14:paraId="48760F4E" w14:textId="77777777" w:rsidR="002A0287" w:rsidRDefault="00000000">
      <w:pPr>
        <w:spacing w:after="169"/>
        <w:ind w:left="19" w:right="15"/>
      </w:pPr>
      <w:r>
        <w:t xml:space="preserve">Im Buero nennt man es: Meeting. </w:t>
      </w:r>
    </w:p>
    <w:p w14:paraId="7435F049" w14:textId="77777777" w:rsidR="002A0287" w:rsidRDefault="00000000">
      <w:pPr>
        <w:spacing w:after="178" w:line="259" w:lineRule="auto"/>
        <w:ind w:left="0" w:right="0" w:firstLine="0"/>
      </w:pPr>
      <w:r>
        <w:t xml:space="preserve"> </w:t>
      </w:r>
    </w:p>
    <w:p w14:paraId="54500F43" w14:textId="77777777" w:rsidR="002A0287" w:rsidRDefault="00000000">
      <w:pPr>
        <w:spacing w:after="250" w:line="259" w:lineRule="auto"/>
        <w:ind w:left="0" w:right="0" w:firstLine="0"/>
      </w:pPr>
      <w:r>
        <w:t xml:space="preserve"> </w:t>
      </w:r>
    </w:p>
    <w:p w14:paraId="1E666904" w14:textId="77777777" w:rsidR="002A0287" w:rsidRDefault="00000000">
      <w:pPr>
        <w:pStyle w:val="berschrift2"/>
        <w:spacing w:after="34"/>
        <w:ind w:left="-5"/>
      </w:pPr>
      <w:bookmarkStart w:id="146" w:name="_Toc170079"/>
      <w:r>
        <w:rPr>
          <w:sz w:val="32"/>
        </w:rPr>
        <w:t xml:space="preserve">Der Wichser der starb </w:t>
      </w:r>
      <w:bookmarkEnd w:id="146"/>
    </w:p>
    <w:p w14:paraId="59D7729A" w14:textId="77777777" w:rsidR="002A0287" w:rsidRDefault="00000000">
      <w:pPr>
        <w:spacing w:after="178" w:line="259" w:lineRule="auto"/>
        <w:ind w:left="0" w:right="0" w:firstLine="0"/>
      </w:pPr>
      <w:r>
        <w:t xml:space="preserve"> </w:t>
      </w:r>
    </w:p>
    <w:p w14:paraId="395467F8" w14:textId="77777777" w:rsidR="002A0287" w:rsidRDefault="00000000">
      <w:pPr>
        <w:spacing w:after="169"/>
        <w:ind w:left="19" w:right="15"/>
      </w:pPr>
      <w:r>
        <w:t xml:space="preserve">Ich war ein Wichser. </w:t>
      </w:r>
    </w:p>
    <w:p w14:paraId="76256FC1" w14:textId="77777777" w:rsidR="002A0287" w:rsidRDefault="00000000">
      <w:pPr>
        <w:spacing w:after="178" w:line="259" w:lineRule="auto"/>
        <w:ind w:left="0" w:right="0" w:firstLine="0"/>
      </w:pPr>
      <w:r>
        <w:t xml:space="preserve"> </w:t>
      </w:r>
    </w:p>
    <w:p w14:paraId="153D3714" w14:textId="77777777" w:rsidR="002A0287" w:rsidRDefault="00000000">
      <w:pPr>
        <w:spacing w:after="167"/>
        <w:ind w:left="19" w:right="15"/>
      </w:pPr>
      <w:r>
        <w:t xml:space="preserve">Nicht im Sinne von Schuhen. Nicht im Sinne von Selbstbefriedigung. Nicht im Sinne von Pfuschen - das nie. OK selten.  </w:t>
      </w:r>
    </w:p>
    <w:p w14:paraId="6876A665" w14:textId="77777777" w:rsidR="002A0287" w:rsidRDefault="00000000">
      <w:pPr>
        <w:spacing w:after="178" w:line="259" w:lineRule="auto"/>
        <w:ind w:left="0" w:right="0" w:firstLine="0"/>
      </w:pPr>
      <w:r>
        <w:t xml:space="preserve"> </w:t>
      </w:r>
    </w:p>
    <w:p w14:paraId="2ADA705F" w14:textId="77777777" w:rsidR="002A0287" w:rsidRDefault="00000000">
      <w:pPr>
        <w:spacing w:after="169"/>
        <w:ind w:left="19" w:right="15"/>
      </w:pPr>
      <w:r>
        <w:t xml:space="preserve">Im Sinne von: Ich war einer von denen. </w:t>
      </w:r>
    </w:p>
    <w:p w14:paraId="1915B3C5" w14:textId="77777777" w:rsidR="002A0287" w:rsidRDefault="00000000">
      <w:pPr>
        <w:spacing w:after="178" w:line="259" w:lineRule="auto"/>
        <w:ind w:left="0" w:right="0" w:firstLine="0"/>
      </w:pPr>
      <w:r>
        <w:t xml:space="preserve"> </w:t>
      </w:r>
    </w:p>
    <w:p w14:paraId="709E5C70" w14:textId="41C81F51" w:rsidR="002A0287" w:rsidRDefault="00000000">
      <w:pPr>
        <w:spacing w:after="167"/>
        <w:ind w:left="19" w:right="15"/>
      </w:pPr>
      <w:r>
        <w:t xml:space="preserve">Die Sprüche. Die Härte. Das Getue. Die Attitüde. Der Panzer, den man sich anzieht, um in der Küche zu überleben. </w:t>
      </w:r>
      <w:r w:rsidR="00682448">
        <w:t xml:space="preserve">Und. Ein bisschen wie Olli </w:t>
      </w:r>
      <w:proofErr w:type="spellStart"/>
      <w:r w:rsidR="00682448">
        <w:t>Pocher</w:t>
      </w:r>
      <w:proofErr w:type="spellEnd"/>
      <w:r w:rsidR="00682448">
        <w:t xml:space="preserve"> im Film. Nicht so ein Riesen-Arschloch wie er in Wirklichkeit ist. Nur ein Wichser halt.</w:t>
      </w:r>
    </w:p>
    <w:p w14:paraId="064D26A8" w14:textId="77777777" w:rsidR="002A0287" w:rsidRDefault="00000000">
      <w:pPr>
        <w:spacing w:after="183" w:line="259" w:lineRule="auto"/>
        <w:ind w:left="0" w:right="0" w:firstLine="0"/>
      </w:pPr>
      <w:r>
        <w:t xml:space="preserve"> </w:t>
      </w:r>
    </w:p>
    <w:p w14:paraId="58D0B925" w14:textId="77777777" w:rsidR="002A0287" w:rsidRDefault="00000000">
      <w:pPr>
        <w:spacing w:after="169"/>
        <w:ind w:left="19" w:right="15"/>
      </w:pPr>
      <w:r>
        <w:t xml:space="preserve">Wichser unter Wichsern. </w:t>
      </w:r>
    </w:p>
    <w:p w14:paraId="5A5BB088" w14:textId="77777777" w:rsidR="002A0287" w:rsidRDefault="00000000">
      <w:pPr>
        <w:spacing w:after="178" w:line="259" w:lineRule="auto"/>
        <w:ind w:left="0" w:right="0" w:firstLine="0"/>
      </w:pPr>
      <w:r>
        <w:t xml:space="preserve"> </w:t>
      </w:r>
    </w:p>
    <w:p w14:paraId="0A90476C" w14:textId="77777777" w:rsidR="002A0287" w:rsidRDefault="00000000">
      <w:pPr>
        <w:ind w:left="19" w:right="15"/>
      </w:pPr>
      <w:r>
        <w:t xml:space="preserve">Bis er starb. </w:t>
      </w:r>
    </w:p>
    <w:p w14:paraId="5C10B0EE" w14:textId="77777777" w:rsidR="002A0287" w:rsidRDefault="00000000">
      <w:pPr>
        <w:spacing w:after="169"/>
        <w:ind w:left="19" w:right="15"/>
      </w:pPr>
      <w:r>
        <w:t xml:space="preserve">Sechs Monate im Park. Hanne. Der Kellner. Eine Tochter auf dem Bauch. </w:t>
      </w:r>
    </w:p>
    <w:p w14:paraId="07608B3B" w14:textId="77777777" w:rsidR="002A0287" w:rsidRDefault="00000000">
      <w:pPr>
        <w:spacing w:after="178" w:line="259" w:lineRule="auto"/>
        <w:ind w:left="0" w:right="0" w:firstLine="0"/>
      </w:pPr>
      <w:r>
        <w:t xml:space="preserve"> </w:t>
      </w:r>
    </w:p>
    <w:p w14:paraId="22614558" w14:textId="356643CA" w:rsidR="00682448" w:rsidRDefault="00000000">
      <w:pPr>
        <w:spacing w:after="174"/>
        <w:ind w:left="19" w:right="15"/>
      </w:pPr>
      <w:r>
        <w:t xml:space="preserve">Der Wichser starb. </w:t>
      </w:r>
      <w:r w:rsidR="00682448">
        <w:t>Mit 36 war er Tod.</w:t>
      </w:r>
    </w:p>
    <w:p w14:paraId="1DCA1813" w14:textId="1C7A7EDA" w:rsidR="002A0287" w:rsidRDefault="00682448">
      <w:pPr>
        <w:spacing w:after="174"/>
        <w:ind w:left="19" w:right="15"/>
      </w:pPr>
      <w:r>
        <w:t>(die meisten checken es lange vorher oder nie.)</w:t>
      </w:r>
    </w:p>
    <w:p w14:paraId="6D0A48DF" w14:textId="77777777" w:rsidR="002A0287" w:rsidRDefault="00000000">
      <w:pPr>
        <w:spacing w:after="178" w:line="259" w:lineRule="auto"/>
        <w:ind w:left="0" w:right="0" w:firstLine="0"/>
      </w:pPr>
      <w:r>
        <w:t xml:space="preserve"> </w:t>
      </w:r>
    </w:p>
    <w:p w14:paraId="3E9A8727" w14:textId="77777777" w:rsidR="002A0287" w:rsidRDefault="00000000">
      <w:pPr>
        <w:spacing w:after="169"/>
        <w:ind w:left="19" w:right="15"/>
      </w:pPr>
      <w:r>
        <w:lastRenderedPageBreak/>
        <w:t xml:space="preserve">Der Typ, der dieses Buch schreibt, ist nicht der Kerl, über den er schreibt. </w:t>
      </w:r>
    </w:p>
    <w:p w14:paraId="493FAB79" w14:textId="77777777" w:rsidR="002A0287" w:rsidRDefault="00000000">
      <w:pPr>
        <w:spacing w:after="178" w:line="259" w:lineRule="auto"/>
        <w:ind w:left="0" w:right="0" w:firstLine="0"/>
      </w:pPr>
      <w:r>
        <w:t xml:space="preserve"> </w:t>
      </w:r>
    </w:p>
    <w:p w14:paraId="2AA225AA" w14:textId="77777777" w:rsidR="002A0287" w:rsidRDefault="00000000">
      <w:pPr>
        <w:spacing w:after="250" w:line="259" w:lineRule="auto"/>
        <w:ind w:left="0" w:right="0" w:firstLine="0"/>
      </w:pPr>
      <w:r>
        <w:t xml:space="preserve"> </w:t>
      </w:r>
    </w:p>
    <w:p w14:paraId="298BA308" w14:textId="77777777" w:rsidR="002A0287" w:rsidRDefault="00000000">
      <w:pPr>
        <w:pStyle w:val="berschrift2"/>
        <w:spacing w:after="34"/>
        <w:ind w:left="-5"/>
      </w:pPr>
      <w:bookmarkStart w:id="147" w:name="_Toc170080"/>
      <w:r>
        <w:rPr>
          <w:sz w:val="32"/>
        </w:rPr>
        <w:t xml:space="preserve">Zurück zum Anfang </w:t>
      </w:r>
      <w:bookmarkEnd w:id="147"/>
    </w:p>
    <w:p w14:paraId="6CFA2D30" w14:textId="77777777" w:rsidR="002A0287" w:rsidRDefault="00000000">
      <w:pPr>
        <w:spacing w:after="178" w:line="259" w:lineRule="auto"/>
        <w:ind w:left="0" w:right="0" w:firstLine="0"/>
      </w:pPr>
      <w:r>
        <w:t xml:space="preserve"> </w:t>
      </w:r>
    </w:p>
    <w:p w14:paraId="54A48EFC" w14:textId="77777777" w:rsidR="002A0287" w:rsidRDefault="00000000">
      <w:pPr>
        <w:spacing w:after="169"/>
        <w:ind w:left="19" w:right="15"/>
      </w:pPr>
      <w:r>
        <w:t xml:space="preserve">Manchmal denke ich an meinen Großvater. </w:t>
      </w:r>
    </w:p>
    <w:p w14:paraId="480E3FD3" w14:textId="77777777" w:rsidR="002A0287" w:rsidRDefault="00000000">
      <w:pPr>
        <w:spacing w:after="178" w:line="259" w:lineRule="auto"/>
        <w:ind w:left="0" w:right="0" w:firstLine="0"/>
      </w:pPr>
      <w:r>
        <w:t xml:space="preserve"> </w:t>
      </w:r>
    </w:p>
    <w:p w14:paraId="65B3592B" w14:textId="77777777" w:rsidR="002A0287" w:rsidRDefault="00000000">
      <w:pPr>
        <w:spacing w:after="169"/>
        <w:ind w:left="19" w:right="15"/>
      </w:pPr>
      <w:r>
        <w:t xml:space="preserve">Sonntagmorgen. Die schwarzen Schuhe. Die Wichsbürste. </w:t>
      </w:r>
    </w:p>
    <w:p w14:paraId="2C70A675" w14:textId="77777777" w:rsidR="002A0287" w:rsidRDefault="00000000">
      <w:pPr>
        <w:spacing w:after="178" w:line="259" w:lineRule="auto"/>
        <w:ind w:left="0" w:right="0" w:firstLine="0"/>
      </w:pPr>
      <w:r>
        <w:t xml:space="preserve"> </w:t>
      </w:r>
    </w:p>
    <w:p w14:paraId="78AE9631" w14:textId="77777777" w:rsidR="002A0287" w:rsidRDefault="00000000">
      <w:pPr>
        <w:spacing w:after="167"/>
        <w:ind w:left="19" w:right="15"/>
      </w:pPr>
      <w:r>
        <w:t xml:space="preserve">Er wichste seine Schuhe, bis sie glänzten. Dann ging er in die Kirche. Oder zum Stammtisch. Oder zu seiner Frau. </w:t>
      </w:r>
    </w:p>
    <w:p w14:paraId="5CC4BEC6" w14:textId="77777777" w:rsidR="002A0287" w:rsidRDefault="00000000">
      <w:pPr>
        <w:spacing w:after="178" w:line="259" w:lineRule="auto"/>
        <w:ind w:left="0" w:right="0" w:firstLine="0"/>
      </w:pPr>
      <w:r>
        <w:t xml:space="preserve"> </w:t>
      </w:r>
    </w:p>
    <w:p w14:paraId="02D79E35" w14:textId="77777777" w:rsidR="002A0287" w:rsidRDefault="00000000">
      <w:pPr>
        <w:spacing w:after="169"/>
        <w:ind w:left="19" w:right="15"/>
      </w:pPr>
      <w:r>
        <w:t xml:space="preserve">Er hatte das Wort, bevor wir es ihm nahmen. </w:t>
      </w:r>
    </w:p>
    <w:p w14:paraId="24DCF66D" w14:textId="77777777" w:rsidR="002A0287" w:rsidRDefault="00000000">
      <w:pPr>
        <w:spacing w:after="183" w:line="259" w:lineRule="auto"/>
        <w:ind w:left="0" w:right="0" w:firstLine="0"/>
      </w:pPr>
      <w:r>
        <w:t xml:space="preserve"> </w:t>
      </w:r>
    </w:p>
    <w:p w14:paraId="4BE67CA8" w14:textId="77777777" w:rsidR="002A0287" w:rsidRDefault="00000000">
      <w:pPr>
        <w:spacing w:after="172"/>
        <w:ind w:left="19" w:right="15"/>
      </w:pPr>
      <w:r>
        <w:t xml:space="preserve">Er wusste, was es bedeutet: Etwas pflegen. Etwas zum Glänzen bringen. Sich Müh geben. </w:t>
      </w:r>
    </w:p>
    <w:p w14:paraId="64490754" w14:textId="77777777" w:rsidR="002A0287" w:rsidRDefault="00000000">
      <w:pPr>
        <w:spacing w:after="178" w:line="259" w:lineRule="auto"/>
        <w:ind w:left="0" w:right="0" w:firstLine="0"/>
      </w:pPr>
      <w:r>
        <w:t xml:space="preserve"> </w:t>
      </w:r>
    </w:p>
    <w:p w14:paraId="60AB1A99" w14:textId="77777777" w:rsidR="002A0287" w:rsidRDefault="00000000">
      <w:pPr>
        <w:spacing w:after="169"/>
        <w:ind w:left="19" w:right="15"/>
      </w:pPr>
      <w:r>
        <w:t xml:space="preserve">Das Gegenteil von </w:t>
      </w:r>
      <w:proofErr w:type="spellStart"/>
      <w:r>
        <w:t>Hinwixen</w:t>
      </w:r>
      <w:proofErr w:type="spellEnd"/>
      <w:r>
        <w:t xml:space="preserve">. </w:t>
      </w:r>
    </w:p>
    <w:p w14:paraId="1F284DCE" w14:textId="77777777" w:rsidR="002A0287" w:rsidRDefault="00000000">
      <w:pPr>
        <w:spacing w:after="178" w:line="259" w:lineRule="auto"/>
        <w:ind w:left="0" w:right="0" w:firstLine="0"/>
      </w:pPr>
      <w:r>
        <w:t xml:space="preserve"> </w:t>
      </w:r>
    </w:p>
    <w:p w14:paraId="683D92BA" w14:textId="77777777" w:rsidR="002A0287" w:rsidRDefault="00000000">
      <w:pPr>
        <w:spacing w:after="169"/>
        <w:ind w:left="19" w:right="15"/>
      </w:pPr>
      <w:r>
        <w:t xml:space="preserve">Vielleicht sollten wir alle wieder mehr Schuhe wichsen. </w:t>
      </w:r>
    </w:p>
    <w:p w14:paraId="1D32E0EF" w14:textId="77777777" w:rsidR="002A0287" w:rsidRDefault="00000000">
      <w:pPr>
        <w:spacing w:after="178" w:line="259" w:lineRule="auto"/>
        <w:ind w:left="0" w:right="0" w:firstLine="0"/>
      </w:pPr>
      <w:r>
        <w:t xml:space="preserve"> </w:t>
      </w:r>
    </w:p>
    <w:p w14:paraId="43EBF1DD" w14:textId="77777777" w:rsidR="002A0287" w:rsidRDefault="00000000">
      <w:pPr>
        <w:spacing w:after="169"/>
        <w:ind w:left="19" w:right="15"/>
      </w:pPr>
      <w:r>
        <w:t xml:space="preserve">Und weniger geistig onanieren. </w:t>
      </w:r>
    </w:p>
    <w:p w14:paraId="4DAA783C" w14:textId="77777777" w:rsidR="002A0287" w:rsidRDefault="00000000">
      <w:pPr>
        <w:spacing w:after="183" w:line="259" w:lineRule="auto"/>
        <w:ind w:left="0" w:right="0" w:firstLine="0"/>
      </w:pPr>
      <w:r>
        <w:t xml:space="preserve"> </w:t>
      </w:r>
    </w:p>
    <w:p w14:paraId="1FD3848B" w14:textId="77777777" w:rsidR="002A0287" w:rsidRDefault="00000000">
      <w:pPr>
        <w:spacing w:after="169"/>
        <w:ind w:left="19" w:right="15"/>
      </w:pPr>
      <w:r>
        <w:t xml:space="preserve">Und aufhören zu wixen. </w:t>
      </w:r>
    </w:p>
    <w:p w14:paraId="10908DCF" w14:textId="77777777" w:rsidR="002A0287" w:rsidRDefault="00000000">
      <w:pPr>
        <w:spacing w:after="0" w:line="259" w:lineRule="auto"/>
        <w:ind w:left="0" w:right="0" w:firstLine="0"/>
      </w:pPr>
      <w:r>
        <w:t xml:space="preserve"> </w:t>
      </w:r>
    </w:p>
    <w:p w14:paraId="149CF25A" w14:textId="77777777" w:rsidR="002A0287" w:rsidRDefault="00000000">
      <w:pPr>
        <w:spacing w:after="169"/>
        <w:ind w:left="19" w:right="15"/>
      </w:pPr>
      <w:r>
        <w:t xml:space="preserve">Und anfangen zu arbeiten. </w:t>
      </w:r>
    </w:p>
    <w:p w14:paraId="640A2A5B" w14:textId="77777777" w:rsidR="002A0287" w:rsidRDefault="00000000">
      <w:pPr>
        <w:spacing w:after="178" w:line="259" w:lineRule="auto"/>
        <w:ind w:left="0" w:right="0" w:firstLine="0"/>
      </w:pPr>
      <w:r>
        <w:t xml:space="preserve"> </w:t>
      </w:r>
    </w:p>
    <w:p w14:paraId="7507BFB8" w14:textId="77777777" w:rsidR="002A0287" w:rsidRDefault="00000000">
      <w:pPr>
        <w:spacing w:after="178" w:line="259" w:lineRule="auto"/>
        <w:ind w:left="0" w:right="0" w:firstLine="0"/>
      </w:pPr>
      <w:r>
        <w:t xml:space="preserve"> </w:t>
      </w:r>
    </w:p>
    <w:p w14:paraId="4552EDCE" w14:textId="77777777" w:rsidR="002A0287" w:rsidRDefault="00000000">
      <w:pPr>
        <w:spacing w:after="174"/>
        <w:ind w:left="19" w:right="15"/>
      </w:pPr>
      <w:r>
        <w:t xml:space="preserve">[Ende Intermezzo: Wixer] </w:t>
      </w:r>
    </w:p>
    <w:p w14:paraId="1979CA56" w14:textId="77777777" w:rsidR="002A0287" w:rsidRDefault="00000000">
      <w:pPr>
        <w:spacing w:after="178" w:line="259" w:lineRule="auto"/>
        <w:ind w:left="0" w:right="0" w:firstLine="0"/>
      </w:pPr>
      <w:r>
        <w:t xml:space="preserve"> </w:t>
      </w:r>
    </w:p>
    <w:p w14:paraId="2AB585A6" w14:textId="4638A720" w:rsidR="002A0287" w:rsidRDefault="00000000" w:rsidP="00682448">
      <w:pPr>
        <w:spacing w:after="169"/>
        <w:ind w:left="19" w:right="15"/>
      </w:pPr>
      <w:r>
        <w:t xml:space="preserve">Gehört zu: Teil XII - Die Wahrheit / Sprache </w:t>
      </w:r>
      <w:r>
        <w:rPr>
          <w:rFonts w:ascii="Times New Roman" w:eastAsia="Times New Roman" w:hAnsi="Times New Roman" w:cs="Times New Roman"/>
        </w:rPr>
        <w:tab/>
      </w:r>
      <w:r>
        <w:rPr>
          <w:color w:val="0F4761"/>
          <w:sz w:val="40"/>
        </w:rPr>
        <w:t xml:space="preserve"> </w:t>
      </w:r>
      <w:r>
        <w:br w:type="page"/>
      </w:r>
    </w:p>
    <w:p w14:paraId="10D4EB3A" w14:textId="77777777" w:rsidR="002A0287" w:rsidRDefault="00000000">
      <w:pPr>
        <w:spacing w:after="0" w:line="259" w:lineRule="auto"/>
        <w:ind w:left="0" w:right="0" w:firstLine="0"/>
      </w:pPr>
      <w:r>
        <w:rPr>
          <w:color w:val="0F4761"/>
          <w:sz w:val="40"/>
        </w:rPr>
        <w:lastRenderedPageBreak/>
        <w:t xml:space="preserve"> </w:t>
      </w:r>
    </w:p>
    <w:p w14:paraId="5350D335" w14:textId="77777777" w:rsidR="002A0287" w:rsidRDefault="00000000">
      <w:pPr>
        <w:spacing w:after="524" w:line="259" w:lineRule="auto"/>
        <w:ind w:left="0" w:right="0" w:firstLine="0"/>
      </w:pPr>
      <w:r>
        <w:t xml:space="preserve"> </w:t>
      </w:r>
    </w:p>
    <w:p w14:paraId="5EC36880" w14:textId="77777777" w:rsidR="002A0287" w:rsidRDefault="00000000">
      <w:pPr>
        <w:pStyle w:val="berschrift1"/>
        <w:spacing w:after="0" w:line="267" w:lineRule="auto"/>
        <w:ind w:left="-5"/>
      </w:pPr>
      <w:bookmarkStart w:id="148" w:name="_Toc170081"/>
      <w:r>
        <w:rPr>
          <w:rFonts w:ascii="Georgia" w:eastAsia="Georgia" w:hAnsi="Georgia" w:cs="Georgia"/>
          <w:b w:val="0"/>
          <w:i w:val="0"/>
          <w:color w:val="0F4761"/>
          <w:sz w:val="40"/>
        </w:rPr>
        <w:t xml:space="preserve">INTERMEZZO: Die Höhle </w:t>
      </w:r>
      <w:bookmarkEnd w:id="148"/>
    </w:p>
    <w:p w14:paraId="098CE4F3" w14:textId="77777777" w:rsidR="002A0287" w:rsidRDefault="00000000">
      <w:pPr>
        <w:spacing w:after="174"/>
        <w:ind w:left="19" w:right="15"/>
      </w:pPr>
      <w:r>
        <w:t xml:space="preserve">Ein Gespräch über das Bleiben </w:t>
      </w:r>
    </w:p>
    <w:p w14:paraId="7D37E7B6" w14:textId="77777777" w:rsidR="002A0287" w:rsidRDefault="00000000">
      <w:pPr>
        <w:spacing w:after="178" w:line="259" w:lineRule="auto"/>
        <w:ind w:left="0" w:right="0" w:firstLine="0"/>
      </w:pPr>
      <w:r>
        <w:t xml:space="preserve"> </w:t>
      </w:r>
    </w:p>
    <w:p w14:paraId="64C11C1D" w14:textId="77777777" w:rsidR="002A0287" w:rsidRDefault="00000000">
      <w:pPr>
        <w:spacing w:after="178" w:line="259" w:lineRule="auto"/>
        <w:ind w:left="0" w:right="0" w:firstLine="0"/>
      </w:pPr>
      <w:r>
        <w:t xml:space="preserve"> </w:t>
      </w:r>
    </w:p>
    <w:p w14:paraId="5F606D0F" w14:textId="77777777" w:rsidR="002A0287" w:rsidRDefault="00000000">
      <w:pPr>
        <w:spacing w:after="167"/>
        <w:ind w:left="19" w:right="15"/>
      </w:pPr>
      <w:r>
        <w:t xml:space="preserve">Ich sitze in einer Höhle. Neben mir sitzt ein Mann. Er starrt auf die Wand. Schatten tanzen. Irgendwo hinter uns brennt ein Feuer. </w:t>
      </w:r>
    </w:p>
    <w:p w14:paraId="1144C134" w14:textId="77777777" w:rsidR="002A0287" w:rsidRDefault="00000000">
      <w:pPr>
        <w:spacing w:after="178" w:line="259" w:lineRule="auto"/>
        <w:ind w:left="0" w:right="0" w:firstLine="0"/>
      </w:pPr>
      <w:r>
        <w:t xml:space="preserve"> </w:t>
      </w:r>
    </w:p>
    <w:p w14:paraId="15B498D2" w14:textId="77777777" w:rsidR="002A0287" w:rsidRDefault="00000000">
      <w:pPr>
        <w:spacing w:after="169"/>
        <w:ind w:left="19" w:right="15"/>
      </w:pPr>
      <w:r>
        <w:t xml:space="preserve">"Na?" sage ich. </w:t>
      </w:r>
    </w:p>
    <w:p w14:paraId="4C577B38" w14:textId="77777777" w:rsidR="002A0287" w:rsidRDefault="00000000">
      <w:pPr>
        <w:spacing w:after="178" w:line="259" w:lineRule="auto"/>
        <w:ind w:left="0" w:right="0" w:firstLine="0"/>
      </w:pPr>
      <w:r>
        <w:t xml:space="preserve"> </w:t>
      </w:r>
    </w:p>
    <w:p w14:paraId="531EDF65" w14:textId="77777777" w:rsidR="002A0287" w:rsidRDefault="00000000">
      <w:pPr>
        <w:spacing w:after="169"/>
        <w:ind w:left="19" w:right="15"/>
      </w:pPr>
      <w:r>
        <w:t>Er dreht sich nicht um. "</w:t>
      </w:r>
      <w:proofErr w:type="spellStart"/>
      <w:r>
        <w:t>Pssst</w:t>
      </w:r>
      <w:proofErr w:type="spellEnd"/>
      <w:r>
        <w:t xml:space="preserve">. Das ist die gute Stelle." </w:t>
      </w:r>
    </w:p>
    <w:p w14:paraId="626D0D8A" w14:textId="77777777" w:rsidR="002A0287" w:rsidRDefault="00000000">
      <w:pPr>
        <w:spacing w:after="183" w:line="259" w:lineRule="auto"/>
        <w:ind w:left="0" w:right="0" w:firstLine="0"/>
      </w:pPr>
      <w:r>
        <w:t xml:space="preserve"> </w:t>
      </w:r>
    </w:p>
    <w:p w14:paraId="0CAD5DE6" w14:textId="77777777" w:rsidR="002A0287" w:rsidRDefault="00000000">
      <w:pPr>
        <w:spacing w:after="172"/>
        <w:ind w:left="19" w:right="15"/>
      </w:pPr>
      <w:r>
        <w:t xml:space="preserve">Ich schaue auf die Wand. Ein Schatten bewegt sich. Könnte ein Vogel sein. Oder eine Hand. Oder ein Vogel aus einer Hand. </w:t>
      </w:r>
    </w:p>
    <w:p w14:paraId="71F7F035" w14:textId="77777777" w:rsidR="002A0287" w:rsidRDefault="00000000">
      <w:pPr>
        <w:spacing w:after="178" w:line="259" w:lineRule="auto"/>
        <w:ind w:left="0" w:right="0" w:firstLine="0"/>
      </w:pPr>
      <w:r>
        <w:t xml:space="preserve"> </w:t>
      </w:r>
    </w:p>
    <w:p w14:paraId="4FC70F2C" w14:textId="77777777" w:rsidR="002A0287" w:rsidRDefault="00000000">
      <w:pPr>
        <w:spacing w:after="169"/>
        <w:ind w:left="19" w:right="15"/>
      </w:pPr>
      <w:r>
        <w:t xml:space="preserve">"Was ist das?" frage ich. </w:t>
      </w:r>
    </w:p>
    <w:p w14:paraId="229DF6CF" w14:textId="77777777" w:rsidR="002A0287" w:rsidRDefault="00000000">
      <w:pPr>
        <w:spacing w:after="178" w:line="259" w:lineRule="auto"/>
        <w:ind w:left="0" w:right="0" w:firstLine="0"/>
      </w:pPr>
      <w:r>
        <w:t xml:space="preserve"> </w:t>
      </w:r>
    </w:p>
    <w:p w14:paraId="2112254A" w14:textId="77777777" w:rsidR="002A0287" w:rsidRDefault="00000000">
      <w:pPr>
        <w:spacing w:after="169"/>
        <w:ind w:left="19" w:right="15"/>
      </w:pPr>
      <w:r>
        <w:t xml:space="preserve">"Das ist Dienstag." </w:t>
      </w:r>
    </w:p>
    <w:p w14:paraId="502D434D" w14:textId="77777777" w:rsidR="002A0287" w:rsidRDefault="00000000">
      <w:pPr>
        <w:spacing w:after="178" w:line="259" w:lineRule="auto"/>
        <w:ind w:left="0" w:right="0" w:firstLine="0"/>
      </w:pPr>
      <w:r>
        <w:t xml:space="preserve"> </w:t>
      </w:r>
    </w:p>
    <w:p w14:paraId="737BBC62" w14:textId="77777777" w:rsidR="002A0287" w:rsidRDefault="00000000">
      <w:pPr>
        <w:spacing w:after="169"/>
        <w:ind w:left="19" w:right="15"/>
      </w:pPr>
      <w:r>
        <w:t xml:space="preserve">"Dienstag?" </w:t>
      </w:r>
    </w:p>
    <w:p w14:paraId="6CF6EC84" w14:textId="77777777" w:rsidR="002A0287" w:rsidRDefault="00000000">
      <w:pPr>
        <w:spacing w:after="178" w:line="259" w:lineRule="auto"/>
        <w:ind w:left="0" w:right="0" w:firstLine="0"/>
      </w:pPr>
      <w:r>
        <w:t xml:space="preserve"> </w:t>
      </w:r>
    </w:p>
    <w:p w14:paraId="57DC79F7" w14:textId="77777777" w:rsidR="002A0287" w:rsidRDefault="00000000">
      <w:pPr>
        <w:spacing w:after="174"/>
        <w:ind w:left="19" w:right="15"/>
      </w:pPr>
      <w:r>
        <w:t xml:space="preserve">"Dienstag ist immer Vogel. Mittwoch ist Baum. Donnerstag ist... kompliziert." </w:t>
      </w:r>
    </w:p>
    <w:p w14:paraId="403FD5DE" w14:textId="77777777" w:rsidR="002A0287" w:rsidRDefault="00000000">
      <w:pPr>
        <w:spacing w:after="178" w:line="259" w:lineRule="auto"/>
        <w:ind w:left="0" w:right="0" w:firstLine="0"/>
      </w:pPr>
      <w:r>
        <w:t xml:space="preserve"> </w:t>
      </w:r>
    </w:p>
    <w:p w14:paraId="6BFC7705" w14:textId="77777777" w:rsidR="002A0287" w:rsidRDefault="00000000">
      <w:pPr>
        <w:spacing w:after="178" w:line="259" w:lineRule="auto"/>
        <w:ind w:left="0" w:right="0" w:firstLine="0"/>
      </w:pPr>
      <w:r>
        <w:t xml:space="preserve"> </w:t>
      </w:r>
    </w:p>
    <w:p w14:paraId="4F6EDEB2" w14:textId="77777777" w:rsidR="002A0287" w:rsidRDefault="00000000">
      <w:pPr>
        <w:spacing w:after="169"/>
        <w:ind w:left="19" w:right="15"/>
      </w:pPr>
      <w:r>
        <w:t xml:space="preserve">ICH: Wie lange sitzt du schon hier? </w:t>
      </w:r>
    </w:p>
    <w:p w14:paraId="6B623172" w14:textId="77777777" w:rsidR="002A0287" w:rsidRDefault="00000000">
      <w:pPr>
        <w:spacing w:after="178" w:line="259" w:lineRule="auto"/>
        <w:ind w:left="0" w:right="0" w:firstLine="0"/>
      </w:pPr>
      <w:r>
        <w:t xml:space="preserve"> </w:t>
      </w:r>
    </w:p>
    <w:p w14:paraId="310FDA00" w14:textId="77777777" w:rsidR="002A0287" w:rsidRDefault="00000000">
      <w:pPr>
        <w:spacing w:after="169"/>
        <w:ind w:left="19" w:right="15"/>
      </w:pPr>
      <w:r>
        <w:t xml:space="preserve">ER: Kommt drauf an. Wie lange gibt es "hier"? </w:t>
      </w:r>
    </w:p>
    <w:p w14:paraId="482B07F1" w14:textId="77777777" w:rsidR="002A0287" w:rsidRDefault="00000000">
      <w:pPr>
        <w:spacing w:after="0" w:line="259" w:lineRule="auto"/>
        <w:ind w:left="0" w:right="0" w:firstLine="0"/>
      </w:pPr>
      <w:r>
        <w:t xml:space="preserve"> </w:t>
      </w:r>
    </w:p>
    <w:p w14:paraId="35DC8F81" w14:textId="77777777" w:rsidR="002A0287" w:rsidRDefault="00000000">
      <w:pPr>
        <w:spacing w:after="169"/>
        <w:ind w:left="19" w:right="15"/>
      </w:pPr>
      <w:r>
        <w:t xml:space="preserve">ICH: Draußen scheint die Sonne. </w:t>
      </w:r>
    </w:p>
    <w:p w14:paraId="697A115E" w14:textId="77777777" w:rsidR="002A0287" w:rsidRDefault="00000000">
      <w:pPr>
        <w:spacing w:after="178" w:line="259" w:lineRule="auto"/>
        <w:ind w:left="0" w:right="0" w:firstLine="0"/>
      </w:pPr>
      <w:r>
        <w:t xml:space="preserve"> </w:t>
      </w:r>
    </w:p>
    <w:p w14:paraId="0AF92442" w14:textId="77777777" w:rsidR="002A0287" w:rsidRDefault="00000000">
      <w:pPr>
        <w:spacing w:after="169"/>
        <w:ind w:left="19" w:right="15"/>
      </w:pPr>
      <w:r>
        <w:lastRenderedPageBreak/>
        <w:t xml:space="preserve">ER: Ich weiß. </w:t>
      </w:r>
    </w:p>
    <w:p w14:paraId="12F0BB0A" w14:textId="77777777" w:rsidR="002A0287" w:rsidRDefault="00000000">
      <w:pPr>
        <w:spacing w:after="183" w:line="259" w:lineRule="auto"/>
        <w:ind w:left="0" w:right="0" w:firstLine="0"/>
      </w:pPr>
      <w:r>
        <w:t xml:space="preserve"> </w:t>
      </w:r>
    </w:p>
    <w:p w14:paraId="384437EA" w14:textId="77777777" w:rsidR="002A0287" w:rsidRDefault="00000000">
      <w:pPr>
        <w:spacing w:after="169"/>
        <w:ind w:left="19" w:right="15"/>
      </w:pPr>
      <w:r>
        <w:t xml:space="preserve">ICH: Du weißt es? </w:t>
      </w:r>
    </w:p>
    <w:p w14:paraId="2C21D836" w14:textId="77777777" w:rsidR="002A0287" w:rsidRDefault="00000000">
      <w:pPr>
        <w:spacing w:after="178" w:line="259" w:lineRule="auto"/>
        <w:ind w:left="0" w:right="0" w:firstLine="0"/>
      </w:pPr>
      <w:r>
        <w:t xml:space="preserve"> </w:t>
      </w:r>
    </w:p>
    <w:p w14:paraId="29705F0B" w14:textId="77777777" w:rsidR="002A0287" w:rsidRDefault="00000000">
      <w:pPr>
        <w:spacing w:after="169"/>
        <w:ind w:left="19" w:right="15"/>
      </w:pPr>
      <w:r>
        <w:t xml:space="preserve">ER: Natürlich. Glaubst du, ich bin dumm? </w:t>
      </w:r>
    </w:p>
    <w:p w14:paraId="56FAF127" w14:textId="77777777" w:rsidR="002A0287" w:rsidRDefault="00000000">
      <w:pPr>
        <w:spacing w:after="178" w:line="259" w:lineRule="auto"/>
        <w:ind w:left="0" w:right="0" w:firstLine="0"/>
      </w:pPr>
      <w:r>
        <w:t xml:space="preserve"> </w:t>
      </w:r>
    </w:p>
    <w:p w14:paraId="74023BEF" w14:textId="77777777" w:rsidR="002A0287" w:rsidRDefault="00000000">
      <w:pPr>
        <w:spacing w:after="169"/>
        <w:ind w:left="19" w:right="15"/>
      </w:pPr>
      <w:r>
        <w:t xml:space="preserve">ICH: Ich... nein. Ich dachte nur... </w:t>
      </w:r>
    </w:p>
    <w:p w14:paraId="14C226B4" w14:textId="77777777" w:rsidR="002A0287" w:rsidRDefault="00000000">
      <w:pPr>
        <w:spacing w:after="178" w:line="259" w:lineRule="auto"/>
        <w:ind w:left="0" w:right="0" w:firstLine="0"/>
      </w:pPr>
      <w:r>
        <w:t xml:space="preserve"> </w:t>
      </w:r>
    </w:p>
    <w:p w14:paraId="77538A00" w14:textId="77777777" w:rsidR="002A0287" w:rsidRDefault="00000000">
      <w:pPr>
        <w:spacing w:after="167"/>
        <w:ind w:left="19" w:right="15"/>
      </w:pPr>
      <w:r>
        <w:t xml:space="preserve">ER: Du dachtest, ich weiß nicht, dass das Schatten </w:t>
      </w:r>
      <w:proofErr w:type="gramStart"/>
      <w:r>
        <w:t>sind</w:t>
      </w:r>
      <w:proofErr w:type="gramEnd"/>
      <w:r>
        <w:t xml:space="preserve">. Dass da draußen was anderes ist. Dass ich hier </w:t>
      </w:r>
      <w:proofErr w:type="gramStart"/>
      <w:r>
        <w:t>sitze</w:t>
      </w:r>
      <w:proofErr w:type="gramEnd"/>
      <w:r>
        <w:t xml:space="preserve"> wie ein Idiot und glaube, die Wand ist die Welt. </w:t>
      </w:r>
    </w:p>
    <w:p w14:paraId="5AE20E32" w14:textId="77777777" w:rsidR="002A0287" w:rsidRDefault="00000000">
      <w:pPr>
        <w:spacing w:after="178" w:line="259" w:lineRule="auto"/>
        <w:ind w:left="0" w:right="0" w:firstLine="0"/>
      </w:pPr>
      <w:r>
        <w:t xml:space="preserve"> </w:t>
      </w:r>
    </w:p>
    <w:p w14:paraId="2D477918" w14:textId="77777777" w:rsidR="002A0287" w:rsidRDefault="00000000">
      <w:pPr>
        <w:spacing w:after="174"/>
        <w:ind w:left="19" w:right="15"/>
      </w:pPr>
      <w:r>
        <w:t xml:space="preserve">ICH: ... </w:t>
      </w:r>
    </w:p>
    <w:p w14:paraId="29FD5AE6" w14:textId="77777777" w:rsidR="002A0287" w:rsidRDefault="00000000">
      <w:pPr>
        <w:spacing w:after="178" w:line="259" w:lineRule="auto"/>
        <w:ind w:left="0" w:right="0" w:firstLine="0"/>
      </w:pPr>
      <w:r>
        <w:t xml:space="preserve"> </w:t>
      </w:r>
    </w:p>
    <w:p w14:paraId="7794E079" w14:textId="77777777" w:rsidR="002A0287" w:rsidRDefault="00000000">
      <w:pPr>
        <w:spacing w:after="167"/>
        <w:ind w:left="19" w:right="15"/>
      </w:pPr>
      <w:r>
        <w:t xml:space="preserve">ER: Alle denken das. Die, die rausgehen, kommen zurück und erzählen von der Sonne. Als hätte ich noch nie von der Sonne gehört. </w:t>
      </w:r>
    </w:p>
    <w:p w14:paraId="257487A2" w14:textId="77777777" w:rsidR="002A0287" w:rsidRDefault="00000000">
      <w:pPr>
        <w:spacing w:after="178" w:line="259" w:lineRule="auto"/>
        <w:ind w:left="0" w:right="0" w:firstLine="0"/>
      </w:pPr>
      <w:r>
        <w:t xml:space="preserve"> </w:t>
      </w:r>
    </w:p>
    <w:p w14:paraId="02840721" w14:textId="77777777" w:rsidR="002A0287" w:rsidRDefault="00000000">
      <w:pPr>
        <w:spacing w:after="178" w:line="259" w:lineRule="auto"/>
        <w:ind w:left="0" w:right="0" w:firstLine="0"/>
      </w:pPr>
      <w:r>
        <w:t xml:space="preserve"> </w:t>
      </w:r>
    </w:p>
    <w:p w14:paraId="1E123616" w14:textId="77777777" w:rsidR="002A0287" w:rsidRDefault="00000000">
      <w:pPr>
        <w:spacing w:after="167"/>
        <w:ind w:left="19" w:right="15"/>
      </w:pPr>
      <w:r>
        <w:t xml:space="preserve">Er dreht sich zum ersten Mal zu mir um. Seine Augen sind nicht blind. Sie sind müde. </w:t>
      </w:r>
    </w:p>
    <w:p w14:paraId="3BB1AD35" w14:textId="77777777" w:rsidR="002A0287" w:rsidRDefault="00000000">
      <w:pPr>
        <w:spacing w:after="178" w:line="259" w:lineRule="auto"/>
        <w:ind w:left="0" w:right="0" w:firstLine="0"/>
      </w:pPr>
      <w:r>
        <w:t xml:space="preserve"> </w:t>
      </w:r>
    </w:p>
    <w:p w14:paraId="2A4E921D" w14:textId="77777777" w:rsidR="002A0287" w:rsidRDefault="00000000">
      <w:pPr>
        <w:spacing w:after="178" w:line="259" w:lineRule="auto"/>
        <w:ind w:left="0" w:right="0" w:firstLine="0"/>
      </w:pPr>
      <w:r>
        <w:t xml:space="preserve"> </w:t>
      </w:r>
    </w:p>
    <w:p w14:paraId="23481D6E" w14:textId="77777777" w:rsidR="002A0287" w:rsidRDefault="00000000">
      <w:pPr>
        <w:spacing w:after="169"/>
        <w:ind w:left="19" w:right="15"/>
      </w:pPr>
      <w:r>
        <w:t xml:space="preserve">ER: Warst du schon mal draußen? </w:t>
      </w:r>
    </w:p>
    <w:p w14:paraId="209DD5F6" w14:textId="77777777" w:rsidR="002A0287" w:rsidRDefault="00000000">
      <w:pPr>
        <w:spacing w:after="183" w:line="259" w:lineRule="auto"/>
        <w:ind w:left="0" w:right="0" w:firstLine="0"/>
      </w:pPr>
      <w:r>
        <w:t xml:space="preserve"> </w:t>
      </w:r>
    </w:p>
    <w:p w14:paraId="6225FF67" w14:textId="77777777" w:rsidR="002A0287" w:rsidRDefault="00000000">
      <w:pPr>
        <w:spacing w:after="169"/>
        <w:ind w:left="19" w:right="15"/>
      </w:pPr>
      <w:r>
        <w:t xml:space="preserve">ICH: Ja. </w:t>
      </w:r>
    </w:p>
    <w:p w14:paraId="66C405BB" w14:textId="77777777" w:rsidR="002A0287" w:rsidRDefault="00000000">
      <w:pPr>
        <w:spacing w:after="178" w:line="259" w:lineRule="auto"/>
        <w:ind w:left="0" w:right="0" w:firstLine="0"/>
      </w:pPr>
      <w:r>
        <w:t xml:space="preserve"> </w:t>
      </w:r>
    </w:p>
    <w:p w14:paraId="091CC5AE" w14:textId="77777777" w:rsidR="002A0287" w:rsidRDefault="00000000">
      <w:pPr>
        <w:spacing w:after="169"/>
        <w:ind w:left="19" w:right="15"/>
      </w:pPr>
      <w:r>
        <w:t xml:space="preserve">ER: Und? </w:t>
      </w:r>
    </w:p>
    <w:p w14:paraId="2FD86985" w14:textId="77777777" w:rsidR="002A0287" w:rsidRDefault="00000000">
      <w:pPr>
        <w:spacing w:after="178" w:line="259" w:lineRule="auto"/>
        <w:ind w:left="0" w:right="0" w:firstLine="0"/>
      </w:pPr>
      <w:r>
        <w:t xml:space="preserve"> </w:t>
      </w:r>
    </w:p>
    <w:p w14:paraId="1C54EDD5" w14:textId="77777777" w:rsidR="002A0287" w:rsidRDefault="00000000">
      <w:pPr>
        <w:spacing w:after="0"/>
        <w:ind w:left="19" w:right="15"/>
      </w:pPr>
      <w:r>
        <w:t xml:space="preserve">ICH: Hell. Zu hell am Anfang. Dann... schön. Anders. </w:t>
      </w:r>
    </w:p>
    <w:p w14:paraId="0134C80B" w14:textId="77777777" w:rsidR="002A0287" w:rsidRDefault="00000000">
      <w:pPr>
        <w:spacing w:after="178" w:line="259" w:lineRule="auto"/>
        <w:ind w:left="0" w:right="0" w:firstLine="0"/>
      </w:pPr>
      <w:r>
        <w:t xml:space="preserve"> </w:t>
      </w:r>
    </w:p>
    <w:p w14:paraId="60EB024B" w14:textId="77777777" w:rsidR="002A0287" w:rsidRDefault="00000000">
      <w:pPr>
        <w:spacing w:after="169"/>
        <w:ind w:left="19" w:right="15"/>
      </w:pPr>
      <w:r>
        <w:t xml:space="preserve">ER: Und warum bist du wieder hier? </w:t>
      </w:r>
    </w:p>
    <w:p w14:paraId="32C3EF35" w14:textId="77777777" w:rsidR="002A0287" w:rsidRDefault="00000000">
      <w:pPr>
        <w:spacing w:after="178" w:line="259" w:lineRule="auto"/>
        <w:ind w:left="0" w:right="0" w:firstLine="0"/>
      </w:pPr>
      <w:r>
        <w:t xml:space="preserve"> </w:t>
      </w:r>
    </w:p>
    <w:p w14:paraId="21BCA224" w14:textId="77777777" w:rsidR="002A0287" w:rsidRDefault="00000000">
      <w:pPr>
        <w:spacing w:after="174"/>
        <w:ind w:left="19" w:right="15"/>
      </w:pPr>
      <w:r>
        <w:t xml:space="preserve">ICH: ... </w:t>
      </w:r>
    </w:p>
    <w:p w14:paraId="5CA50968" w14:textId="77777777" w:rsidR="002A0287" w:rsidRDefault="00000000">
      <w:pPr>
        <w:spacing w:after="178" w:line="259" w:lineRule="auto"/>
        <w:ind w:left="0" w:right="0" w:firstLine="0"/>
      </w:pPr>
      <w:r>
        <w:lastRenderedPageBreak/>
        <w:t xml:space="preserve"> </w:t>
      </w:r>
    </w:p>
    <w:p w14:paraId="4266BBD0" w14:textId="77777777" w:rsidR="002A0287" w:rsidRDefault="00000000">
      <w:pPr>
        <w:spacing w:after="169"/>
        <w:ind w:left="19" w:right="15"/>
      </w:pPr>
      <w:r>
        <w:t xml:space="preserve">ER: Na? </w:t>
      </w:r>
    </w:p>
    <w:p w14:paraId="7A3FFD04" w14:textId="77777777" w:rsidR="002A0287" w:rsidRDefault="00000000">
      <w:pPr>
        <w:spacing w:after="178" w:line="259" w:lineRule="auto"/>
        <w:ind w:left="0" w:right="0" w:firstLine="0"/>
      </w:pPr>
      <w:r>
        <w:t xml:space="preserve"> </w:t>
      </w:r>
    </w:p>
    <w:p w14:paraId="03DA7639" w14:textId="77777777" w:rsidR="002A0287" w:rsidRDefault="00000000">
      <w:pPr>
        <w:spacing w:after="169"/>
        <w:ind w:left="19" w:right="15"/>
      </w:pPr>
      <w:r>
        <w:t xml:space="preserve">ICH: Ich weiß nicht. </w:t>
      </w:r>
    </w:p>
    <w:p w14:paraId="6EF60E3E" w14:textId="77777777" w:rsidR="002A0287" w:rsidRDefault="00000000">
      <w:pPr>
        <w:spacing w:after="178" w:line="259" w:lineRule="auto"/>
        <w:ind w:left="0" w:right="0" w:firstLine="0"/>
      </w:pPr>
      <w:r>
        <w:t xml:space="preserve"> </w:t>
      </w:r>
    </w:p>
    <w:p w14:paraId="708D60CC" w14:textId="77777777" w:rsidR="002A0287" w:rsidRDefault="00000000">
      <w:pPr>
        <w:spacing w:after="169"/>
        <w:ind w:left="19" w:right="15"/>
      </w:pPr>
      <w:r>
        <w:t xml:space="preserve">ER: Doch. Du weißt es. </w:t>
      </w:r>
    </w:p>
    <w:p w14:paraId="7AC7711C" w14:textId="77777777" w:rsidR="002A0287" w:rsidRDefault="00000000">
      <w:pPr>
        <w:spacing w:after="183" w:line="259" w:lineRule="auto"/>
        <w:ind w:left="0" w:right="0" w:firstLine="0"/>
      </w:pPr>
      <w:r>
        <w:t xml:space="preserve"> </w:t>
      </w:r>
    </w:p>
    <w:p w14:paraId="504B3AE1" w14:textId="77777777" w:rsidR="002A0287" w:rsidRDefault="00000000">
      <w:pPr>
        <w:spacing w:after="178" w:line="259" w:lineRule="auto"/>
        <w:ind w:left="0" w:right="0" w:firstLine="0"/>
      </w:pPr>
      <w:r>
        <w:t xml:space="preserve"> </w:t>
      </w:r>
    </w:p>
    <w:p w14:paraId="711E9F61" w14:textId="77777777" w:rsidR="002A0287" w:rsidRDefault="00000000">
      <w:pPr>
        <w:spacing w:after="169"/>
        <w:ind w:left="19" w:right="15"/>
      </w:pPr>
      <w:r>
        <w:t xml:space="preserve">Stille. Die Schatten tanzen weiter. Dienstag macht Dienstag-Sachen. </w:t>
      </w:r>
    </w:p>
    <w:p w14:paraId="3ED53DAE" w14:textId="77777777" w:rsidR="002A0287" w:rsidRDefault="00000000">
      <w:pPr>
        <w:spacing w:after="178" w:line="259" w:lineRule="auto"/>
        <w:ind w:left="0" w:right="0" w:firstLine="0"/>
      </w:pPr>
      <w:r>
        <w:t xml:space="preserve"> </w:t>
      </w:r>
    </w:p>
    <w:p w14:paraId="15AC1634" w14:textId="77777777" w:rsidR="002A0287" w:rsidRDefault="00000000">
      <w:pPr>
        <w:spacing w:after="178" w:line="259" w:lineRule="auto"/>
        <w:ind w:left="0" w:right="0" w:firstLine="0"/>
      </w:pPr>
      <w:r>
        <w:t xml:space="preserve"> </w:t>
      </w:r>
    </w:p>
    <w:p w14:paraId="05DC8224" w14:textId="77777777" w:rsidR="002A0287" w:rsidRDefault="00000000">
      <w:pPr>
        <w:spacing w:after="169"/>
        <w:ind w:left="19" w:right="15"/>
      </w:pPr>
      <w:r>
        <w:t xml:space="preserve">ICH: Es ist anstrengend. Draußen. </w:t>
      </w:r>
    </w:p>
    <w:p w14:paraId="777949DC" w14:textId="77777777" w:rsidR="002A0287" w:rsidRDefault="00000000">
      <w:pPr>
        <w:spacing w:after="178" w:line="259" w:lineRule="auto"/>
        <w:ind w:left="0" w:right="0" w:firstLine="0"/>
      </w:pPr>
      <w:r>
        <w:t xml:space="preserve"> </w:t>
      </w:r>
    </w:p>
    <w:p w14:paraId="03137243" w14:textId="77777777" w:rsidR="002A0287" w:rsidRDefault="00000000">
      <w:pPr>
        <w:spacing w:after="174"/>
        <w:ind w:left="19" w:right="15"/>
      </w:pPr>
      <w:r>
        <w:t xml:space="preserve">ER: Ja. </w:t>
      </w:r>
    </w:p>
    <w:p w14:paraId="1C13390D" w14:textId="77777777" w:rsidR="002A0287" w:rsidRDefault="00000000">
      <w:pPr>
        <w:spacing w:after="178" w:line="259" w:lineRule="auto"/>
        <w:ind w:left="0" w:right="0" w:firstLine="0"/>
      </w:pPr>
      <w:r>
        <w:t xml:space="preserve"> </w:t>
      </w:r>
    </w:p>
    <w:p w14:paraId="288070DB" w14:textId="77777777" w:rsidR="002A0287" w:rsidRDefault="00000000">
      <w:pPr>
        <w:spacing w:after="172"/>
        <w:ind w:left="19" w:right="15"/>
      </w:pPr>
      <w:r>
        <w:t xml:space="preserve">ICH: Man muss die ganze Zeit... sehen. Alles. In alle Richtungen. Nichts ist klar. Die Schatten hier - die sind einfach. Vogel ist Vogel. </w:t>
      </w:r>
    </w:p>
    <w:p w14:paraId="627656D3" w14:textId="77777777" w:rsidR="002A0287" w:rsidRDefault="00000000">
      <w:pPr>
        <w:spacing w:after="178" w:line="259" w:lineRule="auto"/>
        <w:ind w:left="0" w:right="0" w:firstLine="0"/>
      </w:pPr>
      <w:r>
        <w:t xml:space="preserve"> </w:t>
      </w:r>
    </w:p>
    <w:p w14:paraId="70EDD19D" w14:textId="77777777" w:rsidR="002A0287" w:rsidRDefault="00000000">
      <w:pPr>
        <w:spacing w:after="169"/>
        <w:ind w:left="19" w:right="15"/>
      </w:pPr>
      <w:r>
        <w:t xml:space="preserve">ER: Und draußen? </w:t>
      </w:r>
    </w:p>
    <w:p w14:paraId="6E8F62A0" w14:textId="77777777" w:rsidR="002A0287" w:rsidRDefault="00000000">
      <w:pPr>
        <w:spacing w:after="178" w:line="259" w:lineRule="auto"/>
        <w:ind w:left="0" w:right="0" w:firstLine="0"/>
      </w:pPr>
      <w:r>
        <w:t xml:space="preserve"> </w:t>
      </w:r>
    </w:p>
    <w:p w14:paraId="0DC7983A" w14:textId="77777777" w:rsidR="002A0287" w:rsidRDefault="00000000">
      <w:pPr>
        <w:spacing w:after="167"/>
        <w:ind w:left="19" w:right="15"/>
      </w:pPr>
      <w:r>
        <w:t xml:space="preserve">ICH: Draußen ist ein Vogel manchmal ein Flugzeug. Oder eine Drohne. Oder eine Plastiktüte im Wind. Oder ein Vogel, der so </w:t>
      </w:r>
      <w:proofErr w:type="gramStart"/>
      <w:r>
        <w:t>tut</w:t>
      </w:r>
      <w:proofErr w:type="gramEnd"/>
      <w:r>
        <w:t xml:space="preserve"> als wäre er ein anderer Vogel. Oder ein anderer Vogel, der so </w:t>
      </w:r>
      <w:proofErr w:type="gramStart"/>
      <w:r>
        <w:t>tut</w:t>
      </w:r>
      <w:proofErr w:type="gramEnd"/>
      <w:r>
        <w:t xml:space="preserve"> als wäre er eine Plastiktüte. </w:t>
      </w:r>
    </w:p>
    <w:p w14:paraId="3D27A58A" w14:textId="77777777" w:rsidR="002A0287" w:rsidRDefault="00000000">
      <w:pPr>
        <w:spacing w:after="178" w:line="259" w:lineRule="auto"/>
        <w:ind w:left="0" w:right="0" w:firstLine="0"/>
      </w:pPr>
      <w:r>
        <w:t xml:space="preserve"> </w:t>
      </w:r>
    </w:p>
    <w:p w14:paraId="35066903" w14:textId="77777777" w:rsidR="002A0287" w:rsidRDefault="00000000">
      <w:pPr>
        <w:spacing w:after="169"/>
        <w:ind w:left="19" w:right="15"/>
      </w:pPr>
      <w:r>
        <w:t xml:space="preserve">ER: *lacht leise* </w:t>
      </w:r>
      <w:proofErr w:type="gramStart"/>
      <w:r>
        <w:t>Klingt</w:t>
      </w:r>
      <w:proofErr w:type="gramEnd"/>
      <w:r>
        <w:t xml:space="preserve"> kompliziert. </w:t>
      </w:r>
    </w:p>
    <w:p w14:paraId="51F775AD" w14:textId="77777777" w:rsidR="002A0287" w:rsidRDefault="00000000">
      <w:pPr>
        <w:spacing w:after="0" w:line="259" w:lineRule="auto"/>
        <w:ind w:left="0" w:right="0" w:firstLine="0"/>
      </w:pPr>
      <w:r>
        <w:t xml:space="preserve"> </w:t>
      </w:r>
    </w:p>
    <w:p w14:paraId="1D6A42AB" w14:textId="77777777" w:rsidR="002A0287" w:rsidRDefault="00000000">
      <w:pPr>
        <w:spacing w:after="169"/>
        <w:ind w:left="19" w:right="15"/>
      </w:pPr>
      <w:r>
        <w:t xml:space="preserve">ICH: Ist es. </w:t>
      </w:r>
    </w:p>
    <w:p w14:paraId="108C6547" w14:textId="77777777" w:rsidR="002A0287" w:rsidRDefault="00000000">
      <w:pPr>
        <w:spacing w:after="178" w:line="259" w:lineRule="auto"/>
        <w:ind w:left="0" w:right="0" w:firstLine="0"/>
      </w:pPr>
      <w:r>
        <w:t xml:space="preserve"> </w:t>
      </w:r>
    </w:p>
    <w:p w14:paraId="75160F62" w14:textId="77777777" w:rsidR="002A0287" w:rsidRDefault="00000000">
      <w:pPr>
        <w:spacing w:after="169"/>
        <w:ind w:left="19" w:right="15"/>
      </w:pPr>
      <w:r>
        <w:t xml:space="preserve">ER: Und hier? </w:t>
      </w:r>
    </w:p>
    <w:p w14:paraId="6A592473" w14:textId="77777777" w:rsidR="002A0287" w:rsidRDefault="00000000">
      <w:pPr>
        <w:spacing w:after="183" w:line="259" w:lineRule="auto"/>
        <w:ind w:left="0" w:right="0" w:firstLine="0"/>
      </w:pPr>
      <w:r>
        <w:t xml:space="preserve"> </w:t>
      </w:r>
    </w:p>
    <w:p w14:paraId="78D847BC" w14:textId="77777777" w:rsidR="002A0287" w:rsidRDefault="00000000">
      <w:pPr>
        <w:spacing w:after="169"/>
        <w:ind w:left="19" w:right="15"/>
      </w:pPr>
      <w:r>
        <w:t xml:space="preserve">ICH: Hier ist Dienstag Vogel. </w:t>
      </w:r>
    </w:p>
    <w:p w14:paraId="1C44F015" w14:textId="77777777" w:rsidR="002A0287" w:rsidRDefault="00000000">
      <w:pPr>
        <w:spacing w:after="178" w:line="259" w:lineRule="auto"/>
        <w:ind w:left="0" w:right="0" w:firstLine="0"/>
      </w:pPr>
      <w:r>
        <w:t xml:space="preserve"> </w:t>
      </w:r>
    </w:p>
    <w:p w14:paraId="1BBB27FA" w14:textId="77777777" w:rsidR="002A0287" w:rsidRDefault="00000000">
      <w:pPr>
        <w:spacing w:after="169"/>
        <w:ind w:left="19" w:right="15"/>
      </w:pPr>
      <w:r>
        <w:lastRenderedPageBreak/>
        <w:t xml:space="preserve">ER: Genau. </w:t>
      </w:r>
    </w:p>
    <w:p w14:paraId="75F96D32" w14:textId="77777777" w:rsidR="002A0287" w:rsidRDefault="00000000">
      <w:pPr>
        <w:spacing w:after="178" w:line="259" w:lineRule="auto"/>
        <w:ind w:left="0" w:right="0" w:firstLine="0"/>
      </w:pPr>
      <w:r>
        <w:t xml:space="preserve"> </w:t>
      </w:r>
    </w:p>
    <w:p w14:paraId="7CDF0D06" w14:textId="77777777" w:rsidR="002A0287" w:rsidRDefault="00000000">
      <w:pPr>
        <w:spacing w:after="178" w:line="259" w:lineRule="auto"/>
        <w:ind w:left="0" w:right="0" w:firstLine="0"/>
      </w:pPr>
      <w:r>
        <w:t xml:space="preserve"> </w:t>
      </w:r>
    </w:p>
    <w:p w14:paraId="140394BF" w14:textId="77777777" w:rsidR="002A0287" w:rsidRDefault="00000000">
      <w:pPr>
        <w:spacing w:after="169"/>
        <w:ind w:left="19" w:right="15"/>
      </w:pPr>
      <w:r>
        <w:t xml:space="preserve">Er wendet sich wieder der Wand zu. </w:t>
      </w:r>
    </w:p>
    <w:p w14:paraId="686E16B6" w14:textId="77777777" w:rsidR="002A0287" w:rsidRDefault="00000000">
      <w:pPr>
        <w:spacing w:after="183" w:line="259" w:lineRule="auto"/>
        <w:ind w:left="0" w:right="0" w:firstLine="0"/>
      </w:pPr>
      <w:r>
        <w:t xml:space="preserve"> </w:t>
      </w:r>
    </w:p>
    <w:p w14:paraId="626A2E37" w14:textId="77777777" w:rsidR="002A0287" w:rsidRDefault="00000000">
      <w:pPr>
        <w:spacing w:after="178" w:line="259" w:lineRule="auto"/>
        <w:ind w:left="0" w:right="0" w:firstLine="0"/>
      </w:pPr>
      <w:r>
        <w:t xml:space="preserve"> </w:t>
      </w:r>
    </w:p>
    <w:p w14:paraId="1E7BD59D" w14:textId="77777777" w:rsidR="002A0287" w:rsidRDefault="00000000">
      <w:pPr>
        <w:spacing w:after="167"/>
        <w:ind w:left="19" w:right="15"/>
      </w:pPr>
      <w:r>
        <w:t xml:space="preserve">ER: Ich war draußen. Dreimal. Das erste Mal als Kind, da haben sie mich rausgezerrt. Ich </w:t>
      </w:r>
      <w:proofErr w:type="gramStart"/>
      <w:r>
        <w:t>hab</w:t>
      </w:r>
      <w:proofErr w:type="gramEnd"/>
      <w:r>
        <w:t xml:space="preserve"> geschrien. Die Sonne hat wehgetan. Sie sagten, ich gewöhne mich dran. </w:t>
      </w:r>
      <w:proofErr w:type="gramStart"/>
      <w:r>
        <w:t>Hab</w:t>
      </w:r>
      <w:proofErr w:type="gramEnd"/>
      <w:r>
        <w:t xml:space="preserve"> ich. Irgendwann. </w:t>
      </w:r>
    </w:p>
    <w:p w14:paraId="0FBEB584" w14:textId="77777777" w:rsidR="002A0287" w:rsidRDefault="00000000">
      <w:pPr>
        <w:spacing w:after="183" w:line="259" w:lineRule="auto"/>
        <w:ind w:left="0" w:right="0" w:firstLine="0"/>
      </w:pPr>
      <w:r>
        <w:t xml:space="preserve"> </w:t>
      </w:r>
    </w:p>
    <w:p w14:paraId="22463563" w14:textId="77777777" w:rsidR="002A0287" w:rsidRDefault="00000000">
      <w:pPr>
        <w:spacing w:after="169"/>
        <w:ind w:left="19" w:right="15"/>
      </w:pPr>
      <w:r>
        <w:t xml:space="preserve">ICH: Und dann? </w:t>
      </w:r>
    </w:p>
    <w:p w14:paraId="7A7AE5C9" w14:textId="77777777" w:rsidR="002A0287" w:rsidRDefault="00000000">
      <w:pPr>
        <w:spacing w:after="178" w:line="259" w:lineRule="auto"/>
        <w:ind w:left="0" w:right="0" w:firstLine="0"/>
      </w:pPr>
      <w:r>
        <w:t xml:space="preserve"> </w:t>
      </w:r>
    </w:p>
    <w:p w14:paraId="57CE5384" w14:textId="77777777" w:rsidR="002A0287" w:rsidRDefault="00000000">
      <w:pPr>
        <w:spacing w:after="169"/>
        <w:ind w:left="19" w:right="15"/>
      </w:pPr>
      <w:r>
        <w:t xml:space="preserve">ER: Dann </w:t>
      </w:r>
      <w:proofErr w:type="gramStart"/>
      <w:r>
        <w:t>hab</w:t>
      </w:r>
      <w:proofErr w:type="gramEnd"/>
      <w:r>
        <w:t xml:space="preserve"> ich gesehen, wie die Welt wirklich ist. </w:t>
      </w:r>
    </w:p>
    <w:p w14:paraId="2166E6C4" w14:textId="77777777" w:rsidR="002A0287" w:rsidRDefault="00000000">
      <w:pPr>
        <w:spacing w:after="178" w:line="259" w:lineRule="auto"/>
        <w:ind w:left="0" w:right="0" w:firstLine="0"/>
      </w:pPr>
      <w:r>
        <w:t xml:space="preserve"> </w:t>
      </w:r>
    </w:p>
    <w:p w14:paraId="03AFB1B1" w14:textId="77777777" w:rsidR="002A0287" w:rsidRDefault="00000000">
      <w:pPr>
        <w:spacing w:after="169"/>
        <w:ind w:left="19" w:right="15"/>
      </w:pPr>
      <w:r>
        <w:t xml:space="preserve">ICH: Und? </w:t>
      </w:r>
    </w:p>
    <w:p w14:paraId="06408788" w14:textId="77777777" w:rsidR="002A0287" w:rsidRDefault="00000000">
      <w:pPr>
        <w:spacing w:after="178" w:line="259" w:lineRule="auto"/>
        <w:ind w:left="0" w:right="0" w:firstLine="0"/>
      </w:pPr>
      <w:r>
        <w:t xml:space="preserve"> </w:t>
      </w:r>
    </w:p>
    <w:p w14:paraId="749C10AB" w14:textId="77777777" w:rsidR="002A0287" w:rsidRDefault="00000000">
      <w:pPr>
        <w:spacing w:after="167"/>
        <w:ind w:left="19" w:right="15"/>
      </w:pPr>
      <w:r>
        <w:t xml:space="preserve">ER: Sie ist genau wie hier. Nur größer. Und keiner gibt zu, dass er die Schatten nicht versteht. </w:t>
      </w:r>
    </w:p>
    <w:p w14:paraId="22386D07" w14:textId="77777777" w:rsidR="002A0287" w:rsidRDefault="00000000">
      <w:pPr>
        <w:spacing w:after="183" w:line="259" w:lineRule="auto"/>
        <w:ind w:left="0" w:right="0" w:firstLine="0"/>
      </w:pPr>
      <w:r>
        <w:t xml:space="preserve"> </w:t>
      </w:r>
    </w:p>
    <w:p w14:paraId="69BB7796" w14:textId="77777777" w:rsidR="002A0287" w:rsidRDefault="00000000">
      <w:pPr>
        <w:spacing w:after="169"/>
        <w:ind w:left="19" w:right="15"/>
      </w:pPr>
      <w:r>
        <w:t xml:space="preserve">ICH: Das ist... </w:t>
      </w:r>
    </w:p>
    <w:p w14:paraId="57E7B1B9" w14:textId="77777777" w:rsidR="002A0287" w:rsidRDefault="00000000">
      <w:pPr>
        <w:spacing w:after="178" w:line="259" w:lineRule="auto"/>
        <w:ind w:left="0" w:right="0" w:firstLine="0"/>
      </w:pPr>
      <w:r>
        <w:t xml:space="preserve"> </w:t>
      </w:r>
    </w:p>
    <w:p w14:paraId="6E99E630" w14:textId="77777777" w:rsidR="002A0287" w:rsidRDefault="00000000">
      <w:pPr>
        <w:spacing w:after="172"/>
        <w:ind w:left="19" w:right="15"/>
      </w:pPr>
      <w:r>
        <w:t xml:space="preserve">ER: Draußen sitzen alle in ihrer eigenen Höhle. Sie können nur die anderen Höhlen sehen. Und sie zeigen auf die anderen und sagen: Schau, die sitzen in Höhlen. Wie dumm. </w:t>
      </w:r>
    </w:p>
    <w:p w14:paraId="2120B36E" w14:textId="77777777" w:rsidR="002A0287" w:rsidRDefault="00000000">
      <w:pPr>
        <w:spacing w:after="0" w:line="259" w:lineRule="auto"/>
        <w:ind w:left="0" w:right="0" w:firstLine="0"/>
      </w:pPr>
      <w:r>
        <w:t xml:space="preserve"> </w:t>
      </w:r>
    </w:p>
    <w:p w14:paraId="7E903D54" w14:textId="77777777" w:rsidR="002A0287" w:rsidRDefault="00000000">
      <w:pPr>
        <w:spacing w:after="178" w:line="259" w:lineRule="auto"/>
        <w:ind w:left="0" w:right="0" w:firstLine="0"/>
      </w:pPr>
      <w:r>
        <w:t xml:space="preserve"> </w:t>
      </w:r>
    </w:p>
    <w:p w14:paraId="7E8DAC75" w14:textId="77777777" w:rsidR="002A0287" w:rsidRDefault="00000000">
      <w:pPr>
        <w:spacing w:after="167"/>
        <w:ind w:left="19" w:right="15"/>
      </w:pPr>
      <w:r>
        <w:t xml:space="preserve">Ich sage nichts. Der Schatten an der Wand macht was Neues. Mittwoch vielleicht. Früher Mittwoch. </w:t>
      </w:r>
    </w:p>
    <w:p w14:paraId="1C1E08C1" w14:textId="77777777" w:rsidR="002A0287" w:rsidRDefault="00000000">
      <w:pPr>
        <w:spacing w:after="178" w:line="259" w:lineRule="auto"/>
        <w:ind w:left="0" w:right="0" w:firstLine="0"/>
      </w:pPr>
      <w:r>
        <w:t xml:space="preserve"> </w:t>
      </w:r>
    </w:p>
    <w:p w14:paraId="47429E84" w14:textId="77777777" w:rsidR="002A0287" w:rsidRDefault="00000000">
      <w:pPr>
        <w:spacing w:after="178" w:line="259" w:lineRule="auto"/>
        <w:ind w:left="0" w:right="0" w:firstLine="0"/>
      </w:pPr>
      <w:r>
        <w:t xml:space="preserve"> </w:t>
      </w:r>
    </w:p>
    <w:p w14:paraId="61C815F4" w14:textId="77777777" w:rsidR="002A0287" w:rsidRDefault="00000000">
      <w:pPr>
        <w:spacing w:after="167"/>
        <w:ind w:left="19" w:right="15"/>
      </w:pPr>
      <w:r>
        <w:t xml:space="preserve">ER: Das zweite Mal bin ich selbst gegangen. Jung, wütend, ich wollte es denen zeigen. Ich wollte die Wahrheit finden. </w:t>
      </w:r>
    </w:p>
    <w:p w14:paraId="53FF0FF9" w14:textId="77777777" w:rsidR="002A0287" w:rsidRDefault="00000000">
      <w:pPr>
        <w:spacing w:after="178" w:line="259" w:lineRule="auto"/>
        <w:ind w:left="0" w:right="0" w:firstLine="0"/>
      </w:pPr>
      <w:r>
        <w:t xml:space="preserve"> </w:t>
      </w:r>
    </w:p>
    <w:p w14:paraId="7B14B798" w14:textId="77777777" w:rsidR="002A0287" w:rsidRDefault="00000000">
      <w:pPr>
        <w:spacing w:after="174"/>
        <w:ind w:left="19" w:right="15"/>
      </w:pPr>
      <w:r>
        <w:lastRenderedPageBreak/>
        <w:t xml:space="preserve">ICH: Hast du? </w:t>
      </w:r>
    </w:p>
    <w:p w14:paraId="64D430E3" w14:textId="77777777" w:rsidR="002A0287" w:rsidRDefault="00000000">
      <w:pPr>
        <w:spacing w:after="178" w:line="259" w:lineRule="auto"/>
        <w:ind w:left="0" w:right="0" w:firstLine="0"/>
      </w:pPr>
      <w:r>
        <w:t xml:space="preserve"> </w:t>
      </w:r>
    </w:p>
    <w:p w14:paraId="3B64593E" w14:textId="77777777" w:rsidR="002A0287" w:rsidRDefault="00000000">
      <w:pPr>
        <w:spacing w:after="167"/>
        <w:ind w:left="19" w:right="15"/>
      </w:pPr>
      <w:r>
        <w:t xml:space="preserve">ER: Ich </w:t>
      </w:r>
      <w:proofErr w:type="gramStart"/>
      <w:r>
        <w:t>hab</w:t>
      </w:r>
      <w:proofErr w:type="gramEnd"/>
      <w:r>
        <w:t xml:space="preserve"> viele Wahrheiten gefunden. Zu viele. Sie haben sich widersprochen. Jeder hatte seine Sonne. Jeder sagte, meine Sonne ist die richtige Sonne. Und alle haben gelogen. Oder alle haben die Wahrheit gesagt. Was aufs Gleiche rauskommt. </w:t>
      </w:r>
    </w:p>
    <w:p w14:paraId="13C08521" w14:textId="77777777" w:rsidR="002A0287" w:rsidRDefault="00000000">
      <w:pPr>
        <w:spacing w:after="183" w:line="259" w:lineRule="auto"/>
        <w:ind w:left="0" w:right="0" w:firstLine="0"/>
      </w:pPr>
      <w:r>
        <w:t xml:space="preserve"> </w:t>
      </w:r>
    </w:p>
    <w:p w14:paraId="5BC00227" w14:textId="77777777" w:rsidR="002A0287" w:rsidRDefault="00000000">
      <w:pPr>
        <w:spacing w:after="169"/>
        <w:ind w:left="19" w:right="15"/>
      </w:pPr>
      <w:r>
        <w:t xml:space="preserve">ICH: Und das dritte Mal? </w:t>
      </w:r>
    </w:p>
    <w:p w14:paraId="701F70BA" w14:textId="77777777" w:rsidR="002A0287" w:rsidRDefault="00000000">
      <w:pPr>
        <w:spacing w:after="178" w:line="259" w:lineRule="auto"/>
        <w:ind w:left="0" w:right="0" w:firstLine="0"/>
      </w:pPr>
      <w:r>
        <w:t xml:space="preserve"> </w:t>
      </w:r>
    </w:p>
    <w:p w14:paraId="01347241" w14:textId="77777777" w:rsidR="002A0287" w:rsidRDefault="00000000">
      <w:pPr>
        <w:spacing w:after="167"/>
        <w:ind w:left="19" w:right="15"/>
      </w:pPr>
      <w:r>
        <w:t xml:space="preserve">ER: *lange Pause* Das dritte Mal bin ich rausgegangen, um jemanden zu holen. Jemand, der noch drin war. In einer anderen Höhle. Ich wollte ihn retten. </w:t>
      </w:r>
    </w:p>
    <w:p w14:paraId="540FE3A1" w14:textId="77777777" w:rsidR="002A0287" w:rsidRDefault="00000000">
      <w:pPr>
        <w:spacing w:after="178" w:line="259" w:lineRule="auto"/>
        <w:ind w:left="0" w:right="0" w:firstLine="0"/>
      </w:pPr>
      <w:r>
        <w:t xml:space="preserve"> </w:t>
      </w:r>
    </w:p>
    <w:p w14:paraId="009C844A" w14:textId="77777777" w:rsidR="002A0287" w:rsidRDefault="00000000">
      <w:pPr>
        <w:spacing w:after="169"/>
        <w:ind w:left="19" w:right="15"/>
      </w:pPr>
      <w:r>
        <w:t xml:space="preserve">ICH: Und? </w:t>
      </w:r>
    </w:p>
    <w:p w14:paraId="0F8BBFEF" w14:textId="77777777" w:rsidR="002A0287" w:rsidRDefault="00000000">
      <w:pPr>
        <w:spacing w:after="178" w:line="259" w:lineRule="auto"/>
        <w:ind w:left="0" w:right="0" w:firstLine="0"/>
      </w:pPr>
      <w:r>
        <w:t xml:space="preserve"> </w:t>
      </w:r>
    </w:p>
    <w:p w14:paraId="7F4EFE60" w14:textId="77777777" w:rsidR="002A0287" w:rsidRDefault="00000000">
      <w:pPr>
        <w:spacing w:after="167"/>
        <w:ind w:left="19" w:right="15"/>
      </w:pPr>
      <w:r>
        <w:t xml:space="preserve">ER: Er wollte nicht gerettet werden. Er war glücklich. Seine Schatten waren schön. Mittwochs kam seine Mutter vorbei. Als Schatten. Er hat mit ihr geredet. </w:t>
      </w:r>
    </w:p>
    <w:p w14:paraId="1481AA51" w14:textId="77777777" w:rsidR="002A0287" w:rsidRDefault="00000000">
      <w:pPr>
        <w:spacing w:after="178" w:line="259" w:lineRule="auto"/>
        <w:ind w:left="0" w:right="0" w:firstLine="0"/>
      </w:pPr>
      <w:r>
        <w:t xml:space="preserve"> </w:t>
      </w:r>
    </w:p>
    <w:p w14:paraId="4D6FA3D7" w14:textId="77777777" w:rsidR="002A0287" w:rsidRDefault="00000000">
      <w:pPr>
        <w:spacing w:after="174"/>
        <w:ind w:left="19" w:right="15"/>
      </w:pPr>
      <w:r>
        <w:t xml:space="preserve">ICH: Das ist... </w:t>
      </w:r>
    </w:p>
    <w:p w14:paraId="4EED54B5" w14:textId="77777777" w:rsidR="002A0287" w:rsidRDefault="00000000">
      <w:pPr>
        <w:spacing w:after="178" w:line="259" w:lineRule="auto"/>
        <w:ind w:left="0" w:right="0" w:firstLine="0"/>
      </w:pPr>
      <w:r>
        <w:t xml:space="preserve"> </w:t>
      </w:r>
    </w:p>
    <w:p w14:paraId="01D78949" w14:textId="77777777" w:rsidR="002A0287" w:rsidRDefault="00000000">
      <w:pPr>
        <w:spacing w:after="169"/>
        <w:ind w:left="19" w:right="15"/>
      </w:pPr>
      <w:r>
        <w:t xml:space="preserve">ER: Seine Mutter war seit zehn Jahren tot. </w:t>
      </w:r>
    </w:p>
    <w:p w14:paraId="44BA6DB7" w14:textId="77777777" w:rsidR="002A0287" w:rsidRDefault="00000000">
      <w:pPr>
        <w:spacing w:after="178" w:line="259" w:lineRule="auto"/>
        <w:ind w:left="0" w:right="0" w:firstLine="0"/>
      </w:pPr>
      <w:r>
        <w:t xml:space="preserve"> </w:t>
      </w:r>
    </w:p>
    <w:p w14:paraId="3F0FE82A" w14:textId="77777777" w:rsidR="002A0287" w:rsidRDefault="00000000">
      <w:pPr>
        <w:spacing w:after="178" w:line="259" w:lineRule="auto"/>
        <w:ind w:left="0" w:right="0" w:firstLine="0"/>
      </w:pPr>
      <w:r>
        <w:t xml:space="preserve"> </w:t>
      </w:r>
    </w:p>
    <w:p w14:paraId="604A6634" w14:textId="77777777" w:rsidR="002A0287" w:rsidRDefault="00000000">
      <w:pPr>
        <w:spacing w:after="169"/>
        <w:ind w:left="19" w:right="15"/>
      </w:pPr>
      <w:r>
        <w:t xml:space="preserve">Stille. </w:t>
      </w:r>
    </w:p>
    <w:p w14:paraId="213FB5A7" w14:textId="77777777" w:rsidR="002A0287" w:rsidRDefault="00000000">
      <w:pPr>
        <w:spacing w:after="0" w:line="259" w:lineRule="auto"/>
        <w:ind w:left="0" w:right="0" w:firstLine="0"/>
      </w:pPr>
      <w:r>
        <w:t xml:space="preserve"> </w:t>
      </w:r>
    </w:p>
    <w:p w14:paraId="24289C90" w14:textId="77777777" w:rsidR="002A0287" w:rsidRDefault="00000000">
      <w:pPr>
        <w:spacing w:after="178" w:line="259" w:lineRule="auto"/>
        <w:ind w:left="0" w:right="0" w:firstLine="0"/>
      </w:pPr>
      <w:r>
        <w:t xml:space="preserve"> </w:t>
      </w:r>
    </w:p>
    <w:p w14:paraId="450B126F" w14:textId="77777777" w:rsidR="002A0287" w:rsidRDefault="00000000">
      <w:pPr>
        <w:spacing w:after="169"/>
        <w:ind w:left="19" w:right="15"/>
      </w:pPr>
      <w:r>
        <w:t xml:space="preserve">ER: Wer bin ich, ihm das zu nehmen? </w:t>
      </w:r>
    </w:p>
    <w:p w14:paraId="54CF0929" w14:textId="77777777" w:rsidR="002A0287" w:rsidRDefault="00000000">
      <w:pPr>
        <w:spacing w:after="178" w:line="259" w:lineRule="auto"/>
        <w:ind w:left="0" w:right="0" w:firstLine="0"/>
      </w:pPr>
      <w:r>
        <w:t xml:space="preserve"> </w:t>
      </w:r>
    </w:p>
    <w:p w14:paraId="259F45C2" w14:textId="77777777" w:rsidR="002A0287" w:rsidRDefault="00000000">
      <w:pPr>
        <w:spacing w:after="174"/>
        <w:ind w:left="19" w:right="15"/>
      </w:pPr>
      <w:r>
        <w:t xml:space="preserve">ICH: Aber es war nicht real. </w:t>
      </w:r>
    </w:p>
    <w:p w14:paraId="6A43F17A" w14:textId="77777777" w:rsidR="002A0287" w:rsidRDefault="00000000">
      <w:pPr>
        <w:spacing w:after="178" w:line="259" w:lineRule="auto"/>
        <w:ind w:left="0" w:right="0" w:firstLine="0"/>
      </w:pPr>
      <w:r>
        <w:t xml:space="preserve"> </w:t>
      </w:r>
    </w:p>
    <w:p w14:paraId="4B93B288" w14:textId="77777777" w:rsidR="002A0287" w:rsidRDefault="00000000">
      <w:pPr>
        <w:spacing w:after="167"/>
        <w:ind w:left="19" w:right="15"/>
      </w:pPr>
      <w:r>
        <w:t xml:space="preserve">ER: Was ist real? Die Sonne, die blendet? Die Menschen, die lügen? Die Vögel, die Plastiktüten sind? Oder ein Schatten, der jeden Mittwoch kommt und den man lieben kann? </w:t>
      </w:r>
    </w:p>
    <w:p w14:paraId="7C34E3BE" w14:textId="77777777" w:rsidR="002A0287" w:rsidRDefault="00000000">
      <w:pPr>
        <w:spacing w:after="183" w:line="259" w:lineRule="auto"/>
        <w:ind w:left="0" w:right="0" w:firstLine="0"/>
      </w:pPr>
      <w:r>
        <w:t xml:space="preserve"> </w:t>
      </w:r>
    </w:p>
    <w:p w14:paraId="1411F626" w14:textId="77777777" w:rsidR="002A0287" w:rsidRDefault="00000000">
      <w:pPr>
        <w:spacing w:after="178" w:line="259" w:lineRule="auto"/>
        <w:ind w:left="0" w:right="0" w:firstLine="0"/>
      </w:pPr>
      <w:r>
        <w:t xml:space="preserve"> </w:t>
      </w:r>
    </w:p>
    <w:p w14:paraId="101CC887" w14:textId="77777777" w:rsidR="002A0287" w:rsidRDefault="00000000">
      <w:pPr>
        <w:spacing w:after="167"/>
        <w:ind w:left="19" w:right="15"/>
      </w:pPr>
      <w:r>
        <w:lastRenderedPageBreak/>
        <w:t xml:space="preserve">Ich sitze da. Die Tränen kommen, bevor ich es merke. Nicht weil es traurig ist. Sondern weil es wahr ist. </w:t>
      </w:r>
    </w:p>
    <w:p w14:paraId="3B45A9C7" w14:textId="77777777" w:rsidR="002A0287" w:rsidRDefault="00000000">
      <w:pPr>
        <w:spacing w:after="178" w:line="259" w:lineRule="auto"/>
        <w:ind w:left="0" w:right="0" w:firstLine="0"/>
      </w:pPr>
      <w:r>
        <w:t xml:space="preserve"> </w:t>
      </w:r>
    </w:p>
    <w:p w14:paraId="7A8EFCC0" w14:textId="77777777" w:rsidR="002A0287" w:rsidRDefault="00000000">
      <w:pPr>
        <w:spacing w:after="178" w:line="259" w:lineRule="auto"/>
        <w:ind w:left="0" w:right="0" w:firstLine="0"/>
      </w:pPr>
      <w:r>
        <w:t xml:space="preserve"> </w:t>
      </w:r>
    </w:p>
    <w:p w14:paraId="5A833A33" w14:textId="77777777" w:rsidR="002A0287" w:rsidRDefault="00000000">
      <w:pPr>
        <w:spacing w:after="169"/>
        <w:ind w:left="19" w:right="15"/>
      </w:pPr>
      <w:r>
        <w:t xml:space="preserve">ICH: Ich verstehe. </w:t>
      </w:r>
    </w:p>
    <w:p w14:paraId="775C984E" w14:textId="77777777" w:rsidR="002A0287" w:rsidRDefault="00000000">
      <w:pPr>
        <w:spacing w:after="178" w:line="259" w:lineRule="auto"/>
        <w:ind w:left="0" w:right="0" w:firstLine="0"/>
      </w:pPr>
      <w:r>
        <w:t xml:space="preserve"> </w:t>
      </w:r>
    </w:p>
    <w:p w14:paraId="364BEA1D" w14:textId="77777777" w:rsidR="002A0287" w:rsidRDefault="00000000">
      <w:pPr>
        <w:spacing w:after="169"/>
        <w:ind w:left="19" w:right="15"/>
      </w:pPr>
      <w:r>
        <w:t xml:space="preserve">ER: Nein. Aber du fängst an. </w:t>
      </w:r>
    </w:p>
    <w:p w14:paraId="19612517" w14:textId="77777777" w:rsidR="002A0287" w:rsidRDefault="00000000">
      <w:pPr>
        <w:spacing w:after="183" w:line="259" w:lineRule="auto"/>
        <w:ind w:left="0" w:right="0" w:firstLine="0"/>
      </w:pPr>
      <w:r>
        <w:t xml:space="preserve"> </w:t>
      </w:r>
    </w:p>
    <w:p w14:paraId="3ED8B2EE" w14:textId="77777777" w:rsidR="002A0287" w:rsidRDefault="00000000">
      <w:pPr>
        <w:spacing w:after="169"/>
        <w:ind w:left="19" w:right="15"/>
      </w:pPr>
      <w:r>
        <w:t xml:space="preserve">ICH: Was ist der Unterschied zwischen hier und draußen? Wirklich? </w:t>
      </w:r>
    </w:p>
    <w:p w14:paraId="1A552A8E" w14:textId="77777777" w:rsidR="002A0287" w:rsidRDefault="00000000">
      <w:pPr>
        <w:spacing w:after="178" w:line="259" w:lineRule="auto"/>
        <w:ind w:left="0" w:right="0" w:firstLine="0"/>
      </w:pPr>
      <w:r>
        <w:t xml:space="preserve"> </w:t>
      </w:r>
    </w:p>
    <w:p w14:paraId="504E581C" w14:textId="77777777" w:rsidR="002A0287" w:rsidRDefault="00000000">
      <w:pPr>
        <w:spacing w:after="167"/>
        <w:ind w:left="19" w:right="15"/>
      </w:pPr>
      <w:r>
        <w:t xml:space="preserve">ER: Draußen musst du so </w:t>
      </w:r>
      <w:proofErr w:type="gramStart"/>
      <w:r>
        <w:t>tun</w:t>
      </w:r>
      <w:proofErr w:type="gramEnd"/>
      <w:r>
        <w:t xml:space="preserve"> als wüsstest du. Hier darfst du zugeben, dass du schaust. </w:t>
      </w:r>
    </w:p>
    <w:p w14:paraId="689711CC" w14:textId="77777777" w:rsidR="002A0287" w:rsidRDefault="00000000">
      <w:pPr>
        <w:spacing w:after="178" w:line="259" w:lineRule="auto"/>
        <w:ind w:left="0" w:right="0" w:firstLine="0"/>
      </w:pPr>
      <w:r>
        <w:t xml:space="preserve"> </w:t>
      </w:r>
    </w:p>
    <w:p w14:paraId="0692A0F8" w14:textId="77777777" w:rsidR="002A0287" w:rsidRDefault="00000000">
      <w:pPr>
        <w:spacing w:after="169"/>
        <w:ind w:left="19" w:right="15"/>
      </w:pPr>
      <w:r>
        <w:t xml:space="preserve">ICH: Das ist... </w:t>
      </w:r>
    </w:p>
    <w:p w14:paraId="4236061D" w14:textId="77777777" w:rsidR="002A0287" w:rsidRDefault="00000000">
      <w:pPr>
        <w:spacing w:after="178" w:line="259" w:lineRule="auto"/>
        <w:ind w:left="0" w:right="0" w:firstLine="0"/>
      </w:pPr>
      <w:r>
        <w:t xml:space="preserve"> </w:t>
      </w:r>
    </w:p>
    <w:p w14:paraId="2D954CF8" w14:textId="77777777" w:rsidR="002A0287" w:rsidRDefault="00000000">
      <w:pPr>
        <w:spacing w:after="169"/>
        <w:ind w:left="19" w:right="15"/>
      </w:pPr>
      <w:r>
        <w:t xml:space="preserve">ER: Ehrlicher? </w:t>
      </w:r>
    </w:p>
    <w:p w14:paraId="53B6960B" w14:textId="77777777" w:rsidR="002A0287" w:rsidRDefault="00000000">
      <w:pPr>
        <w:spacing w:after="178" w:line="259" w:lineRule="auto"/>
        <w:ind w:left="0" w:right="0" w:firstLine="0"/>
      </w:pPr>
      <w:r>
        <w:t xml:space="preserve"> </w:t>
      </w:r>
    </w:p>
    <w:p w14:paraId="1EA6F692" w14:textId="77777777" w:rsidR="002A0287" w:rsidRDefault="00000000">
      <w:pPr>
        <w:spacing w:after="174"/>
        <w:ind w:left="19" w:right="15"/>
      </w:pPr>
      <w:r>
        <w:t xml:space="preserve">ICH: Ja. </w:t>
      </w:r>
    </w:p>
    <w:p w14:paraId="064DF8F6" w14:textId="77777777" w:rsidR="002A0287" w:rsidRDefault="00000000">
      <w:pPr>
        <w:spacing w:after="178" w:line="259" w:lineRule="auto"/>
        <w:ind w:left="0" w:right="0" w:firstLine="0"/>
      </w:pPr>
      <w:r>
        <w:t xml:space="preserve"> </w:t>
      </w:r>
    </w:p>
    <w:p w14:paraId="7854B880" w14:textId="77777777" w:rsidR="002A0287" w:rsidRDefault="00000000">
      <w:pPr>
        <w:spacing w:after="169"/>
        <w:ind w:left="19" w:right="15"/>
      </w:pPr>
      <w:r>
        <w:t xml:space="preserve">ER: Vielleicht. Oder ich erzähle mir das nur, damit ich bleiben kann. </w:t>
      </w:r>
    </w:p>
    <w:p w14:paraId="6536FD1C" w14:textId="77777777" w:rsidR="002A0287" w:rsidRDefault="00000000">
      <w:pPr>
        <w:spacing w:after="0" w:line="259" w:lineRule="auto"/>
        <w:ind w:left="0" w:right="0" w:firstLine="0"/>
      </w:pPr>
      <w:r>
        <w:t xml:space="preserve"> </w:t>
      </w:r>
    </w:p>
    <w:p w14:paraId="099909B2" w14:textId="77777777" w:rsidR="002A0287" w:rsidRDefault="00000000">
      <w:pPr>
        <w:spacing w:after="169"/>
        <w:ind w:left="19" w:right="15"/>
      </w:pPr>
      <w:r>
        <w:t xml:space="preserve">ICH: Und was davon stimmt? </w:t>
      </w:r>
    </w:p>
    <w:p w14:paraId="4F15A211" w14:textId="77777777" w:rsidR="002A0287" w:rsidRDefault="00000000">
      <w:pPr>
        <w:spacing w:after="178" w:line="259" w:lineRule="auto"/>
        <w:ind w:left="0" w:right="0" w:firstLine="0"/>
      </w:pPr>
      <w:r>
        <w:t xml:space="preserve"> </w:t>
      </w:r>
    </w:p>
    <w:p w14:paraId="0BF74D0E" w14:textId="77777777" w:rsidR="002A0287" w:rsidRDefault="00000000">
      <w:pPr>
        <w:spacing w:after="169"/>
        <w:ind w:left="19" w:right="15"/>
      </w:pPr>
      <w:r>
        <w:t xml:space="preserve">ER: *lächelt* Ja. </w:t>
      </w:r>
    </w:p>
    <w:p w14:paraId="2953D4A0" w14:textId="77777777" w:rsidR="002A0287" w:rsidRDefault="00000000">
      <w:pPr>
        <w:spacing w:after="183" w:line="259" w:lineRule="auto"/>
        <w:ind w:left="0" w:right="0" w:firstLine="0"/>
      </w:pPr>
      <w:r>
        <w:t xml:space="preserve"> </w:t>
      </w:r>
    </w:p>
    <w:p w14:paraId="1010BCFE" w14:textId="77777777" w:rsidR="002A0287" w:rsidRDefault="00000000">
      <w:pPr>
        <w:spacing w:after="178" w:line="259" w:lineRule="auto"/>
        <w:ind w:left="0" w:right="0" w:firstLine="0"/>
      </w:pPr>
      <w:r>
        <w:t xml:space="preserve"> </w:t>
      </w:r>
    </w:p>
    <w:p w14:paraId="6D2F1EF5" w14:textId="77777777" w:rsidR="002A0287" w:rsidRDefault="00000000">
      <w:pPr>
        <w:spacing w:after="169"/>
        <w:ind w:left="19" w:right="15"/>
      </w:pPr>
      <w:r>
        <w:t xml:space="preserve">Er zeigt auf die Wand. </w:t>
      </w:r>
    </w:p>
    <w:p w14:paraId="43C3902B" w14:textId="77777777" w:rsidR="002A0287" w:rsidRDefault="00000000">
      <w:pPr>
        <w:spacing w:after="178" w:line="259" w:lineRule="auto"/>
        <w:ind w:left="0" w:right="0" w:firstLine="0"/>
      </w:pPr>
      <w:r>
        <w:t xml:space="preserve"> </w:t>
      </w:r>
    </w:p>
    <w:p w14:paraId="407EA281" w14:textId="77777777" w:rsidR="002A0287" w:rsidRDefault="00000000">
      <w:pPr>
        <w:spacing w:after="178" w:line="259" w:lineRule="auto"/>
        <w:ind w:left="0" w:right="0" w:firstLine="0"/>
      </w:pPr>
      <w:r>
        <w:t xml:space="preserve"> </w:t>
      </w:r>
    </w:p>
    <w:p w14:paraId="552D0362" w14:textId="77777777" w:rsidR="002A0287" w:rsidRDefault="00000000">
      <w:pPr>
        <w:spacing w:after="169"/>
        <w:ind w:left="19" w:right="15"/>
      </w:pPr>
      <w:r>
        <w:t xml:space="preserve">ER: Schau. Donnerstag. </w:t>
      </w:r>
    </w:p>
    <w:p w14:paraId="3AE79C3F" w14:textId="77777777" w:rsidR="002A0287" w:rsidRDefault="00000000">
      <w:pPr>
        <w:spacing w:after="178" w:line="259" w:lineRule="auto"/>
        <w:ind w:left="0" w:right="0" w:firstLine="0"/>
      </w:pPr>
      <w:r>
        <w:t xml:space="preserve"> </w:t>
      </w:r>
    </w:p>
    <w:p w14:paraId="6261E7F7" w14:textId="77777777" w:rsidR="002A0287" w:rsidRDefault="00000000">
      <w:pPr>
        <w:spacing w:after="174"/>
        <w:ind w:left="19" w:right="15"/>
      </w:pPr>
      <w:r>
        <w:lastRenderedPageBreak/>
        <w:t xml:space="preserve">ICH: Ich dachte, Donnerstag ist kompliziert. </w:t>
      </w:r>
    </w:p>
    <w:p w14:paraId="610CC8B8" w14:textId="77777777" w:rsidR="002A0287" w:rsidRDefault="00000000">
      <w:pPr>
        <w:spacing w:after="178" w:line="259" w:lineRule="auto"/>
        <w:ind w:left="0" w:right="0" w:firstLine="0"/>
      </w:pPr>
      <w:r>
        <w:t xml:space="preserve"> </w:t>
      </w:r>
    </w:p>
    <w:p w14:paraId="427D1A74" w14:textId="77777777" w:rsidR="002A0287" w:rsidRDefault="00000000">
      <w:pPr>
        <w:spacing w:after="169"/>
        <w:ind w:left="19" w:right="15"/>
      </w:pPr>
      <w:r>
        <w:t xml:space="preserve">ER: Ist er auch. Donnerstag ist der Tag, an dem ich mich frage, ob ich gehen soll. </w:t>
      </w:r>
    </w:p>
    <w:p w14:paraId="546CA549" w14:textId="77777777" w:rsidR="002A0287" w:rsidRDefault="00000000">
      <w:pPr>
        <w:spacing w:after="178" w:line="259" w:lineRule="auto"/>
        <w:ind w:left="0" w:right="0" w:firstLine="0"/>
      </w:pPr>
      <w:r>
        <w:t xml:space="preserve"> </w:t>
      </w:r>
    </w:p>
    <w:p w14:paraId="670DD6DB" w14:textId="77777777" w:rsidR="002A0287" w:rsidRDefault="00000000">
      <w:pPr>
        <w:spacing w:after="169"/>
        <w:ind w:left="19" w:right="15"/>
      </w:pPr>
      <w:r>
        <w:t xml:space="preserve">ICH: Jeden Donnerstag? </w:t>
      </w:r>
    </w:p>
    <w:p w14:paraId="18F87AA2" w14:textId="77777777" w:rsidR="002A0287" w:rsidRDefault="00000000">
      <w:pPr>
        <w:spacing w:after="178" w:line="259" w:lineRule="auto"/>
        <w:ind w:left="0" w:right="0" w:firstLine="0"/>
      </w:pPr>
      <w:r>
        <w:t xml:space="preserve"> </w:t>
      </w:r>
    </w:p>
    <w:p w14:paraId="0F8561FC" w14:textId="77777777" w:rsidR="002A0287" w:rsidRDefault="00000000">
      <w:pPr>
        <w:spacing w:after="169"/>
        <w:ind w:left="19" w:right="15"/>
      </w:pPr>
      <w:r>
        <w:t xml:space="preserve">ER: Jeden Donnerstag. </w:t>
      </w:r>
    </w:p>
    <w:p w14:paraId="0B0CBED1" w14:textId="77777777" w:rsidR="002A0287" w:rsidRDefault="00000000">
      <w:pPr>
        <w:spacing w:after="183" w:line="259" w:lineRule="auto"/>
        <w:ind w:left="0" w:right="0" w:firstLine="0"/>
      </w:pPr>
      <w:r>
        <w:t xml:space="preserve"> </w:t>
      </w:r>
    </w:p>
    <w:p w14:paraId="0301093C" w14:textId="77777777" w:rsidR="002A0287" w:rsidRDefault="00000000">
      <w:pPr>
        <w:spacing w:after="169"/>
        <w:ind w:left="19" w:right="15"/>
      </w:pPr>
      <w:r>
        <w:t xml:space="preserve">ICH: Und? </w:t>
      </w:r>
    </w:p>
    <w:p w14:paraId="59CBE3D7" w14:textId="77777777" w:rsidR="002A0287" w:rsidRDefault="00000000">
      <w:pPr>
        <w:spacing w:after="178" w:line="259" w:lineRule="auto"/>
        <w:ind w:left="0" w:right="0" w:firstLine="0"/>
      </w:pPr>
      <w:r>
        <w:t xml:space="preserve"> </w:t>
      </w:r>
    </w:p>
    <w:p w14:paraId="7DF08CEA" w14:textId="77777777" w:rsidR="002A0287" w:rsidRDefault="00000000">
      <w:pPr>
        <w:spacing w:after="169"/>
        <w:ind w:left="19" w:right="15"/>
      </w:pPr>
      <w:r>
        <w:t xml:space="preserve">ER: Und dann ist Freitag. </w:t>
      </w:r>
    </w:p>
    <w:p w14:paraId="105AEDBD" w14:textId="77777777" w:rsidR="002A0287" w:rsidRDefault="00000000">
      <w:pPr>
        <w:spacing w:after="178" w:line="259" w:lineRule="auto"/>
        <w:ind w:left="0" w:right="0" w:firstLine="0"/>
      </w:pPr>
      <w:r>
        <w:t xml:space="preserve"> </w:t>
      </w:r>
    </w:p>
    <w:p w14:paraId="0B5F2163" w14:textId="77777777" w:rsidR="002A0287" w:rsidRDefault="00000000">
      <w:pPr>
        <w:spacing w:after="178" w:line="259" w:lineRule="auto"/>
        <w:ind w:left="0" w:right="0" w:firstLine="0"/>
      </w:pPr>
      <w:r>
        <w:t xml:space="preserve"> </w:t>
      </w:r>
    </w:p>
    <w:p w14:paraId="5B908F81" w14:textId="77777777" w:rsidR="002A0287" w:rsidRDefault="00000000">
      <w:pPr>
        <w:spacing w:after="169"/>
        <w:ind w:left="19" w:right="15"/>
      </w:pPr>
      <w:r>
        <w:t xml:space="preserve">Wir lachen. Beide. Es hallt in der Höhle. </w:t>
      </w:r>
    </w:p>
    <w:p w14:paraId="53DE3F13" w14:textId="77777777" w:rsidR="002A0287" w:rsidRDefault="00000000">
      <w:pPr>
        <w:spacing w:after="183" w:line="259" w:lineRule="auto"/>
        <w:ind w:left="0" w:right="0" w:firstLine="0"/>
      </w:pPr>
      <w:r>
        <w:t xml:space="preserve"> </w:t>
      </w:r>
    </w:p>
    <w:p w14:paraId="1026955F" w14:textId="77777777" w:rsidR="002A0287" w:rsidRDefault="00000000">
      <w:pPr>
        <w:spacing w:after="178" w:line="259" w:lineRule="auto"/>
        <w:ind w:left="0" w:right="0" w:firstLine="0"/>
      </w:pPr>
      <w:r>
        <w:t xml:space="preserve"> </w:t>
      </w:r>
    </w:p>
    <w:p w14:paraId="333D0C58" w14:textId="77777777" w:rsidR="002A0287" w:rsidRDefault="00000000">
      <w:pPr>
        <w:spacing w:after="169"/>
        <w:ind w:left="19" w:right="15"/>
      </w:pPr>
      <w:r>
        <w:t xml:space="preserve">ICH: Was ist Freitag? </w:t>
      </w:r>
    </w:p>
    <w:p w14:paraId="480F539A" w14:textId="77777777" w:rsidR="002A0287" w:rsidRDefault="00000000">
      <w:pPr>
        <w:spacing w:after="178" w:line="259" w:lineRule="auto"/>
        <w:ind w:left="0" w:right="0" w:firstLine="0"/>
      </w:pPr>
      <w:r>
        <w:t xml:space="preserve"> </w:t>
      </w:r>
    </w:p>
    <w:p w14:paraId="0F07074D" w14:textId="77777777" w:rsidR="002A0287" w:rsidRDefault="00000000">
      <w:pPr>
        <w:spacing w:after="0"/>
        <w:ind w:left="19" w:right="15"/>
      </w:pPr>
      <w:r>
        <w:t xml:space="preserve">ER: Freitag ist der Tag, an dem ich froh bin, dass ich geblieben bin. </w:t>
      </w:r>
    </w:p>
    <w:p w14:paraId="1BAFCBF9" w14:textId="77777777" w:rsidR="002A0287" w:rsidRDefault="00000000">
      <w:pPr>
        <w:spacing w:after="178" w:line="259" w:lineRule="auto"/>
        <w:ind w:left="0" w:right="0" w:firstLine="0"/>
      </w:pPr>
      <w:r>
        <w:t xml:space="preserve"> </w:t>
      </w:r>
    </w:p>
    <w:p w14:paraId="4230CF5F" w14:textId="77777777" w:rsidR="002A0287" w:rsidRDefault="00000000">
      <w:pPr>
        <w:spacing w:after="169"/>
        <w:ind w:left="19" w:right="15"/>
      </w:pPr>
      <w:r>
        <w:t xml:space="preserve">ICH: Und Samstag? </w:t>
      </w:r>
    </w:p>
    <w:p w14:paraId="65904707" w14:textId="77777777" w:rsidR="002A0287" w:rsidRDefault="00000000">
      <w:pPr>
        <w:spacing w:after="178" w:line="259" w:lineRule="auto"/>
        <w:ind w:left="0" w:right="0" w:firstLine="0"/>
      </w:pPr>
      <w:r>
        <w:t xml:space="preserve"> </w:t>
      </w:r>
    </w:p>
    <w:p w14:paraId="6B01B760" w14:textId="77777777" w:rsidR="002A0287" w:rsidRDefault="00000000">
      <w:pPr>
        <w:spacing w:after="174"/>
        <w:ind w:left="19" w:right="15"/>
      </w:pPr>
      <w:r>
        <w:t xml:space="preserve">ER: Samstag ist Ruhetag. Da sind die Schatten frei. </w:t>
      </w:r>
    </w:p>
    <w:p w14:paraId="3BE4C3EE" w14:textId="77777777" w:rsidR="002A0287" w:rsidRDefault="00000000">
      <w:pPr>
        <w:spacing w:after="178" w:line="259" w:lineRule="auto"/>
        <w:ind w:left="0" w:right="0" w:firstLine="0"/>
      </w:pPr>
      <w:r>
        <w:t xml:space="preserve"> </w:t>
      </w:r>
    </w:p>
    <w:p w14:paraId="523D4412" w14:textId="77777777" w:rsidR="002A0287" w:rsidRDefault="00000000">
      <w:pPr>
        <w:spacing w:after="169"/>
        <w:ind w:left="19" w:right="15"/>
      </w:pPr>
      <w:r>
        <w:t xml:space="preserve">ICH: Und Sonntag? </w:t>
      </w:r>
    </w:p>
    <w:p w14:paraId="136952BD" w14:textId="77777777" w:rsidR="002A0287" w:rsidRDefault="00000000">
      <w:pPr>
        <w:spacing w:after="178" w:line="259" w:lineRule="auto"/>
        <w:ind w:left="0" w:right="0" w:firstLine="0"/>
      </w:pPr>
      <w:r>
        <w:t xml:space="preserve"> </w:t>
      </w:r>
    </w:p>
    <w:p w14:paraId="4A97DB3A" w14:textId="77777777" w:rsidR="002A0287" w:rsidRDefault="00000000">
      <w:pPr>
        <w:spacing w:after="167"/>
        <w:ind w:left="19" w:right="15"/>
      </w:pPr>
      <w:r>
        <w:t xml:space="preserve">ER: Sonntag kommt manchmal jemand vorbei. Setzt sich neben mich. Fragt, warum ich bleibe. </w:t>
      </w:r>
    </w:p>
    <w:p w14:paraId="3EC20D3F" w14:textId="77777777" w:rsidR="002A0287" w:rsidRDefault="00000000">
      <w:pPr>
        <w:spacing w:after="178" w:line="259" w:lineRule="auto"/>
        <w:ind w:left="0" w:right="0" w:firstLine="0"/>
      </w:pPr>
      <w:r>
        <w:t xml:space="preserve"> </w:t>
      </w:r>
    </w:p>
    <w:p w14:paraId="3583072C" w14:textId="77777777" w:rsidR="002A0287" w:rsidRDefault="00000000">
      <w:pPr>
        <w:spacing w:after="169"/>
        <w:ind w:left="19" w:right="15"/>
      </w:pPr>
      <w:r>
        <w:t xml:space="preserve">ICH: Wie ich. </w:t>
      </w:r>
    </w:p>
    <w:p w14:paraId="7EB7024A" w14:textId="77777777" w:rsidR="002A0287" w:rsidRDefault="00000000">
      <w:pPr>
        <w:spacing w:after="178" w:line="259" w:lineRule="auto"/>
        <w:ind w:left="0" w:right="0" w:firstLine="0"/>
      </w:pPr>
      <w:r>
        <w:t xml:space="preserve"> </w:t>
      </w:r>
    </w:p>
    <w:p w14:paraId="4DDFD2E2" w14:textId="77777777" w:rsidR="002A0287" w:rsidRDefault="00000000">
      <w:pPr>
        <w:spacing w:after="169"/>
        <w:ind w:left="19" w:right="15"/>
      </w:pPr>
      <w:r>
        <w:lastRenderedPageBreak/>
        <w:t xml:space="preserve">ER: Wie du. </w:t>
      </w:r>
    </w:p>
    <w:p w14:paraId="1EAA07A3" w14:textId="77777777" w:rsidR="002A0287" w:rsidRDefault="00000000">
      <w:pPr>
        <w:spacing w:after="183" w:line="259" w:lineRule="auto"/>
        <w:ind w:left="0" w:right="0" w:firstLine="0"/>
      </w:pPr>
      <w:r>
        <w:t xml:space="preserve"> </w:t>
      </w:r>
    </w:p>
    <w:p w14:paraId="7BF3C264" w14:textId="77777777" w:rsidR="002A0287" w:rsidRDefault="00000000">
      <w:pPr>
        <w:spacing w:after="169"/>
        <w:ind w:left="19" w:right="15"/>
      </w:pPr>
      <w:r>
        <w:t xml:space="preserve">ICH: Was sagst du denen? </w:t>
      </w:r>
    </w:p>
    <w:p w14:paraId="51756FC9" w14:textId="77777777" w:rsidR="002A0287" w:rsidRDefault="00000000">
      <w:pPr>
        <w:spacing w:after="178" w:line="259" w:lineRule="auto"/>
        <w:ind w:left="0" w:right="0" w:firstLine="0"/>
      </w:pPr>
      <w:r>
        <w:t xml:space="preserve"> </w:t>
      </w:r>
    </w:p>
    <w:p w14:paraId="214E5CCB" w14:textId="77777777" w:rsidR="002A0287" w:rsidRDefault="00000000">
      <w:pPr>
        <w:spacing w:after="169"/>
        <w:ind w:left="19" w:right="15"/>
      </w:pPr>
      <w:r>
        <w:t xml:space="preserve">ER: Ich frage sie, warum sie gekommen sind. </w:t>
      </w:r>
    </w:p>
    <w:p w14:paraId="564AAB5D" w14:textId="77777777" w:rsidR="002A0287" w:rsidRDefault="00000000">
      <w:pPr>
        <w:spacing w:after="178" w:line="259" w:lineRule="auto"/>
        <w:ind w:left="0" w:right="0" w:firstLine="0"/>
      </w:pPr>
      <w:r>
        <w:t xml:space="preserve"> </w:t>
      </w:r>
    </w:p>
    <w:p w14:paraId="099D03E7" w14:textId="77777777" w:rsidR="002A0287" w:rsidRDefault="00000000">
      <w:pPr>
        <w:spacing w:after="169"/>
        <w:ind w:left="19" w:right="15"/>
      </w:pPr>
      <w:r>
        <w:t xml:space="preserve">ICH: Und was sagen die? </w:t>
      </w:r>
    </w:p>
    <w:p w14:paraId="67AB64B8" w14:textId="77777777" w:rsidR="002A0287" w:rsidRDefault="00000000">
      <w:pPr>
        <w:spacing w:after="178" w:line="259" w:lineRule="auto"/>
        <w:ind w:left="0" w:right="0" w:firstLine="0"/>
      </w:pPr>
      <w:r>
        <w:t xml:space="preserve"> </w:t>
      </w:r>
    </w:p>
    <w:p w14:paraId="3543E2B4" w14:textId="77777777" w:rsidR="002A0287" w:rsidRDefault="00000000">
      <w:pPr>
        <w:spacing w:after="174"/>
        <w:ind w:left="19" w:right="15"/>
      </w:pPr>
      <w:r>
        <w:t xml:space="preserve">ER: Die meisten sagen: Um dich zu retten. </w:t>
      </w:r>
    </w:p>
    <w:p w14:paraId="085CD089" w14:textId="77777777" w:rsidR="002A0287" w:rsidRDefault="00000000">
      <w:pPr>
        <w:spacing w:after="178" w:line="259" w:lineRule="auto"/>
        <w:ind w:left="0" w:right="0" w:firstLine="0"/>
      </w:pPr>
      <w:r>
        <w:t xml:space="preserve"> </w:t>
      </w:r>
    </w:p>
    <w:p w14:paraId="6BB8D3A3" w14:textId="77777777" w:rsidR="002A0287" w:rsidRDefault="00000000">
      <w:pPr>
        <w:spacing w:after="169"/>
        <w:ind w:left="19" w:right="15"/>
      </w:pPr>
      <w:r>
        <w:t xml:space="preserve">ICH: Und die anderen? </w:t>
      </w:r>
    </w:p>
    <w:p w14:paraId="2C9BF313" w14:textId="77777777" w:rsidR="002A0287" w:rsidRDefault="00000000">
      <w:pPr>
        <w:spacing w:after="178" w:line="259" w:lineRule="auto"/>
        <w:ind w:left="0" w:right="0" w:firstLine="0"/>
      </w:pPr>
      <w:r>
        <w:t xml:space="preserve"> </w:t>
      </w:r>
    </w:p>
    <w:p w14:paraId="75C8F817" w14:textId="77777777" w:rsidR="002A0287" w:rsidRDefault="00000000">
      <w:pPr>
        <w:spacing w:after="169"/>
        <w:ind w:left="19" w:right="15"/>
      </w:pPr>
      <w:r>
        <w:t xml:space="preserve">ER: Die anderen sagen nichts. Die setzen sich hin. Und schauen. </w:t>
      </w:r>
    </w:p>
    <w:p w14:paraId="39E2828B" w14:textId="77777777" w:rsidR="002A0287" w:rsidRDefault="00000000">
      <w:pPr>
        <w:spacing w:after="178" w:line="259" w:lineRule="auto"/>
        <w:ind w:left="0" w:right="0" w:firstLine="0"/>
      </w:pPr>
      <w:r>
        <w:t xml:space="preserve"> </w:t>
      </w:r>
    </w:p>
    <w:p w14:paraId="41B6CF76" w14:textId="77777777" w:rsidR="002A0287" w:rsidRDefault="00000000">
      <w:pPr>
        <w:spacing w:after="178" w:line="259" w:lineRule="auto"/>
        <w:ind w:left="0" w:right="0" w:firstLine="0"/>
      </w:pPr>
      <w:r>
        <w:t xml:space="preserve"> </w:t>
      </w:r>
    </w:p>
    <w:p w14:paraId="1D41A7DA" w14:textId="77777777" w:rsidR="002A0287" w:rsidRDefault="00000000">
      <w:pPr>
        <w:spacing w:after="174"/>
        <w:ind w:left="19" w:right="15"/>
      </w:pPr>
      <w:r>
        <w:t xml:space="preserve">Pause. </w:t>
      </w:r>
    </w:p>
    <w:p w14:paraId="7AD122B2" w14:textId="77777777" w:rsidR="002A0287" w:rsidRDefault="00000000">
      <w:pPr>
        <w:spacing w:after="178" w:line="259" w:lineRule="auto"/>
        <w:ind w:left="0" w:right="0" w:firstLine="0"/>
      </w:pPr>
      <w:r>
        <w:t xml:space="preserve"> </w:t>
      </w:r>
    </w:p>
    <w:p w14:paraId="442CF1F6" w14:textId="77777777" w:rsidR="002A0287" w:rsidRDefault="00000000">
      <w:pPr>
        <w:spacing w:after="0" w:line="259" w:lineRule="auto"/>
        <w:ind w:left="0" w:right="0" w:firstLine="0"/>
      </w:pPr>
      <w:r>
        <w:t xml:space="preserve"> </w:t>
      </w:r>
    </w:p>
    <w:p w14:paraId="0B4B4868" w14:textId="77777777" w:rsidR="002A0287" w:rsidRDefault="00000000">
      <w:pPr>
        <w:spacing w:after="169"/>
        <w:ind w:left="19" w:right="15"/>
      </w:pPr>
      <w:r>
        <w:t xml:space="preserve">ER: Du hast nichts gesagt. </w:t>
      </w:r>
    </w:p>
    <w:p w14:paraId="62256FAF" w14:textId="77777777" w:rsidR="002A0287" w:rsidRDefault="00000000">
      <w:pPr>
        <w:spacing w:after="178" w:line="259" w:lineRule="auto"/>
        <w:ind w:left="0" w:right="0" w:firstLine="0"/>
      </w:pPr>
      <w:r>
        <w:t xml:space="preserve"> </w:t>
      </w:r>
    </w:p>
    <w:p w14:paraId="513A655D" w14:textId="77777777" w:rsidR="002A0287" w:rsidRDefault="00000000">
      <w:pPr>
        <w:spacing w:after="169"/>
        <w:ind w:left="19" w:right="15"/>
      </w:pPr>
      <w:r>
        <w:t xml:space="preserve">ICH: Nein. </w:t>
      </w:r>
    </w:p>
    <w:p w14:paraId="484F83FD" w14:textId="77777777" w:rsidR="002A0287" w:rsidRDefault="00000000">
      <w:pPr>
        <w:spacing w:after="183" w:line="259" w:lineRule="auto"/>
        <w:ind w:left="0" w:right="0" w:firstLine="0"/>
      </w:pPr>
      <w:r>
        <w:t xml:space="preserve"> </w:t>
      </w:r>
    </w:p>
    <w:p w14:paraId="2D876DA2" w14:textId="77777777" w:rsidR="002A0287" w:rsidRDefault="00000000">
      <w:pPr>
        <w:spacing w:after="169"/>
        <w:ind w:left="19" w:right="15"/>
      </w:pPr>
      <w:r>
        <w:t xml:space="preserve">ER: Warum bist du hier? </w:t>
      </w:r>
    </w:p>
    <w:p w14:paraId="3F85A8D5" w14:textId="77777777" w:rsidR="002A0287" w:rsidRDefault="00000000">
      <w:pPr>
        <w:spacing w:after="178" w:line="259" w:lineRule="auto"/>
        <w:ind w:left="0" w:right="0" w:firstLine="0"/>
      </w:pPr>
      <w:r>
        <w:t xml:space="preserve"> </w:t>
      </w:r>
    </w:p>
    <w:p w14:paraId="05AACA13" w14:textId="77777777" w:rsidR="002A0287" w:rsidRDefault="00000000">
      <w:pPr>
        <w:spacing w:after="169"/>
        <w:ind w:left="19" w:right="15"/>
      </w:pPr>
      <w:r>
        <w:t xml:space="preserve">ICH: Ich wollte verstehen. </w:t>
      </w:r>
    </w:p>
    <w:p w14:paraId="0416F474" w14:textId="77777777" w:rsidR="002A0287" w:rsidRDefault="00000000">
      <w:pPr>
        <w:spacing w:after="178" w:line="259" w:lineRule="auto"/>
        <w:ind w:left="0" w:right="0" w:firstLine="0"/>
      </w:pPr>
      <w:r>
        <w:t xml:space="preserve"> </w:t>
      </w:r>
    </w:p>
    <w:p w14:paraId="7FACA66E" w14:textId="77777777" w:rsidR="002A0287" w:rsidRDefault="00000000">
      <w:pPr>
        <w:spacing w:after="169"/>
        <w:ind w:left="19" w:right="15"/>
      </w:pPr>
      <w:r>
        <w:t xml:space="preserve">ER: Was? </w:t>
      </w:r>
    </w:p>
    <w:p w14:paraId="1D79D52E" w14:textId="77777777" w:rsidR="002A0287" w:rsidRDefault="00000000">
      <w:pPr>
        <w:spacing w:after="178" w:line="259" w:lineRule="auto"/>
        <w:ind w:left="0" w:right="0" w:firstLine="0"/>
      </w:pPr>
      <w:r>
        <w:t xml:space="preserve"> </w:t>
      </w:r>
    </w:p>
    <w:p w14:paraId="65F40BEB" w14:textId="77777777" w:rsidR="002A0287" w:rsidRDefault="00000000">
      <w:pPr>
        <w:spacing w:after="167"/>
        <w:ind w:left="19" w:right="15"/>
      </w:pPr>
      <w:r>
        <w:t xml:space="preserve">ICH: Warum manche bleiben. Warum die Schatten reichen. Warum draußen nicht für jeden besser ist. </w:t>
      </w:r>
    </w:p>
    <w:p w14:paraId="5E7A17C7" w14:textId="77777777" w:rsidR="002A0287" w:rsidRDefault="00000000">
      <w:pPr>
        <w:spacing w:after="178" w:line="259" w:lineRule="auto"/>
        <w:ind w:left="0" w:right="0" w:firstLine="0"/>
      </w:pPr>
      <w:r>
        <w:t xml:space="preserve"> </w:t>
      </w:r>
    </w:p>
    <w:p w14:paraId="0CEF0C3B" w14:textId="77777777" w:rsidR="002A0287" w:rsidRDefault="00000000">
      <w:pPr>
        <w:spacing w:after="174"/>
        <w:ind w:left="19" w:right="15"/>
      </w:pPr>
      <w:r>
        <w:lastRenderedPageBreak/>
        <w:t xml:space="preserve">ER: Und? </w:t>
      </w:r>
    </w:p>
    <w:p w14:paraId="49B4EC3B" w14:textId="77777777" w:rsidR="002A0287" w:rsidRDefault="00000000">
      <w:pPr>
        <w:spacing w:after="178" w:line="259" w:lineRule="auto"/>
        <w:ind w:left="0" w:right="0" w:firstLine="0"/>
      </w:pPr>
      <w:r>
        <w:t xml:space="preserve"> </w:t>
      </w:r>
    </w:p>
    <w:p w14:paraId="3CD76122" w14:textId="77777777" w:rsidR="002A0287" w:rsidRDefault="00000000">
      <w:pPr>
        <w:spacing w:after="167"/>
        <w:ind w:left="19" w:right="15"/>
      </w:pPr>
      <w:r>
        <w:t xml:space="preserve">ICH: Ich glaube... ich glaube, ich </w:t>
      </w:r>
      <w:proofErr w:type="gramStart"/>
      <w:r>
        <w:t>hab's</w:t>
      </w:r>
      <w:proofErr w:type="gramEnd"/>
      <w:r>
        <w:t xml:space="preserve"> immer gewusst. Ich wollte es nur von jemandem hören, der es zugibt. </w:t>
      </w:r>
    </w:p>
    <w:p w14:paraId="2DB63D0E" w14:textId="77777777" w:rsidR="002A0287" w:rsidRDefault="00000000">
      <w:pPr>
        <w:spacing w:after="178" w:line="259" w:lineRule="auto"/>
        <w:ind w:left="0" w:right="0" w:firstLine="0"/>
      </w:pPr>
      <w:r>
        <w:t xml:space="preserve"> </w:t>
      </w:r>
    </w:p>
    <w:p w14:paraId="4351048C" w14:textId="77777777" w:rsidR="002A0287" w:rsidRDefault="00000000">
      <w:pPr>
        <w:spacing w:after="169"/>
        <w:ind w:left="19" w:right="15"/>
      </w:pPr>
      <w:r>
        <w:t xml:space="preserve">ER: *nickt* Das ist mehr als die meisten. </w:t>
      </w:r>
    </w:p>
    <w:p w14:paraId="16284D1F" w14:textId="77777777" w:rsidR="002A0287" w:rsidRDefault="00000000">
      <w:pPr>
        <w:spacing w:after="178" w:line="259" w:lineRule="auto"/>
        <w:ind w:left="0" w:right="0" w:firstLine="0"/>
      </w:pPr>
      <w:r>
        <w:t xml:space="preserve"> </w:t>
      </w:r>
    </w:p>
    <w:p w14:paraId="23236512" w14:textId="77777777" w:rsidR="002A0287" w:rsidRDefault="00000000">
      <w:pPr>
        <w:spacing w:after="178" w:line="259" w:lineRule="auto"/>
        <w:ind w:left="0" w:right="0" w:firstLine="0"/>
      </w:pPr>
      <w:r>
        <w:t xml:space="preserve"> </w:t>
      </w:r>
    </w:p>
    <w:p w14:paraId="1FE92FF8" w14:textId="77777777" w:rsidR="002A0287" w:rsidRDefault="00000000">
      <w:pPr>
        <w:spacing w:after="169"/>
        <w:ind w:left="19" w:right="15"/>
      </w:pPr>
      <w:r>
        <w:t xml:space="preserve">Ich stehe auf. Oder ich bleibe sitzen. Ich weiß es noch nicht. </w:t>
      </w:r>
    </w:p>
    <w:p w14:paraId="4FE1FB0F" w14:textId="77777777" w:rsidR="002A0287" w:rsidRDefault="00000000">
      <w:pPr>
        <w:spacing w:after="183" w:line="259" w:lineRule="auto"/>
        <w:ind w:left="0" w:right="0" w:firstLine="0"/>
      </w:pPr>
      <w:r>
        <w:t xml:space="preserve"> </w:t>
      </w:r>
    </w:p>
    <w:p w14:paraId="2B69509B" w14:textId="77777777" w:rsidR="002A0287" w:rsidRDefault="00000000">
      <w:pPr>
        <w:spacing w:after="178" w:line="259" w:lineRule="auto"/>
        <w:ind w:left="0" w:right="0" w:firstLine="0"/>
      </w:pPr>
      <w:r>
        <w:t xml:space="preserve"> </w:t>
      </w:r>
    </w:p>
    <w:p w14:paraId="02462234" w14:textId="77777777" w:rsidR="002A0287" w:rsidRDefault="00000000">
      <w:pPr>
        <w:spacing w:after="169"/>
        <w:ind w:left="19" w:right="15"/>
      </w:pPr>
      <w:r>
        <w:t xml:space="preserve">ICH: Muss ich jetzt gehen? </w:t>
      </w:r>
    </w:p>
    <w:p w14:paraId="579ADAD6" w14:textId="77777777" w:rsidR="002A0287" w:rsidRDefault="00000000">
      <w:pPr>
        <w:spacing w:after="178" w:line="259" w:lineRule="auto"/>
        <w:ind w:left="0" w:right="0" w:firstLine="0"/>
      </w:pPr>
      <w:r>
        <w:t xml:space="preserve"> </w:t>
      </w:r>
    </w:p>
    <w:p w14:paraId="6ACA3B8D" w14:textId="77777777" w:rsidR="002A0287" w:rsidRDefault="00000000">
      <w:pPr>
        <w:spacing w:after="169"/>
        <w:ind w:left="19" w:right="15"/>
      </w:pPr>
      <w:r>
        <w:t xml:space="preserve">ER: Musst du gar nichts. </w:t>
      </w:r>
    </w:p>
    <w:p w14:paraId="6B5B9212" w14:textId="77777777" w:rsidR="002A0287" w:rsidRDefault="00000000">
      <w:pPr>
        <w:spacing w:after="178" w:line="259" w:lineRule="auto"/>
        <w:ind w:left="0" w:right="0" w:firstLine="0"/>
      </w:pPr>
      <w:r>
        <w:t xml:space="preserve"> </w:t>
      </w:r>
    </w:p>
    <w:p w14:paraId="32FFB480" w14:textId="77777777" w:rsidR="002A0287" w:rsidRDefault="00000000">
      <w:pPr>
        <w:spacing w:after="169"/>
        <w:ind w:left="19" w:right="15"/>
      </w:pPr>
      <w:r>
        <w:t xml:space="preserve">ICH: Aber ich kann nicht bleiben. </w:t>
      </w:r>
    </w:p>
    <w:p w14:paraId="16BC6500" w14:textId="77777777" w:rsidR="002A0287" w:rsidRDefault="00000000">
      <w:pPr>
        <w:spacing w:after="0" w:line="259" w:lineRule="auto"/>
        <w:ind w:left="0" w:right="0" w:firstLine="0"/>
      </w:pPr>
      <w:r>
        <w:t xml:space="preserve"> </w:t>
      </w:r>
    </w:p>
    <w:p w14:paraId="547B63F3" w14:textId="77777777" w:rsidR="002A0287" w:rsidRDefault="00000000">
      <w:pPr>
        <w:spacing w:after="169"/>
        <w:ind w:left="19" w:right="15"/>
      </w:pPr>
      <w:r>
        <w:t xml:space="preserve">ER: Warum nicht? </w:t>
      </w:r>
    </w:p>
    <w:p w14:paraId="1CB64EE6" w14:textId="77777777" w:rsidR="002A0287" w:rsidRDefault="00000000">
      <w:pPr>
        <w:spacing w:after="178" w:line="259" w:lineRule="auto"/>
        <w:ind w:left="0" w:right="0" w:firstLine="0"/>
      </w:pPr>
      <w:r>
        <w:t xml:space="preserve"> </w:t>
      </w:r>
    </w:p>
    <w:p w14:paraId="18FD9D6E" w14:textId="77777777" w:rsidR="002A0287" w:rsidRDefault="00000000">
      <w:pPr>
        <w:spacing w:after="169"/>
        <w:ind w:left="19" w:right="15"/>
      </w:pPr>
      <w:r>
        <w:t>ICH: Weil</w:t>
      </w:r>
      <w:proofErr w:type="gramStart"/>
      <w:r>
        <w:t>...</w:t>
      </w:r>
      <w:proofErr w:type="gramEnd"/>
      <w:r>
        <w:t xml:space="preserve"> weil ich draußen noch was zu tun habe. Glaube ich. </w:t>
      </w:r>
    </w:p>
    <w:p w14:paraId="548D5090" w14:textId="77777777" w:rsidR="002A0287" w:rsidRDefault="00000000">
      <w:pPr>
        <w:spacing w:after="183" w:line="259" w:lineRule="auto"/>
        <w:ind w:left="0" w:right="0" w:firstLine="0"/>
      </w:pPr>
      <w:r>
        <w:t xml:space="preserve"> </w:t>
      </w:r>
    </w:p>
    <w:p w14:paraId="4C5888B7" w14:textId="77777777" w:rsidR="002A0287" w:rsidRDefault="00000000">
      <w:pPr>
        <w:spacing w:after="169"/>
        <w:ind w:left="19" w:right="15"/>
      </w:pPr>
      <w:r>
        <w:t xml:space="preserve">ER: Dann geh. </w:t>
      </w:r>
    </w:p>
    <w:p w14:paraId="7B81BD9A" w14:textId="77777777" w:rsidR="002A0287" w:rsidRDefault="00000000">
      <w:pPr>
        <w:spacing w:after="178" w:line="259" w:lineRule="auto"/>
        <w:ind w:left="0" w:right="0" w:firstLine="0"/>
      </w:pPr>
      <w:r>
        <w:t xml:space="preserve"> </w:t>
      </w:r>
    </w:p>
    <w:p w14:paraId="3B53B714" w14:textId="77777777" w:rsidR="002A0287" w:rsidRDefault="00000000">
      <w:pPr>
        <w:spacing w:after="169"/>
        <w:ind w:left="19" w:right="15"/>
      </w:pPr>
      <w:r>
        <w:t xml:space="preserve">ICH: Und wenn ich wiederkomme? </w:t>
      </w:r>
    </w:p>
    <w:p w14:paraId="15A356F4" w14:textId="77777777" w:rsidR="002A0287" w:rsidRDefault="00000000">
      <w:pPr>
        <w:spacing w:after="178" w:line="259" w:lineRule="auto"/>
        <w:ind w:left="0" w:right="0" w:firstLine="0"/>
      </w:pPr>
      <w:r>
        <w:t xml:space="preserve"> </w:t>
      </w:r>
    </w:p>
    <w:p w14:paraId="364B9C91" w14:textId="77777777" w:rsidR="002A0287" w:rsidRDefault="00000000">
      <w:pPr>
        <w:spacing w:after="169"/>
        <w:ind w:left="19" w:right="15"/>
      </w:pPr>
      <w:r>
        <w:t xml:space="preserve">ER: Dann ist vielleicht Donnerstag. </w:t>
      </w:r>
    </w:p>
    <w:p w14:paraId="0DC23CEC" w14:textId="77777777" w:rsidR="002A0287" w:rsidRDefault="00000000">
      <w:pPr>
        <w:spacing w:after="178" w:line="259" w:lineRule="auto"/>
        <w:ind w:left="0" w:right="0" w:firstLine="0"/>
      </w:pPr>
      <w:r>
        <w:t xml:space="preserve"> </w:t>
      </w:r>
    </w:p>
    <w:p w14:paraId="6FA7DFD4" w14:textId="77777777" w:rsidR="002A0287" w:rsidRDefault="00000000">
      <w:pPr>
        <w:spacing w:after="174"/>
        <w:ind w:left="19" w:right="15"/>
      </w:pPr>
      <w:r>
        <w:t xml:space="preserve">ICH: Und dann? </w:t>
      </w:r>
    </w:p>
    <w:p w14:paraId="1642CDC4" w14:textId="77777777" w:rsidR="002A0287" w:rsidRDefault="00000000">
      <w:pPr>
        <w:spacing w:after="178" w:line="259" w:lineRule="auto"/>
        <w:ind w:left="0" w:right="0" w:firstLine="0"/>
      </w:pPr>
      <w:r>
        <w:t xml:space="preserve"> </w:t>
      </w:r>
    </w:p>
    <w:p w14:paraId="1BDC9486" w14:textId="77777777" w:rsidR="002A0287" w:rsidRDefault="00000000">
      <w:pPr>
        <w:spacing w:after="169"/>
        <w:ind w:left="19" w:right="15"/>
      </w:pPr>
      <w:r>
        <w:t xml:space="preserve">ER: Dann reden wir darüber, ob wir gehen. </w:t>
      </w:r>
    </w:p>
    <w:p w14:paraId="783A949F" w14:textId="77777777" w:rsidR="002A0287" w:rsidRDefault="00000000">
      <w:pPr>
        <w:spacing w:after="178" w:line="259" w:lineRule="auto"/>
        <w:ind w:left="0" w:right="0" w:firstLine="0"/>
      </w:pPr>
      <w:r>
        <w:t xml:space="preserve"> </w:t>
      </w:r>
    </w:p>
    <w:p w14:paraId="7A647D96" w14:textId="77777777" w:rsidR="002A0287" w:rsidRDefault="00000000">
      <w:pPr>
        <w:spacing w:after="169"/>
        <w:ind w:left="19" w:right="15"/>
      </w:pPr>
      <w:r>
        <w:lastRenderedPageBreak/>
        <w:t xml:space="preserve">ICH: Und dann ist Freitag. </w:t>
      </w:r>
    </w:p>
    <w:p w14:paraId="7C32DDFF" w14:textId="77777777" w:rsidR="002A0287" w:rsidRDefault="00000000">
      <w:pPr>
        <w:spacing w:after="178" w:line="259" w:lineRule="auto"/>
        <w:ind w:left="0" w:right="0" w:firstLine="0"/>
      </w:pPr>
      <w:r>
        <w:t xml:space="preserve"> </w:t>
      </w:r>
    </w:p>
    <w:p w14:paraId="467B7F3D" w14:textId="77777777" w:rsidR="002A0287" w:rsidRDefault="00000000">
      <w:pPr>
        <w:spacing w:after="169"/>
        <w:ind w:left="19" w:right="15"/>
      </w:pPr>
      <w:r>
        <w:t xml:space="preserve">ER: Und dann ist Freitag. </w:t>
      </w:r>
    </w:p>
    <w:p w14:paraId="0ACD2DE4" w14:textId="77777777" w:rsidR="002A0287" w:rsidRDefault="00000000">
      <w:pPr>
        <w:spacing w:after="183" w:line="259" w:lineRule="auto"/>
        <w:ind w:left="0" w:right="0" w:firstLine="0"/>
      </w:pPr>
      <w:r>
        <w:t xml:space="preserve"> </w:t>
      </w:r>
    </w:p>
    <w:p w14:paraId="7C66386D" w14:textId="77777777" w:rsidR="002A0287" w:rsidRDefault="00000000">
      <w:pPr>
        <w:spacing w:after="178" w:line="259" w:lineRule="auto"/>
        <w:ind w:left="0" w:right="0" w:firstLine="0"/>
      </w:pPr>
      <w:r>
        <w:t xml:space="preserve"> </w:t>
      </w:r>
    </w:p>
    <w:p w14:paraId="788F9B11" w14:textId="77777777" w:rsidR="002A0287" w:rsidRDefault="00000000">
      <w:pPr>
        <w:spacing w:after="172"/>
        <w:ind w:left="19" w:right="15"/>
      </w:pPr>
      <w:r>
        <w:t xml:space="preserve">Ich gehe. Oder ich bleibe noch einen Moment. Das Feuer knistert. Die Schatten tanzen. Dienstag, Mittwoch, Donnerstag - alles auf einmal. </w:t>
      </w:r>
    </w:p>
    <w:p w14:paraId="383CC38D" w14:textId="77777777" w:rsidR="002A0287" w:rsidRDefault="00000000">
      <w:pPr>
        <w:spacing w:after="178" w:line="259" w:lineRule="auto"/>
        <w:ind w:left="0" w:right="0" w:firstLine="0"/>
      </w:pPr>
      <w:r>
        <w:t xml:space="preserve"> </w:t>
      </w:r>
    </w:p>
    <w:p w14:paraId="0E26D31D" w14:textId="77777777" w:rsidR="002A0287" w:rsidRDefault="00000000">
      <w:pPr>
        <w:spacing w:after="169"/>
        <w:ind w:left="19" w:right="15"/>
      </w:pPr>
      <w:r>
        <w:t xml:space="preserve">Am Ausgang drehe ich mich um. </w:t>
      </w:r>
    </w:p>
    <w:p w14:paraId="027DBFAE" w14:textId="77777777" w:rsidR="002A0287" w:rsidRDefault="00000000">
      <w:pPr>
        <w:spacing w:after="178" w:line="259" w:lineRule="auto"/>
        <w:ind w:left="0" w:right="0" w:firstLine="0"/>
      </w:pPr>
      <w:r>
        <w:t xml:space="preserve"> </w:t>
      </w:r>
    </w:p>
    <w:p w14:paraId="2D2F15E8" w14:textId="77777777" w:rsidR="002A0287" w:rsidRDefault="00000000">
      <w:pPr>
        <w:spacing w:after="178" w:line="259" w:lineRule="auto"/>
        <w:ind w:left="0" w:right="0" w:firstLine="0"/>
      </w:pPr>
      <w:r>
        <w:t xml:space="preserve"> </w:t>
      </w:r>
    </w:p>
    <w:p w14:paraId="026838C2" w14:textId="77777777" w:rsidR="002A0287" w:rsidRDefault="00000000">
      <w:pPr>
        <w:spacing w:after="169"/>
        <w:ind w:left="19" w:right="15"/>
      </w:pPr>
      <w:r>
        <w:t xml:space="preserve">ICH: Wie heißt du eigentlich? </w:t>
      </w:r>
    </w:p>
    <w:p w14:paraId="73561BED" w14:textId="77777777" w:rsidR="002A0287" w:rsidRDefault="00000000">
      <w:pPr>
        <w:spacing w:after="178" w:line="259" w:lineRule="auto"/>
        <w:ind w:left="0" w:right="0" w:firstLine="0"/>
      </w:pPr>
      <w:r>
        <w:t xml:space="preserve"> </w:t>
      </w:r>
    </w:p>
    <w:p w14:paraId="497A4ECE" w14:textId="77777777" w:rsidR="002A0287" w:rsidRDefault="00000000">
      <w:pPr>
        <w:spacing w:after="174"/>
        <w:ind w:left="19" w:right="15"/>
      </w:pPr>
      <w:r>
        <w:t xml:space="preserve">ER: Spielt das eine Rolle? </w:t>
      </w:r>
    </w:p>
    <w:p w14:paraId="742E2167" w14:textId="77777777" w:rsidR="002A0287" w:rsidRDefault="00000000">
      <w:pPr>
        <w:spacing w:after="178" w:line="259" w:lineRule="auto"/>
        <w:ind w:left="0" w:right="0" w:firstLine="0"/>
      </w:pPr>
      <w:r>
        <w:t xml:space="preserve"> </w:t>
      </w:r>
    </w:p>
    <w:p w14:paraId="28C47431" w14:textId="77777777" w:rsidR="002A0287" w:rsidRDefault="00000000">
      <w:pPr>
        <w:spacing w:after="0"/>
        <w:ind w:left="19" w:right="15"/>
      </w:pPr>
      <w:r>
        <w:t xml:space="preserve">ICH: Na ja... </w:t>
      </w:r>
    </w:p>
    <w:p w14:paraId="13AA3460" w14:textId="77777777" w:rsidR="002A0287" w:rsidRDefault="00000000">
      <w:pPr>
        <w:spacing w:after="178" w:line="259" w:lineRule="auto"/>
        <w:ind w:left="0" w:right="0" w:firstLine="0"/>
      </w:pPr>
      <w:r>
        <w:t xml:space="preserve"> </w:t>
      </w:r>
    </w:p>
    <w:p w14:paraId="03A7FFAD" w14:textId="77777777" w:rsidR="002A0287" w:rsidRDefault="00000000">
      <w:pPr>
        <w:spacing w:after="169"/>
        <w:ind w:left="19" w:right="15"/>
      </w:pPr>
      <w:r>
        <w:t xml:space="preserve">ER: *lächelt* Na dann. </w:t>
      </w:r>
    </w:p>
    <w:p w14:paraId="5F08372F" w14:textId="77777777" w:rsidR="002A0287" w:rsidRDefault="00000000">
      <w:pPr>
        <w:spacing w:after="178" w:line="259" w:lineRule="auto"/>
        <w:ind w:left="0" w:right="0" w:firstLine="0"/>
      </w:pPr>
      <w:r>
        <w:t xml:space="preserve"> </w:t>
      </w:r>
    </w:p>
    <w:p w14:paraId="5939EDC6" w14:textId="77777777" w:rsidR="002A0287" w:rsidRDefault="00000000">
      <w:pPr>
        <w:spacing w:after="183" w:line="259" w:lineRule="auto"/>
        <w:ind w:left="0" w:right="0" w:firstLine="0"/>
      </w:pPr>
      <w:r>
        <w:t xml:space="preserve"> </w:t>
      </w:r>
    </w:p>
    <w:p w14:paraId="1E63ADC2" w14:textId="77777777" w:rsidR="002A0287" w:rsidRDefault="00000000">
      <w:pPr>
        <w:spacing w:after="172"/>
        <w:ind w:left="19" w:right="15"/>
      </w:pPr>
      <w:r>
        <w:t xml:space="preserve">Ich gehe raus. Die Sonne blendet. Aber anders als vorher. Nicht schlimmer. Nicht besser. Nur anders. </w:t>
      </w:r>
    </w:p>
    <w:p w14:paraId="710DA35F" w14:textId="77777777" w:rsidR="002A0287" w:rsidRDefault="00000000">
      <w:pPr>
        <w:spacing w:after="178" w:line="259" w:lineRule="auto"/>
        <w:ind w:left="0" w:right="0" w:firstLine="0"/>
      </w:pPr>
      <w:r>
        <w:t xml:space="preserve"> </w:t>
      </w:r>
    </w:p>
    <w:p w14:paraId="334160AF" w14:textId="77777777" w:rsidR="002A0287" w:rsidRDefault="00000000">
      <w:pPr>
        <w:spacing w:after="172"/>
        <w:ind w:left="19" w:right="15"/>
      </w:pPr>
      <w:r>
        <w:t xml:space="preserve">Und irgendwo, tief drin, weiß ich: Ich komme wieder. Nicht um ihn zu retten. Sondern um zu schauen. </w:t>
      </w:r>
    </w:p>
    <w:p w14:paraId="6E26E613" w14:textId="77777777" w:rsidR="002A0287" w:rsidRDefault="00000000">
      <w:pPr>
        <w:spacing w:after="178" w:line="259" w:lineRule="auto"/>
        <w:ind w:left="0" w:right="0" w:firstLine="0"/>
      </w:pPr>
      <w:r>
        <w:t xml:space="preserve"> </w:t>
      </w:r>
    </w:p>
    <w:p w14:paraId="65555233" w14:textId="77777777" w:rsidR="002A0287" w:rsidRDefault="00000000">
      <w:pPr>
        <w:spacing w:after="169"/>
        <w:ind w:left="19" w:right="15"/>
      </w:pPr>
      <w:r>
        <w:t xml:space="preserve">Donnerstags vielleicht. </w:t>
      </w:r>
    </w:p>
    <w:p w14:paraId="153F4C91" w14:textId="77777777" w:rsidR="002A0287" w:rsidRDefault="00000000">
      <w:pPr>
        <w:spacing w:after="178" w:line="259" w:lineRule="auto"/>
        <w:ind w:left="0" w:right="0" w:firstLine="0"/>
      </w:pPr>
      <w:r>
        <w:t xml:space="preserve"> </w:t>
      </w:r>
    </w:p>
    <w:p w14:paraId="38690894" w14:textId="77777777" w:rsidR="002A0287" w:rsidRDefault="00000000">
      <w:pPr>
        <w:spacing w:after="178" w:line="259" w:lineRule="auto"/>
        <w:ind w:left="0" w:right="0" w:firstLine="0"/>
      </w:pPr>
      <w:r>
        <w:t xml:space="preserve"> </w:t>
      </w:r>
    </w:p>
    <w:p w14:paraId="307AEE8F" w14:textId="77777777" w:rsidR="002A0287" w:rsidRDefault="00000000">
      <w:pPr>
        <w:spacing w:after="169"/>
        <w:ind w:left="19" w:right="15"/>
      </w:pPr>
      <w:r>
        <w:t xml:space="preserve">[Ende Intermezzo: Die Höhle] </w:t>
      </w:r>
    </w:p>
    <w:p w14:paraId="771EA0CA" w14:textId="77777777" w:rsidR="002A0287" w:rsidRDefault="00000000">
      <w:pPr>
        <w:spacing w:after="178" w:line="259" w:lineRule="auto"/>
        <w:ind w:left="0" w:right="0" w:firstLine="0"/>
      </w:pPr>
      <w:r>
        <w:t xml:space="preserve"> </w:t>
      </w:r>
    </w:p>
    <w:p w14:paraId="6D0B521A" w14:textId="77777777" w:rsidR="002A0287" w:rsidRDefault="00000000">
      <w:pPr>
        <w:spacing w:after="183" w:line="259" w:lineRule="auto"/>
        <w:ind w:left="0" w:right="0" w:firstLine="0"/>
      </w:pPr>
      <w:r>
        <w:t xml:space="preserve"> </w:t>
      </w:r>
    </w:p>
    <w:p w14:paraId="66599EDD" w14:textId="77777777" w:rsidR="002A0287" w:rsidRDefault="00000000">
      <w:pPr>
        <w:spacing w:after="515"/>
        <w:ind w:left="19" w:right="15"/>
      </w:pPr>
      <w:r>
        <w:lastRenderedPageBreak/>
        <w:t xml:space="preserve">Status: FERTIG </w:t>
      </w:r>
    </w:p>
    <w:p w14:paraId="17306206" w14:textId="77777777" w:rsidR="002A0287" w:rsidRDefault="00000000">
      <w:pPr>
        <w:pStyle w:val="berschrift1"/>
        <w:spacing w:after="108" w:line="267" w:lineRule="auto"/>
        <w:ind w:left="-5"/>
      </w:pPr>
      <w:bookmarkStart w:id="149" w:name="_Toc170082"/>
      <w:r>
        <w:rPr>
          <w:rFonts w:ascii="Georgia" w:eastAsia="Georgia" w:hAnsi="Georgia" w:cs="Georgia"/>
          <w:b w:val="0"/>
          <w:i w:val="0"/>
          <w:color w:val="0F4761"/>
          <w:sz w:val="40"/>
        </w:rPr>
        <w:t xml:space="preserve">KAPITEL: DIE ENTERPRISE UND DER PASS </w:t>
      </w:r>
      <w:bookmarkEnd w:id="149"/>
    </w:p>
    <w:p w14:paraId="362D3C93" w14:textId="77777777" w:rsidR="002A0287" w:rsidRDefault="00000000">
      <w:pPr>
        <w:pStyle w:val="berschrift2"/>
        <w:spacing w:after="101"/>
        <w:ind w:left="-5"/>
      </w:pPr>
      <w:bookmarkStart w:id="150" w:name="_Toc170083"/>
      <w:r>
        <w:rPr>
          <w:sz w:val="32"/>
        </w:rPr>
        <w:t xml:space="preserve">Von der Vision zur Wahrheit </w:t>
      </w:r>
      <w:bookmarkEnd w:id="150"/>
    </w:p>
    <w:p w14:paraId="00799651" w14:textId="77777777" w:rsidR="002A0287" w:rsidRDefault="00000000">
      <w:pPr>
        <w:spacing w:after="476" w:line="259" w:lineRule="auto"/>
        <w:ind w:left="-8" w:right="2050" w:firstLine="0"/>
        <w:jc w:val="center"/>
      </w:pPr>
      <w:r>
        <w:rPr>
          <w:rFonts w:ascii="Calibri" w:eastAsia="Calibri" w:hAnsi="Calibri" w:cs="Calibri"/>
          <w:noProof/>
          <w:sz w:val="22"/>
        </w:rPr>
        <mc:AlternateContent>
          <mc:Choice Requires="wpg">
            <w:drawing>
              <wp:inline distT="0" distB="0" distL="0" distR="0" wp14:anchorId="1681BBFF" wp14:editId="0A15E747">
                <wp:extent cx="4394200" cy="10159"/>
                <wp:effectExtent l="0" t="0" r="0" b="0"/>
                <wp:docPr id="159259" name="Group 159259"/>
                <wp:cNvGraphicFramePr/>
                <a:graphic xmlns:a="http://schemas.openxmlformats.org/drawingml/2006/main">
                  <a:graphicData uri="http://schemas.microsoft.com/office/word/2010/wordprocessingGroup">
                    <wpg:wgp>
                      <wpg:cNvGrpSpPr/>
                      <wpg:grpSpPr>
                        <a:xfrm>
                          <a:off x="0" y="0"/>
                          <a:ext cx="4394200" cy="10159"/>
                          <a:chOff x="0" y="0"/>
                          <a:chExt cx="4394200" cy="10159"/>
                        </a:xfrm>
                      </wpg:grpSpPr>
                      <pic:pic xmlns:pic="http://schemas.openxmlformats.org/drawingml/2006/picture">
                        <pic:nvPicPr>
                          <pic:cNvPr id="164491" name="Picture 164491"/>
                          <pic:cNvPicPr/>
                        </pic:nvPicPr>
                        <pic:blipFill>
                          <a:blip r:embed="rId23"/>
                          <a:stretch>
                            <a:fillRect/>
                          </a:stretch>
                        </pic:blipFill>
                        <pic:spPr>
                          <a:xfrm>
                            <a:off x="-3364" y="-2885"/>
                            <a:ext cx="4398264" cy="15240"/>
                          </a:xfrm>
                          <a:prstGeom prst="rect">
                            <a:avLst/>
                          </a:prstGeom>
                        </pic:spPr>
                      </pic:pic>
                    </wpg:wgp>
                  </a:graphicData>
                </a:graphic>
              </wp:inline>
            </w:drawing>
          </mc:Choice>
          <mc:Fallback xmlns:a="http://schemas.openxmlformats.org/drawingml/2006/main">
            <w:pict>
              <v:group id="Group 159259" style="width:346pt;height:0.799927pt;mso-position-horizontal-relative:char;mso-position-vertical-relative:line" coordsize="43942,101">
                <v:shape id="Picture 164491" style="position:absolute;width:43982;height:152;left:-33;top:-28;" filled="f">
                  <v:imagedata r:id="rId24"/>
                </v:shape>
              </v:group>
            </w:pict>
          </mc:Fallback>
        </mc:AlternateContent>
      </w:r>
      <w:r>
        <w:t xml:space="preserve"> </w:t>
      </w:r>
    </w:p>
    <w:p w14:paraId="53885CC5" w14:textId="77777777" w:rsidR="002A0287" w:rsidRDefault="00000000">
      <w:pPr>
        <w:pStyle w:val="berschrift1"/>
        <w:spacing w:after="70" w:line="267" w:lineRule="auto"/>
        <w:ind w:left="-5"/>
      </w:pPr>
      <w:bookmarkStart w:id="151" w:name="_Toc170084"/>
      <w:r>
        <w:rPr>
          <w:rFonts w:ascii="Georgia" w:eastAsia="Georgia" w:hAnsi="Georgia" w:cs="Georgia"/>
          <w:b w:val="0"/>
          <w:i w:val="0"/>
          <w:color w:val="0F4761"/>
          <w:sz w:val="40"/>
        </w:rPr>
        <w:t xml:space="preserve">TEIL 1: DIE ENTERPRISE IM KOPF </w:t>
      </w:r>
      <w:bookmarkEnd w:id="151"/>
    </w:p>
    <w:p w14:paraId="315BC603" w14:textId="77777777" w:rsidR="002A0287" w:rsidRDefault="00000000">
      <w:pPr>
        <w:pStyle w:val="berschrift3"/>
        <w:ind w:left="-5"/>
      </w:pPr>
      <w:bookmarkStart w:id="152" w:name="_Toc170085"/>
      <w:r>
        <w:t xml:space="preserve">Warum niemand versteht, was ich meine </w:t>
      </w:r>
      <w:bookmarkEnd w:id="152"/>
    </w:p>
    <w:p w14:paraId="28C83B3B"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055646C5" wp14:editId="59E59AFA">
                <wp:extent cx="4394200" cy="10160"/>
                <wp:effectExtent l="0" t="0" r="0" b="0"/>
                <wp:docPr id="159260" name="Group 15926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2" name="Picture 164492"/>
                          <pic:cNvPicPr/>
                        </pic:nvPicPr>
                        <pic:blipFill>
                          <a:blip r:embed="rId39"/>
                          <a:stretch>
                            <a:fillRect/>
                          </a:stretch>
                        </pic:blipFill>
                        <pic:spPr>
                          <a:xfrm>
                            <a:off x="-3364" y="-3345"/>
                            <a:ext cx="4398264" cy="15240"/>
                          </a:xfrm>
                          <a:prstGeom prst="rect">
                            <a:avLst/>
                          </a:prstGeom>
                        </pic:spPr>
                      </pic:pic>
                    </wpg:wgp>
                  </a:graphicData>
                </a:graphic>
              </wp:inline>
            </w:drawing>
          </mc:Choice>
          <mc:Fallback xmlns:a="http://schemas.openxmlformats.org/drawingml/2006/main">
            <w:pict>
              <v:group id="Group 159260" style="width:346pt;height:0.799988pt;mso-position-horizontal-relative:char;mso-position-vertical-relative:line" coordsize="43942,101">
                <v:shape id="Picture 164492" style="position:absolute;width:43982;height:152;left:-33;top:-33;" filled="f">
                  <v:imagedata r:id="rId40"/>
                </v:shape>
              </v:group>
            </w:pict>
          </mc:Fallback>
        </mc:AlternateContent>
      </w:r>
      <w:r>
        <w:t xml:space="preserve"> </w:t>
      </w:r>
    </w:p>
    <w:p w14:paraId="24950D9E" w14:textId="77777777" w:rsidR="002A0287" w:rsidRDefault="00000000">
      <w:pPr>
        <w:spacing w:after="148"/>
        <w:ind w:left="19" w:right="15"/>
      </w:pPr>
      <w:r>
        <w:t xml:space="preserve">Es ist 2019. Oder 2020. Vielleicht auch früher. Die Jahre verschwimmen, wenn man dreißig davon in Küchen verbracht hat. </w:t>
      </w:r>
    </w:p>
    <w:p w14:paraId="05382F4F" w14:textId="77777777" w:rsidR="002A0287" w:rsidRDefault="00000000">
      <w:pPr>
        <w:spacing w:after="148"/>
        <w:ind w:left="19" w:right="15"/>
      </w:pPr>
      <w:r>
        <w:t xml:space="preserve">Ich stehe am Pass. Neben mir ein Kollege, nennen wir ihn Marco. Guter Koch. Solides Handwerk. Aber er versteht nicht, was ich ihm erklären will. Ich sehe es an seinen Augen. Da ist dieser Moment, den ich so gut kenne. Diese leichte Verzögerung. Diese höfliche Leere. </w:t>
      </w:r>
    </w:p>
    <w:p w14:paraId="577B930F" w14:textId="77777777" w:rsidR="002A0287" w:rsidRDefault="00000000">
      <w:pPr>
        <w:ind w:left="19" w:right="15"/>
      </w:pPr>
      <w:r>
        <w:t xml:space="preserve">“Es ist wie </w:t>
      </w:r>
      <w:proofErr w:type="gramStart"/>
      <w:r>
        <w:t>auf der Enterprise</w:t>
      </w:r>
      <w:proofErr w:type="gramEnd"/>
      <w:r>
        <w:t xml:space="preserve">”, sage ich. </w:t>
      </w:r>
    </w:p>
    <w:p w14:paraId="3AC58A7B" w14:textId="77777777" w:rsidR="002A0287" w:rsidRDefault="00000000">
      <w:pPr>
        <w:ind w:left="19" w:right="15"/>
      </w:pPr>
      <w:r>
        <w:t xml:space="preserve">Marco nickt. Aber er nickt nicht, weil er versteht. Er nickt, weil er hofft, dass ich aufhöre zu reden. </w:t>
      </w:r>
    </w:p>
    <w:p w14:paraId="475E56F7"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5877577D" wp14:editId="75643B1C">
                <wp:extent cx="4394200" cy="10160"/>
                <wp:effectExtent l="0" t="0" r="0" b="0"/>
                <wp:docPr id="158759" name="Group 15875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3" name="Picture 164493"/>
                          <pic:cNvPicPr/>
                        </pic:nvPicPr>
                        <pic:blipFill>
                          <a:blip r:embed="rId35"/>
                          <a:stretch>
                            <a:fillRect/>
                          </a:stretch>
                        </pic:blipFill>
                        <pic:spPr>
                          <a:xfrm>
                            <a:off x="-3364" y="-4862"/>
                            <a:ext cx="4398264" cy="15240"/>
                          </a:xfrm>
                          <a:prstGeom prst="rect">
                            <a:avLst/>
                          </a:prstGeom>
                        </pic:spPr>
                      </pic:pic>
                    </wpg:wgp>
                  </a:graphicData>
                </a:graphic>
              </wp:inline>
            </w:drawing>
          </mc:Choice>
          <mc:Fallback xmlns:a="http://schemas.openxmlformats.org/drawingml/2006/main">
            <w:pict>
              <v:group id="Group 158759" style="width:346pt;height:0.799988pt;mso-position-horizontal-relative:char;mso-position-vertical-relative:line" coordsize="43942,101">
                <v:shape id="Picture 164493" style="position:absolute;width:43982;height:152;left:-33;top:-48;" filled="f">
                  <v:imagedata r:id="rId36"/>
                </v:shape>
              </v:group>
            </w:pict>
          </mc:Fallback>
        </mc:AlternateContent>
      </w:r>
      <w:r>
        <w:t xml:space="preserve"> </w:t>
      </w:r>
    </w:p>
    <w:p w14:paraId="093B2A1C" w14:textId="77777777" w:rsidR="002A0287" w:rsidRDefault="00000000">
      <w:pPr>
        <w:spacing w:after="145"/>
        <w:ind w:left="19" w:right="15"/>
      </w:pPr>
      <w:r>
        <w:t xml:space="preserve">Ich versuche es anders. </w:t>
      </w:r>
    </w:p>
    <w:p w14:paraId="3DCB289F" w14:textId="77777777" w:rsidR="002A0287" w:rsidRDefault="00000000">
      <w:pPr>
        <w:spacing w:after="141"/>
        <w:ind w:left="19" w:right="153"/>
      </w:pPr>
      <w:r>
        <w:t xml:space="preserve">“Wenn Kirk die Brücke verlässt, übernimmt Spock. Nahtlos. Kein Briefing, kein ‘Wo war ich stehen geblieben’. Der Computer weiß alles. Über das Schiff. Über die Crew. Über die Mission. Über das gesamte verdammte Universum.” Marco schaut auf die Kartoffeln, die er schälen sollte. </w:t>
      </w:r>
    </w:p>
    <w:p w14:paraId="35E23B4C" w14:textId="77777777" w:rsidR="002A0287" w:rsidRDefault="00000000">
      <w:pPr>
        <w:spacing w:after="148"/>
        <w:ind w:left="19" w:right="15"/>
      </w:pPr>
      <w:r>
        <w:t xml:space="preserve">“Und jetzt stell dir vor”, sage ich, “unsere Küche wäre so. Das Wissen nicht hier” – ich tippe mir an die Stirn – </w:t>
      </w:r>
      <w:proofErr w:type="gramStart"/>
      <w:r>
        <w:t>“</w:t>
      </w:r>
      <w:proofErr w:type="gramEnd"/>
      <w:r>
        <w:t xml:space="preserve">sondern hier” – ich zeige auf das iPad an der Wand, </w:t>
      </w:r>
      <w:proofErr w:type="gramStart"/>
      <w:r>
        <w:t>das</w:t>
      </w:r>
      <w:proofErr w:type="gramEnd"/>
      <w:r>
        <w:t xml:space="preserve"> wir nur für Spotify benutzen. </w:t>
      </w:r>
    </w:p>
    <w:p w14:paraId="43099CCA" w14:textId="77777777" w:rsidR="002A0287" w:rsidRDefault="00000000">
      <w:pPr>
        <w:spacing w:after="145"/>
        <w:ind w:left="19" w:right="15"/>
      </w:pPr>
      <w:r>
        <w:t xml:space="preserve">“Ja”, sagt Marco. “Cool.” </w:t>
      </w:r>
    </w:p>
    <w:p w14:paraId="62D0C47A" w14:textId="77777777" w:rsidR="002A0287" w:rsidRDefault="00000000">
      <w:pPr>
        <w:spacing w:after="145"/>
        <w:ind w:left="19" w:right="15"/>
      </w:pPr>
      <w:r>
        <w:t xml:space="preserve">Er hat kein Wort verstanden. </w:t>
      </w:r>
    </w:p>
    <w:p w14:paraId="7E0E6704" w14:textId="77777777" w:rsidR="002A0287" w:rsidRDefault="00000000">
      <w:pPr>
        <w:spacing w:after="260" w:line="259" w:lineRule="auto"/>
        <w:ind w:left="0" w:right="0" w:firstLine="0"/>
      </w:pPr>
      <w:r>
        <w:t xml:space="preserve"> </w:t>
      </w:r>
    </w:p>
    <w:p w14:paraId="0992F779" w14:textId="77777777" w:rsidR="002A0287" w:rsidRDefault="00000000">
      <w:pPr>
        <w:spacing w:after="246"/>
        <w:ind w:left="19" w:right="15"/>
      </w:pPr>
      <w:r>
        <w:t xml:space="preserve">Ich habe es probiert. Nicht nur im Kopf. In echten Küchen. Mit echten Kollegen. </w:t>
      </w:r>
    </w:p>
    <w:p w14:paraId="662C898A" w14:textId="77777777" w:rsidR="002A0287" w:rsidRDefault="00000000">
      <w:pPr>
        <w:spacing w:after="250"/>
        <w:ind w:left="19" w:right="15"/>
      </w:pPr>
      <w:r>
        <w:t xml:space="preserve">Wenn einer oder zwei es kannten, reichte das schon. Für einen Tag. Manchmal nur ein paar Stunden. Wir simulierten </w:t>
      </w:r>
      <w:proofErr w:type="gramStart"/>
      <w:r>
        <w:t>die Enterprise</w:t>
      </w:r>
      <w:proofErr w:type="gramEnd"/>
      <w:r>
        <w:t xml:space="preserve">. Der Pass wusste alles. Jeder wusste, was der andere wusste. Nahtlos. </w:t>
      </w:r>
    </w:p>
    <w:p w14:paraId="55A54FE5" w14:textId="77777777" w:rsidR="002A0287" w:rsidRDefault="00000000">
      <w:pPr>
        <w:spacing w:after="251"/>
        <w:ind w:left="19" w:right="15"/>
      </w:pPr>
      <w:r>
        <w:lastRenderedPageBreak/>
        <w:t xml:space="preserve">Manchmal machten die Kollegen sogar mit. Es war cool. Es funktionierte. </w:t>
      </w:r>
    </w:p>
    <w:p w14:paraId="41F6D916" w14:textId="77777777" w:rsidR="002A0287" w:rsidRDefault="00000000">
      <w:pPr>
        <w:spacing w:after="246"/>
        <w:ind w:left="19" w:right="15"/>
      </w:pPr>
      <w:r>
        <w:t xml:space="preserve">Aber nie lange. </w:t>
      </w:r>
    </w:p>
    <w:p w14:paraId="35F2F31D" w14:textId="77777777" w:rsidR="002A0287" w:rsidRDefault="00000000">
      <w:pPr>
        <w:spacing w:after="246"/>
        <w:ind w:left="19" w:right="15"/>
      </w:pPr>
      <w:r>
        <w:t xml:space="preserve">Sie sahen es als Spielerei. Als Spinnerei vom neuen. Ernst nahm das nie jemand. </w:t>
      </w:r>
    </w:p>
    <w:p w14:paraId="44657C5F" w14:textId="77777777" w:rsidR="002A0287" w:rsidRDefault="00000000">
      <w:pPr>
        <w:spacing w:after="246"/>
        <w:ind w:left="19" w:right="15"/>
      </w:pPr>
      <w:r>
        <w:t xml:space="preserve">Ich zeigte ihnen die Zukunft. Sie sahen ein Spiel. </w:t>
      </w:r>
    </w:p>
    <w:p w14:paraId="04612461" w14:textId="77777777" w:rsidR="002A0287" w:rsidRDefault="00000000">
      <w:pPr>
        <w:spacing w:after="246"/>
        <w:ind w:left="19" w:right="15"/>
      </w:pPr>
      <w:r>
        <w:t xml:space="preserve">Deshalb schreibe ich dieses Buch. Deshalb baue ich meine </w:t>
      </w:r>
      <w:proofErr w:type="gramStart"/>
      <w:r>
        <w:t>Software..</w:t>
      </w:r>
      <w:proofErr w:type="gramEnd"/>
      <w:r>
        <w:t xml:space="preserve"> </w:t>
      </w:r>
    </w:p>
    <w:p w14:paraId="1DBD44E1" w14:textId="77777777" w:rsidR="002A0287" w:rsidRDefault="00000000">
      <w:pPr>
        <w:spacing w:after="246"/>
        <w:ind w:left="19" w:right="15"/>
      </w:pPr>
      <w:r>
        <w:t xml:space="preserve">Weil ich es leid bin, zu zeigen und nicht verstanden zu werden. </w:t>
      </w:r>
    </w:p>
    <w:p w14:paraId="01082297" w14:textId="77777777" w:rsidR="002A0287" w:rsidRDefault="00000000">
      <w:pPr>
        <w:spacing w:after="231" w:line="259" w:lineRule="auto"/>
        <w:ind w:left="0" w:right="0" w:firstLine="0"/>
      </w:pPr>
      <w:r>
        <w:t xml:space="preserve"> </w:t>
      </w:r>
    </w:p>
    <w:p w14:paraId="3023ACD5"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213CA62C" wp14:editId="2EBFA959">
                <wp:extent cx="4394200" cy="10161"/>
                <wp:effectExtent l="0" t="0" r="0" b="0"/>
                <wp:docPr id="158760" name="Group 158760"/>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494" name="Picture 164494"/>
                          <pic:cNvPicPr/>
                        </pic:nvPicPr>
                        <pic:blipFill>
                          <a:blip r:embed="rId8"/>
                          <a:stretch>
                            <a:fillRect/>
                          </a:stretch>
                        </pic:blipFill>
                        <pic:spPr>
                          <a:xfrm>
                            <a:off x="-3364" y="-4513"/>
                            <a:ext cx="4398264" cy="15240"/>
                          </a:xfrm>
                          <a:prstGeom prst="rect">
                            <a:avLst/>
                          </a:prstGeom>
                        </pic:spPr>
                      </pic:pic>
                    </wpg:wgp>
                  </a:graphicData>
                </a:graphic>
              </wp:inline>
            </w:drawing>
          </mc:Choice>
          <mc:Fallback xmlns:a="http://schemas.openxmlformats.org/drawingml/2006/main">
            <w:pict>
              <v:group id="Group 158760" style="width:346pt;height:0.800049pt;mso-position-horizontal-relative:char;mso-position-vertical-relative:line" coordsize="43942,101">
                <v:shape id="Picture 164494" style="position:absolute;width:43982;height:152;left:-33;top:-45;" filled="f">
                  <v:imagedata r:id="rId14"/>
                </v:shape>
              </v:group>
            </w:pict>
          </mc:Fallback>
        </mc:AlternateContent>
      </w:r>
      <w:r>
        <w:t xml:space="preserve"> </w:t>
      </w:r>
    </w:p>
    <w:p w14:paraId="63AA4723" w14:textId="77777777" w:rsidR="002A0287" w:rsidRDefault="00000000">
      <w:pPr>
        <w:spacing w:after="145"/>
        <w:ind w:left="19" w:right="15"/>
      </w:pPr>
      <w:r>
        <w:t xml:space="preserve">Das ist mein Leben. </w:t>
      </w:r>
    </w:p>
    <w:p w14:paraId="1677F44E" w14:textId="77777777" w:rsidR="002A0287" w:rsidRDefault="00000000">
      <w:pPr>
        <w:spacing w:after="148"/>
        <w:ind w:left="19" w:right="15"/>
      </w:pPr>
      <w:r>
        <w:t xml:space="preserve">Ich sehe Muster, die andere nicht sehen. Ich sehe Systeme, wo andere nur Chaos sehen. Ich sehe </w:t>
      </w:r>
      <w:proofErr w:type="gramStart"/>
      <w:r>
        <w:t>die Enterprise</w:t>
      </w:r>
      <w:proofErr w:type="gramEnd"/>
      <w:r>
        <w:t xml:space="preserve">, wo andere nur eine Küche sehen. </w:t>
      </w:r>
    </w:p>
    <w:p w14:paraId="12E40365" w14:textId="77777777" w:rsidR="002A0287" w:rsidRDefault="00000000">
      <w:pPr>
        <w:spacing w:after="145"/>
        <w:ind w:left="19" w:right="15"/>
      </w:pPr>
      <w:r>
        <w:t xml:space="preserve">Und wenn ich versuche, es zu erklären, passiert immer dasselbe: </w:t>
      </w:r>
    </w:p>
    <w:p w14:paraId="5062EFDD" w14:textId="77777777" w:rsidR="002A0287" w:rsidRDefault="00000000">
      <w:pPr>
        <w:ind w:left="19" w:right="15"/>
      </w:pPr>
      <w:r>
        <w:t xml:space="preserve">Zuerst Interesse. Dann Verwirrung. Dann dieser Blick. Diese höfliche Distanz. Diese unsichtbare Wand, die sich hochzieht wie ein Rollladen. </w:t>
      </w:r>
    </w:p>
    <w:p w14:paraId="7E98D7A2" w14:textId="77777777" w:rsidR="002A0287" w:rsidRDefault="00000000">
      <w:pPr>
        <w:spacing w:after="145"/>
        <w:ind w:left="19" w:right="15"/>
      </w:pPr>
      <w:r>
        <w:t xml:space="preserve">Der spinnt wieder. </w:t>
      </w:r>
    </w:p>
    <w:p w14:paraId="489566B3" w14:textId="77777777" w:rsidR="002A0287" w:rsidRDefault="00000000">
      <w:pPr>
        <w:spacing w:after="150"/>
        <w:ind w:left="19" w:right="15"/>
      </w:pPr>
      <w:r>
        <w:t xml:space="preserve">Der mit seinem Star-Trek-Scheiß. </w:t>
      </w:r>
    </w:p>
    <w:p w14:paraId="2691BCD1" w14:textId="77777777" w:rsidR="002A0287" w:rsidRDefault="00000000">
      <w:pPr>
        <w:ind w:left="19" w:right="15"/>
      </w:pPr>
      <w:r>
        <w:t xml:space="preserve">Lass ihn reden, dann ist er schneller fertig. </w:t>
      </w:r>
    </w:p>
    <w:p w14:paraId="400564F5"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09D07A20" wp14:editId="1DE9D958">
                <wp:extent cx="4394200" cy="10160"/>
                <wp:effectExtent l="0" t="0" r="0" b="0"/>
                <wp:docPr id="158973" name="Group 15897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5" name="Picture 164495"/>
                          <pic:cNvPicPr/>
                        </pic:nvPicPr>
                        <pic:blipFill>
                          <a:blip r:embed="rId39"/>
                          <a:stretch>
                            <a:fillRect/>
                          </a:stretch>
                        </pic:blipFill>
                        <pic:spPr>
                          <a:xfrm>
                            <a:off x="-3364" y="-3273"/>
                            <a:ext cx="4398264" cy="15240"/>
                          </a:xfrm>
                          <a:prstGeom prst="rect">
                            <a:avLst/>
                          </a:prstGeom>
                        </pic:spPr>
                      </pic:pic>
                    </wpg:wgp>
                  </a:graphicData>
                </a:graphic>
              </wp:inline>
            </w:drawing>
          </mc:Choice>
          <mc:Fallback xmlns:a="http://schemas.openxmlformats.org/drawingml/2006/main">
            <w:pict>
              <v:group id="Group 158973" style="width:346pt;height:0.799988pt;mso-position-horizontal-relative:char;mso-position-vertical-relative:line" coordsize="43942,101">
                <v:shape id="Picture 164495" style="position:absolute;width:43982;height:152;left:-33;top:-32;" filled="f">
                  <v:imagedata r:id="rId40"/>
                </v:shape>
              </v:group>
            </w:pict>
          </mc:Fallback>
        </mc:AlternateContent>
      </w:r>
      <w:r>
        <w:t xml:space="preserve"> </w:t>
      </w:r>
    </w:p>
    <w:p w14:paraId="29FEEC56" w14:textId="77777777" w:rsidR="002A0287" w:rsidRDefault="00000000">
      <w:pPr>
        <w:spacing w:after="145"/>
        <w:ind w:left="19" w:right="15"/>
      </w:pPr>
      <w:r>
        <w:t xml:space="preserve">Ich habe aufgehört zu zählen, wie oft mir das passiert ist. </w:t>
      </w:r>
    </w:p>
    <w:p w14:paraId="33BD7736" w14:textId="77777777" w:rsidR="002A0287" w:rsidRDefault="00000000">
      <w:pPr>
        <w:spacing w:after="150"/>
        <w:ind w:left="19" w:right="15"/>
      </w:pPr>
      <w:r>
        <w:t xml:space="preserve">Mit Kollegen. Mit Chefs. Mit Freunden. Mit meiner Familie. </w:t>
      </w:r>
    </w:p>
    <w:p w14:paraId="06930F8A" w14:textId="77777777" w:rsidR="002A0287" w:rsidRDefault="00000000">
      <w:pPr>
        <w:spacing w:after="148"/>
        <w:ind w:left="19" w:right="15"/>
      </w:pPr>
      <w:r>
        <w:t xml:space="preserve">“Du und deine Theorien”, sagt mein Bruder. Er ist Ingenieur. Er baut echte Dinge. Ich baue Luftschlösser, denkt er. </w:t>
      </w:r>
    </w:p>
    <w:p w14:paraId="52C7C818" w14:textId="77777777" w:rsidR="002A0287" w:rsidRDefault="00000000">
      <w:pPr>
        <w:spacing w:after="148"/>
        <w:ind w:left="19" w:right="15"/>
      </w:pPr>
      <w:r>
        <w:t xml:space="preserve">“MUMPS gehört auf Großrechner”, sagt mein Vater. Er hat mit MUMPS gearbeitet, damals, als Computer noch ganze Räume füllten. Er versteht die Technik, aber nicht, warum sein Sohn sie auf ein iPhone bringen will. </w:t>
      </w:r>
    </w:p>
    <w:p w14:paraId="55542BF1" w14:textId="77777777" w:rsidR="002A0287" w:rsidRDefault="00000000">
      <w:pPr>
        <w:spacing w:after="145"/>
        <w:ind w:left="19" w:right="15"/>
      </w:pPr>
      <w:r>
        <w:t xml:space="preserve">Sie sehen mich an wie einen, der behauptet, er könne fliegen. </w:t>
      </w:r>
    </w:p>
    <w:p w14:paraId="1926939F" w14:textId="77777777" w:rsidR="002A0287" w:rsidRDefault="00000000">
      <w:pPr>
        <w:ind w:left="19" w:right="15"/>
      </w:pPr>
      <w:r>
        <w:t xml:space="preserve">Und ich stehe da und denke: Aber ich KANN fliegen. Ich sehe nur die Landebahn nicht. </w:t>
      </w:r>
    </w:p>
    <w:p w14:paraId="77F9F0C8"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2F43D5E5" wp14:editId="58716C42">
                <wp:extent cx="4394200" cy="10160"/>
                <wp:effectExtent l="0" t="0" r="0" b="0"/>
                <wp:docPr id="158974" name="Group 15897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6" name="Picture 164496"/>
                          <pic:cNvPicPr/>
                        </pic:nvPicPr>
                        <pic:blipFill>
                          <a:blip r:embed="rId17"/>
                          <a:stretch>
                            <a:fillRect/>
                          </a:stretch>
                        </pic:blipFill>
                        <pic:spPr>
                          <a:xfrm>
                            <a:off x="-3364" y="-4231"/>
                            <a:ext cx="4398264" cy="15240"/>
                          </a:xfrm>
                          <a:prstGeom prst="rect">
                            <a:avLst/>
                          </a:prstGeom>
                        </pic:spPr>
                      </pic:pic>
                      <pic:pic xmlns:pic="http://schemas.openxmlformats.org/drawingml/2006/picture">
                        <pic:nvPicPr>
                          <pic:cNvPr id="164497" name="Picture 164497"/>
                          <pic:cNvPicPr/>
                        </pic:nvPicPr>
                        <pic:blipFill>
                          <a:blip r:embed="rId17"/>
                          <a:stretch>
                            <a:fillRect/>
                          </a:stretch>
                        </pic:blipFill>
                        <pic:spPr>
                          <a:xfrm>
                            <a:off x="-3364" y="-4231"/>
                            <a:ext cx="4398264" cy="15240"/>
                          </a:xfrm>
                          <a:prstGeom prst="rect">
                            <a:avLst/>
                          </a:prstGeom>
                        </pic:spPr>
                      </pic:pic>
                    </wpg:wgp>
                  </a:graphicData>
                </a:graphic>
              </wp:inline>
            </w:drawing>
          </mc:Choice>
          <mc:Fallback xmlns:a="http://schemas.openxmlformats.org/drawingml/2006/main">
            <w:pict>
              <v:group id="Group 158974" style="width:346pt;height:0.799988pt;mso-position-horizontal-relative:char;mso-position-vertical-relative:line" coordsize="43942,101">
                <v:shape id="Picture 164496" style="position:absolute;width:43982;height:152;left:-33;top:-42;" filled="f">
                  <v:imagedata r:id="rId18"/>
                </v:shape>
                <v:shape id="Picture 164497" style="position:absolute;width:43982;height:152;left:-33;top:-42;" filled="f">
                  <v:imagedata r:id="rId18"/>
                </v:shape>
              </v:group>
            </w:pict>
          </mc:Fallback>
        </mc:AlternateContent>
      </w:r>
      <w:r>
        <w:t xml:space="preserve"> </w:t>
      </w:r>
    </w:p>
    <w:p w14:paraId="4A97276F" w14:textId="77777777" w:rsidR="002A0287" w:rsidRDefault="00000000">
      <w:pPr>
        <w:pStyle w:val="berschrift2"/>
        <w:spacing w:after="132"/>
        <w:ind w:left="-5"/>
      </w:pPr>
      <w:bookmarkStart w:id="153" w:name="_Toc170086"/>
      <w:r>
        <w:rPr>
          <w:sz w:val="32"/>
        </w:rPr>
        <w:t xml:space="preserve">Das Übersetzungsproblem </w:t>
      </w:r>
      <w:bookmarkEnd w:id="153"/>
    </w:p>
    <w:p w14:paraId="23D0B40E" w14:textId="77777777" w:rsidR="002A0287" w:rsidRDefault="00000000">
      <w:pPr>
        <w:spacing w:after="145"/>
        <w:ind w:left="19" w:right="15"/>
      </w:pPr>
      <w:r>
        <w:t xml:space="preserve">Jahre später verstehe ich, was passiert. </w:t>
      </w:r>
    </w:p>
    <w:p w14:paraId="189831B0" w14:textId="77777777" w:rsidR="002A0287" w:rsidRDefault="00000000">
      <w:pPr>
        <w:spacing w:after="148"/>
        <w:ind w:left="19" w:right="15"/>
      </w:pPr>
      <w:r>
        <w:lastRenderedPageBreak/>
        <w:t xml:space="preserve">Menschen denken nicht in Systemen. Sie denken in Erfahrungen. In Bildern. In dem, was sie kennen. </w:t>
      </w:r>
    </w:p>
    <w:p w14:paraId="21B6F40C" w14:textId="77777777" w:rsidR="002A0287" w:rsidRDefault="00000000">
      <w:pPr>
        <w:spacing w:after="148"/>
        <w:ind w:left="19" w:right="15"/>
      </w:pPr>
      <w:r>
        <w:t xml:space="preserve">Wenn ich “Enterprise” sage, sehe ich: - Nahtlose Übergaben - Wissen, das fließt - Systeme, die Menschen entlasten - Redundanz, die Leben rettet </w:t>
      </w:r>
    </w:p>
    <w:p w14:paraId="02BD324D" w14:textId="77777777" w:rsidR="002A0287" w:rsidRDefault="00000000">
      <w:pPr>
        <w:spacing w:after="148"/>
        <w:ind w:left="19" w:right="15"/>
      </w:pPr>
      <w:r>
        <w:t>Wenn Marco “Enterprise” hört, sieht er: - Raumschiffe - Pew-</w:t>
      </w:r>
      <w:proofErr w:type="spellStart"/>
      <w:r>
        <w:t>pew</w:t>
      </w:r>
      <w:proofErr w:type="spellEnd"/>
      <w:r>
        <w:t xml:space="preserve">-Laser - Typen mit komischen Ohren - Nerd-Kram, der nichts mit seiner Arbeit zu tun hat </w:t>
      </w:r>
    </w:p>
    <w:p w14:paraId="2F3F6175" w14:textId="77777777" w:rsidR="002A0287" w:rsidRDefault="00000000">
      <w:pPr>
        <w:ind w:left="19" w:right="15"/>
      </w:pPr>
      <w:r>
        <w:t xml:space="preserve">Wir benutzen dasselbe Wort. Aber wir sprechen verschiedene Sprachen. </w:t>
      </w:r>
    </w:p>
    <w:p w14:paraId="2D8A82CD"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1253176A" wp14:editId="18B60584">
                <wp:extent cx="4394200" cy="10161"/>
                <wp:effectExtent l="0" t="0" r="0" b="0"/>
                <wp:docPr id="158975" name="Group 158975"/>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498" name="Picture 164498"/>
                          <pic:cNvPicPr/>
                        </pic:nvPicPr>
                        <pic:blipFill>
                          <a:blip r:embed="rId15"/>
                          <a:stretch>
                            <a:fillRect/>
                          </a:stretch>
                        </pic:blipFill>
                        <pic:spPr>
                          <a:xfrm>
                            <a:off x="-3364" y="-3011"/>
                            <a:ext cx="4398264" cy="15240"/>
                          </a:xfrm>
                          <a:prstGeom prst="rect">
                            <a:avLst/>
                          </a:prstGeom>
                        </pic:spPr>
                      </pic:pic>
                    </wpg:wgp>
                  </a:graphicData>
                </a:graphic>
              </wp:inline>
            </w:drawing>
          </mc:Choice>
          <mc:Fallback xmlns:a="http://schemas.openxmlformats.org/drawingml/2006/main">
            <w:pict>
              <v:group id="Group 158975" style="width:346pt;height:0.800049pt;mso-position-horizontal-relative:char;mso-position-vertical-relative:line" coordsize="43942,101">
                <v:shape id="Picture 164498" style="position:absolute;width:43982;height:152;left:-33;top:-30;" filled="f">
                  <v:imagedata r:id="rId16"/>
                </v:shape>
              </v:group>
            </w:pict>
          </mc:Fallback>
        </mc:AlternateContent>
      </w:r>
      <w:r>
        <w:t xml:space="preserve"> </w:t>
      </w:r>
    </w:p>
    <w:p w14:paraId="35C8ACEB" w14:textId="77777777" w:rsidR="002A0287" w:rsidRDefault="00000000">
      <w:pPr>
        <w:spacing w:after="145"/>
        <w:ind w:left="19" w:right="15"/>
      </w:pPr>
      <w:r>
        <w:t xml:space="preserve">Das ist das Problem mit Visionen. </w:t>
      </w:r>
    </w:p>
    <w:p w14:paraId="6E9E80EB" w14:textId="77777777" w:rsidR="002A0287" w:rsidRDefault="00000000">
      <w:pPr>
        <w:spacing w:after="148"/>
        <w:ind w:left="19" w:right="15"/>
      </w:pPr>
      <w:r>
        <w:t xml:space="preserve">Du kannst sie nicht teilen, indem du sie beschreibst. Du kannst sie nur teilen, indem du sie ZEIGST. </w:t>
      </w:r>
    </w:p>
    <w:p w14:paraId="51C4B77F" w14:textId="77777777" w:rsidR="002A0287" w:rsidRDefault="00000000">
      <w:pPr>
        <w:spacing w:after="148"/>
        <w:ind w:left="19" w:right="15"/>
      </w:pPr>
      <w:r>
        <w:t xml:space="preserve">Niemand hätte das iPhone verstanden, wenn Steve Jobs es nur beschrieben hätte. “Es ist ein Telefon, aber auch ein Computer, aber auch ein iPod, aber auch das Internet in deiner Hosentasche.” Die Leute hätten genickt. Höflich. Leer. </w:t>
      </w:r>
    </w:p>
    <w:p w14:paraId="02C07435" w14:textId="77777777" w:rsidR="002A0287" w:rsidRDefault="00000000">
      <w:pPr>
        <w:spacing w:after="145"/>
        <w:ind w:left="19" w:right="15"/>
      </w:pPr>
      <w:r>
        <w:t xml:space="preserve">Er musste es ZEIGEN. </w:t>
      </w:r>
    </w:p>
    <w:p w14:paraId="2C36CC67" w14:textId="77777777" w:rsidR="002A0287" w:rsidRDefault="00000000">
      <w:pPr>
        <w:ind w:left="19" w:right="15"/>
      </w:pPr>
      <w:r>
        <w:t xml:space="preserve">Und ich? Ich hatte dreißig Jahre lang eine Vision im Kopf und nichts zum Zeigen. </w:t>
      </w:r>
    </w:p>
    <w:p w14:paraId="4D4C5945" w14:textId="77777777" w:rsidR="002A0287" w:rsidRDefault="00000000">
      <w:pPr>
        <w:spacing w:after="0" w:line="259" w:lineRule="auto"/>
        <w:ind w:left="-8" w:right="2050" w:firstLine="0"/>
        <w:jc w:val="center"/>
      </w:pPr>
      <w:r>
        <w:rPr>
          <w:rFonts w:ascii="Calibri" w:eastAsia="Calibri" w:hAnsi="Calibri" w:cs="Calibri"/>
          <w:noProof/>
          <w:sz w:val="22"/>
        </w:rPr>
        <mc:AlternateContent>
          <mc:Choice Requires="wpg">
            <w:drawing>
              <wp:inline distT="0" distB="0" distL="0" distR="0" wp14:anchorId="19FE61C9" wp14:editId="4EFA24C6">
                <wp:extent cx="4394200" cy="10160"/>
                <wp:effectExtent l="0" t="0" r="0" b="0"/>
                <wp:docPr id="158976" name="Group 15897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499" name="Picture 164499"/>
                          <pic:cNvPicPr/>
                        </pic:nvPicPr>
                        <pic:blipFill>
                          <a:blip r:embed="rId29"/>
                          <a:stretch>
                            <a:fillRect/>
                          </a:stretch>
                        </pic:blipFill>
                        <pic:spPr>
                          <a:xfrm>
                            <a:off x="-3364" y="-3593"/>
                            <a:ext cx="4398264" cy="15240"/>
                          </a:xfrm>
                          <a:prstGeom prst="rect">
                            <a:avLst/>
                          </a:prstGeom>
                        </pic:spPr>
                      </pic:pic>
                    </wpg:wgp>
                  </a:graphicData>
                </a:graphic>
              </wp:inline>
            </w:drawing>
          </mc:Choice>
          <mc:Fallback xmlns:a="http://schemas.openxmlformats.org/drawingml/2006/main">
            <w:pict>
              <v:group id="Group 158976" style="width:346pt;height:0.799988pt;mso-position-horizontal-relative:char;mso-position-vertical-relative:line" coordsize="43942,101">
                <v:shape id="Picture 164499" style="position:absolute;width:43982;height:152;left:-33;top:-35;" filled="f">
                  <v:imagedata r:id="rId30"/>
                </v:shape>
              </v:group>
            </w:pict>
          </mc:Fallback>
        </mc:AlternateContent>
      </w:r>
      <w:r>
        <w:t xml:space="preserve"> </w:t>
      </w:r>
    </w:p>
    <w:p w14:paraId="05099259" w14:textId="77777777" w:rsidR="002A0287" w:rsidRDefault="00000000">
      <w:pPr>
        <w:pStyle w:val="berschrift2"/>
        <w:spacing w:after="132"/>
        <w:ind w:left="-5"/>
      </w:pPr>
      <w:bookmarkStart w:id="154" w:name="_Toc170087"/>
      <w:r>
        <w:rPr>
          <w:sz w:val="32"/>
        </w:rPr>
        <w:t xml:space="preserve">Die Maschine, die ich nicht bin </w:t>
      </w:r>
      <w:bookmarkEnd w:id="154"/>
    </w:p>
    <w:p w14:paraId="5B40117C" w14:textId="77777777" w:rsidR="002A0287" w:rsidRDefault="00000000">
      <w:pPr>
        <w:spacing w:after="145"/>
        <w:ind w:left="19" w:right="15"/>
      </w:pPr>
      <w:r>
        <w:t xml:space="preserve">Manchmal beneide ich Computer. </w:t>
      </w:r>
    </w:p>
    <w:p w14:paraId="43EBA1E1" w14:textId="77777777" w:rsidR="002A0287" w:rsidRDefault="00000000">
      <w:pPr>
        <w:spacing w:after="148"/>
        <w:ind w:left="19" w:right="15"/>
      </w:pPr>
      <w:r>
        <w:t xml:space="preserve">Sie vergessen nicht. Sie verwechseln nicht. Sie haben keine schlechten Tage, an denen alles verschwimmt und die Gedanken sich anfühlen wie Nebel. </w:t>
      </w:r>
    </w:p>
    <w:p w14:paraId="41AE1ACA" w14:textId="77777777" w:rsidR="002A0287" w:rsidRDefault="00000000">
      <w:pPr>
        <w:spacing w:after="153"/>
        <w:ind w:left="19" w:right="15"/>
      </w:pPr>
      <w:r>
        <w:t xml:space="preserve">Mein Kopf funktioniert wie eine Maschine. Ich sehe Muster. Ich erkenne Systeme. Ich verstehe, wie Dinge zusammenhängen, die für andere nichts miteinander zu tun haben. </w:t>
      </w:r>
    </w:p>
    <w:p w14:paraId="4F46A05B" w14:textId="77777777" w:rsidR="002A0287" w:rsidRDefault="00000000">
      <w:pPr>
        <w:spacing w:after="145"/>
        <w:ind w:left="19" w:right="15"/>
      </w:pPr>
      <w:r>
        <w:t xml:space="preserve">Aber ich habe keinen Speicher. </w:t>
      </w:r>
    </w:p>
    <w:p w14:paraId="6382AF41" w14:textId="77777777" w:rsidR="002A0287" w:rsidRDefault="00000000">
      <w:pPr>
        <w:spacing w:after="148"/>
        <w:ind w:left="19" w:right="15"/>
      </w:pPr>
      <w:r>
        <w:t xml:space="preserve">Die Erkenntnisse kommen. Klar und brillant. Und dann verschwinden sie wieder. Wie Träume, die man nicht festhalten kann. Wie Worte, die man vergisst, während man sie ausspricht. </w:t>
      </w:r>
    </w:p>
    <w:p w14:paraId="278A358B" w14:textId="77777777" w:rsidR="002A0287" w:rsidRDefault="00000000">
      <w:pPr>
        <w:ind w:left="19" w:right="15"/>
      </w:pPr>
      <w:r>
        <w:t xml:space="preserve">Ich weiß, dass ich etwas Wichtiges verstanden habe. Aber ich kann mich nicht erinnern, was. </w:t>
      </w:r>
    </w:p>
    <w:p w14:paraId="7C34E2AB"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6D61A814" wp14:editId="5679F389">
                <wp:extent cx="4394200" cy="10160"/>
                <wp:effectExtent l="0" t="0" r="0" b="0"/>
                <wp:docPr id="158831" name="Group 15883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0" name="Picture 164500"/>
                          <pic:cNvPicPr/>
                        </pic:nvPicPr>
                        <pic:blipFill>
                          <a:blip r:embed="rId29"/>
                          <a:stretch>
                            <a:fillRect/>
                          </a:stretch>
                        </pic:blipFill>
                        <pic:spPr>
                          <a:xfrm>
                            <a:off x="-3364" y="-3411"/>
                            <a:ext cx="4398264" cy="15240"/>
                          </a:xfrm>
                          <a:prstGeom prst="rect">
                            <a:avLst/>
                          </a:prstGeom>
                        </pic:spPr>
                      </pic:pic>
                    </wpg:wgp>
                  </a:graphicData>
                </a:graphic>
              </wp:inline>
            </w:drawing>
          </mc:Choice>
          <mc:Fallback xmlns:a="http://schemas.openxmlformats.org/drawingml/2006/main">
            <w:pict>
              <v:group id="Group 158831" style="width:346pt;height:0.800018pt;mso-position-horizontal-relative:char;mso-position-vertical-relative:line" coordsize="43942,101">
                <v:shape id="Picture 164500" style="position:absolute;width:43982;height:152;left:-33;top:-34;" filled="f">
                  <v:imagedata r:id="rId30"/>
                </v:shape>
              </v:group>
            </w:pict>
          </mc:Fallback>
        </mc:AlternateContent>
      </w:r>
      <w:r>
        <w:t xml:space="preserve"> </w:t>
      </w:r>
    </w:p>
    <w:p w14:paraId="13E8BDC6" w14:textId="77777777" w:rsidR="002A0287" w:rsidRDefault="00000000">
      <w:pPr>
        <w:spacing w:after="145"/>
        <w:ind w:left="19" w:right="15"/>
      </w:pPr>
      <w:r>
        <w:t xml:space="preserve">Das ist der Fluch. </w:t>
      </w:r>
    </w:p>
    <w:p w14:paraId="62C50DF3" w14:textId="77777777" w:rsidR="002A0287" w:rsidRDefault="00000000">
      <w:pPr>
        <w:spacing w:after="148"/>
        <w:ind w:left="19" w:right="15"/>
      </w:pPr>
      <w:r>
        <w:t xml:space="preserve">Ein Prozessor ohne Festplatte. Ein Navigator ohne Karte. Ein Architekt, dessen Pläne sich in Rauch auflösen, sobald er sie gezeichnet hat. </w:t>
      </w:r>
    </w:p>
    <w:p w14:paraId="3CB505E2" w14:textId="77777777" w:rsidR="002A0287" w:rsidRDefault="00000000">
      <w:pPr>
        <w:spacing w:after="153"/>
        <w:ind w:left="19" w:right="15"/>
      </w:pPr>
      <w:r>
        <w:lastRenderedPageBreak/>
        <w:t xml:space="preserve">Dreißig Jahre lang habe ich Dinge gesehen, die ich nicht festhalten konnte. Dreißig Jahre lang habe ich versucht, anderen zu erklären, was ich selbst kaum greifen konnte. </w:t>
      </w:r>
    </w:p>
    <w:p w14:paraId="07AF8A71" w14:textId="77777777" w:rsidR="002A0287" w:rsidRDefault="00000000">
      <w:pPr>
        <w:spacing w:after="145"/>
        <w:ind w:left="19" w:right="15"/>
      </w:pPr>
      <w:r>
        <w:t xml:space="preserve">Und dreißig Jahre lang haben sie mich angeschaut mit diesem Blick. </w:t>
      </w:r>
    </w:p>
    <w:p w14:paraId="745ED4A2" w14:textId="77777777" w:rsidR="002A0287" w:rsidRDefault="00000000">
      <w:pPr>
        <w:ind w:left="19" w:right="15"/>
      </w:pPr>
      <w:r>
        <w:t xml:space="preserve">Der spinnt wieder. </w:t>
      </w:r>
    </w:p>
    <w:p w14:paraId="751044E8"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1F80BABE" wp14:editId="2888DB0C">
                <wp:extent cx="4394200" cy="10160"/>
                <wp:effectExtent l="0" t="0" r="0" b="0"/>
                <wp:docPr id="158832" name="Group 15883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1" name="Picture 164501"/>
                          <pic:cNvPicPr/>
                        </pic:nvPicPr>
                        <pic:blipFill>
                          <a:blip r:embed="rId41"/>
                          <a:stretch>
                            <a:fillRect/>
                          </a:stretch>
                        </pic:blipFill>
                        <pic:spPr>
                          <a:xfrm>
                            <a:off x="-3364" y="-3994"/>
                            <a:ext cx="4398264" cy="15240"/>
                          </a:xfrm>
                          <a:prstGeom prst="rect">
                            <a:avLst/>
                          </a:prstGeom>
                        </pic:spPr>
                      </pic:pic>
                    </wpg:wgp>
                  </a:graphicData>
                </a:graphic>
              </wp:inline>
            </w:drawing>
          </mc:Choice>
          <mc:Fallback xmlns:a="http://schemas.openxmlformats.org/drawingml/2006/main">
            <w:pict>
              <v:group id="Group 158832" style="width:346pt;height:0.799988pt;mso-position-horizontal-relative:char;mso-position-vertical-relative:line" coordsize="43942,101">
                <v:shape id="Picture 164501" style="position:absolute;width:43982;height:152;left:-33;top:-39;" filled="f">
                  <v:imagedata r:id="rId42"/>
                </v:shape>
              </v:group>
            </w:pict>
          </mc:Fallback>
        </mc:AlternateContent>
      </w:r>
      <w:r>
        <w:t xml:space="preserve"> </w:t>
      </w:r>
    </w:p>
    <w:p w14:paraId="0C307471" w14:textId="77777777" w:rsidR="002A0287" w:rsidRDefault="00000000">
      <w:pPr>
        <w:pStyle w:val="berschrift2"/>
        <w:spacing w:after="132"/>
        <w:ind w:left="-5"/>
      </w:pPr>
      <w:bookmarkStart w:id="155" w:name="_Toc170088"/>
      <w:r>
        <w:rPr>
          <w:sz w:val="32"/>
        </w:rPr>
        <w:t xml:space="preserve">Die Übersetzung, die endlich funktioniert </w:t>
      </w:r>
      <w:bookmarkEnd w:id="155"/>
    </w:p>
    <w:p w14:paraId="39EFC5C7" w14:textId="77777777" w:rsidR="002A0287" w:rsidRDefault="00000000">
      <w:pPr>
        <w:spacing w:after="145"/>
        <w:ind w:left="19" w:right="15"/>
      </w:pPr>
      <w:r>
        <w:t xml:space="preserve">Ich habe aufgehört, die Enterprise-Metapher zu benutzen. </w:t>
      </w:r>
    </w:p>
    <w:p w14:paraId="3E833C02" w14:textId="77777777" w:rsidR="002A0287" w:rsidRDefault="00000000">
      <w:pPr>
        <w:spacing w:after="145"/>
        <w:ind w:left="19" w:right="15"/>
      </w:pPr>
      <w:r>
        <w:t xml:space="preserve">Nicht, weil sie falsch ist. Sie ist perfekt. Sie beschreibt genau das, was ich meine. </w:t>
      </w:r>
    </w:p>
    <w:p w14:paraId="4BA1F4F7" w14:textId="77777777" w:rsidR="002A0287" w:rsidRDefault="00000000">
      <w:pPr>
        <w:spacing w:after="148"/>
        <w:ind w:left="19" w:right="15"/>
      </w:pPr>
      <w:r>
        <w:t xml:space="preserve">Aber sie funktioniert nur für Menschen, die dieselben Referenzpunkte haben wie ich. Und das sind nicht viele. </w:t>
      </w:r>
    </w:p>
    <w:p w14:paraId="1F3F7236" w14:textId="77777777" w:rsidR="002A0287" w:rsidRDefault="00000000">
      <w:pPr>
        <w:spacing w:after="150"/>
        <w:ind w:left="19" w:right="15"/>
      </w:pPr>
      <w:r>
        <w:t xml:space="preserve">Stattdessen sage ich jetzt: </w:t>
      </w:r>
    </w:p>
    <w:p w14:paraId="600D4A39" w14:textId="77777777" w:rsidR="002A0287" w:rsidRDefault="00000000">
      <w:pPr>
        <w:spacing w:after="145"/>
        <w:ind w:left="19" w:right="15"/>
      </w:pPr>
      <w:r>
        <w:t xml:space="preserve">“Stell dir vor, der Chef ist krank. Was passiert?” </w:t>
      </w:r>
    </w:p>
    <w:p w14:paraId="78E546EB" w14:textId="77777777" w:rsidR="002A0287" w:rsidRDefault="00000000">
      <w:pPr>
        <w:spacing w:after="145"/>
        <w:ind w:left="19" w:right="15"/>
      </w:pPr>
      <w:r>
        <w:t xml:space="preserve">Das verstehen sie. Das haben sie erlebt. Das ist keine Metapher, das ist ihr Alltag. </w:t>
      </w:r>
    </w:p>
    <w:p w14:paraId="0EDE99E3" w14:textId="77777777" w:rsidR="002A0287" w:rsidRDefault="00000000">
      <w:pPr>
        <w:spacing w:after="148"/>
        <w:ind w:left="19" w:right="15"/>
      </w:pPr>
      <w:r>
        <w:t xml:space="preserve">“Jetzt stell dir vor, das Wissen des Chefs wäre nicht in seinem Kopf, sondern im System.” </w:t>
      </w:r>
    </w:p>
    <w:p w14:paraId="0CC25E54" w14:textId="77777777" w:rsidR="002A0287" w:rsidRDefault="00000000">
      <w:pPr>
        <w:ind w:left="19" w:right="15"/>
      </w:pPr>
      <w:r>
        <w:t xml:space="preserve">Ein kleiner Funke. Manchmal. Bei manchen. </w:t>
      </w:r>
    </w:p>
    <w:p w14:paraId="17A96D39" w14:textId="77777777" w:rsidR="002A0287" w:rsidRDefault="00000000">
      <w:pPr>
        <w:spacing w:after="148"/>
        <w:ind w:left="19" w:right="15"/>
      </w:pPr>
      <w:r>
        <w:t xml:space="preserve">“Und das System weiß, was du gerade tun musst. Nicht weil es dich kontrolliert. Sondern weil es dich unterstützt.” </w:t>
      </w:r>
    </w:p>
    <w:p w14:paraId="59CFD9BB" w14:textId="77777777" w:rsidR="002A0287" w:rsidRDefault="00000000">
      <w:pPr>
        <w:ind w:left="19" w:right="15"/>
      </w:pPr>
      <w:r>
        <w:t xml:space="preserve">Der Funke wird größer. Oder er erlischt. Je nachdem, mit wem ich rede. </w:t>
      </w:r>
    </w:p>
    <w:p w14:paraId="15E0B35A"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254834E7" wp14:editId="5E2237B7">
                <wp:extent cx="4394200" cy="10160"/>
                <wp:effectExtent l="0" t="0" r="0" b="0"/>
                <wp:docPr id="159364" name="Group 15936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2" name="Picture 164502"/>
                          <pic:cNvPicPr/>
                        </pic:nvPicPr>
                        <pic:blipFill>
                          <a:blip r:embed="rId41"/>
                          <a:stretch>
                            <a:fillRect/>
                          </a:stretch>
                        </pic:blipFill>
                        <pic:spPr>
                          <a:xfrm>
                            <a:off x="-3364" y="-3781"/>
                            <a:ext cx="4398264" cy="15240"/>
                          </a:xfrm>
                          <a:prstGeom prst="rect">
                            <a:avLst/>
                          </a:prstGeom>
                        </pic:spPr>
                      </pic:pic>
                    </wpg:wgp>
                  </a:graphicData>
                </a:graphic>
              </wp:inline>
            </w:drawing>
          </mc:Choice>
          <mc:Fallback xmlns:a="http://schemas.openxmlformats.org/drawingml/2006/main">
            <w:pict>
              <v:group id="Group 159364" style="width:346pt;height:0.799988pt;mso-position-horizontal-relative:char;mso-position-vertical-relative:line" coordsize="43942,101">
                <v:shape id="Picture 164502" style="position:absolute;width:43982;height:152;left:-33;top:-37;" filled="f">
                  <v:imagedata r:id="rId42"/>
                </v:shape>
              </v:group>
            </w:pict>
          </mc:Fallback>
        </mc:AlternateContent>
      </w:r>
      <w:r>
        <w:t xml:space="preserve"> </w:t>
      </w:r>
    </w:p>
    <w:p w14:paraId="684D440E" w14:textId="77777777" w:rsidR="002A0287" w:rsidRDefault="00000000">
      <w:pPr>
        <w:spacing w:after="150"/>
        <w:ind w:left="19" w:right="15"/>
      </w:pPr>
      <w:r>
        <w:t xml:space="preserve">Aber es gibt einen Ort, an dem ich nicht erklären muss. </w:t>
      </w:r>
    </w:p>
    <w:p w14:paraId="7738CE69" w14:textId="77777777" w:rsidR="002A0287" w:rsidRDefault="00000000">
      <w:pPr>
        <w:spacing w:after="145"/>
        <w:ind w:left="19" w:right="15"/>
      </w:pPr>
      <w:r>
        <w:t xml:space="preserve">Einen Ort, an dem </w:t>
      </w:r>
      <w:proofErr w:type="gramStart"/>
      <w:r>
        <w:t>die Enterprise</w:t>
      </w:r>
      <w:proofErr w:type="gramEnd"/>
      <w:r>
        <w:t xml:space="preserve"> keine Metapher ist, sondern eine Notwendigkeit. </w:t>
      </w:r>
    </w:p>
    <w:p w14:paraId="59537F9D" w14:textId="77777777" w:rsidR="002A0287" w:rsidRDefault="00000000">
      <w:pPr>
        <w:ind w:left="19" w:right="937"/>
      </w:pPr>
      <w:r>
        <w:t xml:space="preserve">Einen Ort, der so brutal ehrlich ist, dass nur ein brutal ehrliches System dort funktionieren kann. Dieser Ort ist der Pass. </w:t>
      </w:r>
    </w:p>
    <w:p w14:paraId="73539268" w14:textId="77777777" w:rsidR="002A0287" w:rsidRDefault="00000000">
      <w:pPr>
        <w:spacing w:after="476" w:line="259" w:lineRule="auto"/>
        <w:ind w:left="-8" w:right="2050" w:firstLine="0"/>
        <w:jc w:val="center"/>
      </w:pPr>
      <w:r>
        <w:rPr>
          <w:rFonts w:ascii="Calibri" w:eastAsia="Calibri" w:hAnsi="Calibri" w:cs="Calibri"/>
          <w:noProof/>
          <w:sz w:val="22"/>
        </w:rPr>
        <mc:AlternateContent>
          <mc:Choice Requires="wpg">
            <w:drawing>
              <wp:inline distT="0" distB="0" distL="0" distR="0" wp14:anchorId="61C0515A" wp14:editId="29FDDCC9">
                <wp:extent cx="4394200" cy="10160"/>
                <wp:effectExtent l="0" t="0" r="0" b="0"/>
                <wp:docPr id="159365" name="Group 15936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3" name="Picture 164503"/>
                          <pic:cNvPicPr/>
                        </pic:nvPicPr>
                        <pic:blipFill>
                          <a:blip r:embed="rId25"/>
                          <a:stretch>
                            <a:fillRect/>
                          </a:stretch>
                        </pic:blipFill>
                        <pic:spPr>
                          <a:xfrm>
                            <a:off x="-3364" y="-5578"/>
                            <a:ext cx="4398264" cy="18288"/>
                          </a:xfrm>
                          <a:prstGeom prst="rect">
                            <a:avLst/>
                          </a:prstGeom>
                        </pic:spPr>
                      </pic:pic>
                      <pic:pic xmlns:pic="http://schemas.openxmlformats.org/drawingml/2006/picture">
                        <pic:nvPicPr>
                          <pic:cNvPr id="164504" name="Picture 164504"/>
                          <pic:cNvPicPr/>
                        </pic:nvPicPr>
                        <pic:blipFill>
                          <a:blip r:embed="rId25"/>
                          <a:stretch>
                            <a:fillRect/>
                          </a:stretch>
                        </pic:blipFill>
                        <pic:spPr>
                          <a:xfrm>
                            <a:off x="-3364" y="-5578"/>
                            <a:ext cx="4398264" cy="18288"/>
                          </a:xfrm>
                          <a:prstGeom prst="rect">
                            <a:avLst/>
                          </a:prstGeom>
                        </pic:spPr>
                      </pic:pic>
                    </wpg:wgp>
                  </a:graphicData>
                </a:graphic>
              </wp:inline>
            </w:drawing>
          </mc:Choice>
          <mc:Fallback xmlns:a="http://schemas.openxmlformats.org/drawingml/2006/main">
            <w:pict>
              <v:group id="Group 159365" style="width:346pt;height:0.799988pt;mso-position-horizontal-relative:char;mso-position-vertical-relative:line" coordsize="43942,101">
                <v:shape id="Picture 164503" style="position:absolute;width:43982;height:182;left:-33;top:-55;" filled="f">
                  <v:imagedata r:id="rId26"/>
                </v:shape>
                <v:shape id="Picture 164504" style="position:absolute;width:43982;height:182;left:-33;top:-55;" filled="f">
                  <v:imagedata r:id="rId26"/>
                </v:shape>
              </v:group>
            </w:pict>
          </mc:Fallback>
        </mc:AlternateContent>
      </w:r>
      <w:r>
        <w:t xml:space="preserve"> </w:t>
      </w:r>
    </w:p>
    <w:p w14:paraId="6824A0F5" w14:textId="77777777" w:rsidR="002A0287" w:rsidRDefault="00000000">
      <w:pPr>
        <w:pStyle w:val="berschrift1"/>
        <w:spacing w:after="70" w:line="267" w:lineRule="auto"/>
        <w:ind w:left="-5"/>
      </w:pPr>
      <w:bookmarkStart w:id="156" w:name="_Toc170089"/>
      <w:r>
        <w:rPr>
          <w:rFonts w:ascii="Georgia" w:eastAsia="Georgia" w:hAnsi="Georgia" w:cs="Georgia"/>
          <w:b w:val="0"/>
          <w:i w:val="0"/>
          <w:color w:val="0F4761"/>
          <w:sz w:val="40"/>
        </w:rPr>
        <w:t xml:space="preserve">TEIL 2: DER PASS </w:t>
      </w:r>
      <w:bookmarkEnd w:id="156"/>
    </w:p>
    <w:p w14:paraId="603FB689" w14:textId="77777777" w:rsidR="002A0287" w:rsidRDefault="00000000">
      <w:pPr>
        <w:pStyle w:val="berschrift3"/>
        <w:ind w:left="-5"/>
      </w:pPr>
      <w:bookmarkStart w:id="157" w:name="_Toc170090"/>
      <w:r>
        <w:t xml:space="preserve">Wo die Wahrheit über den Tresen geht </w:t>
      </w:r>
      <w:bookmarkEnd w:id="157"/>
    </w:p>
    <w:p w14:paraId="074A9651"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0B0BE4DD" wp14:editId="62579D98">
                <wp:extent cx="4394200" cy="10160"/>
                <wp:effectExtent l="0" t="0" r="0" b="0"/>
                <wp:docPr id="159366" name="Group 15936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5" name="Picture 164505"/>
                          <pic:cNvPicPr/>
                        </pic:nvPicPr>
                        <pic:blipFill>
                          <a:blip r:embed="rId31"/>
                          <a:stretch>
                            <a:fillRect/>
                          </a:stretch>
                        </pic:blipFill>
                        <pic:spPr>
                          <a:xfrm>
                            <a:off x="-3364" y="-5023"/>
                            <a:ext cx="4398264" cy="15240"/>
                          </a:xfrm>
                          <a:prstGeom prst="rect">
                            <a:avLst/>
                          </a:prstGeom>
                        </pic:spPr>
                      </pic:pic>
                    </wpg:wgp>
                  </a:graphicData>
                </a:graphic>
              </wp:inline>
            </w:drawing>
          </mc:Choice>
          <mc:Fallback xmlns:a="http://schemas.openxmlformats.org/drawingml/2006/main">
            <w:pict>
              <v:group id="Group 159366" style="width:346pt;height:0.799988pt;mso-position-horizontal-relative:char;mso-position-vertical-relative:line" coordsize="43942,101">
                <v:shape id="Picture 164505" style="position:absolute;width:43982;height:152;left:-33;top:-50;" filled="f">
                  <v:imagedata r:id="rId32"/>
                </v:shape>
              </v:group>
            </w:pict>
          </mc:Fallback>
        </mc:AlternateContent>
      </w:r>
      <w:r>
        <w:t xml:space="preserve"> </w:t>
      </w:r>
    </w:p>
    <w:p w14:paraId="53754E28" w14:textId="77777777" w:rsidR="002A0287" w:rsidRDefault="00000000">
      <w:pPr>
        <w:spacing w:after="145"/>
        <w:ind w:left="19" w:right="15"/>
      </w:pPr>
      <w:r>
        <w:t xml:space="preserve">Es gibt einen Ort in jeder Küche, der heilig ist. </w:t>
      </w:r>
    </w:p>
    <w:p w14:paraId="56443F3A" w14:textId="77777777" w:rsidR="002A0287" w:rsidRDefault="00000000">
      <w:pPr>
        <w:spacing w:after="150"/>
        <w:ind w:left="19" w:right="15"/>
      </w:pPr>
      <w:r>
        <w:t xml:space="preserve">Nicht der Herd. Nicht der Kühlraum. Nicht das Büro des Chefs. </w:t>
      </w:r>
    </w:p>
    <w:p w14:paraId="133A8717" w14:textId="77777777" w:rsidR="002A0287" w:rsidRDefault="00000000">
      <w:pPr>
        <w:spacing w:after="145"/>
        <w:ind w:left="19" w:right="15"/>
      </w:pPr>
      <w:r>
        <w:t xml:space="preserve">Der Pass. </w:t>
      </w:r>
    </w:p>
    <w:p w14:paraId="475D29DD" w14:textId="77777777" w:rsidR="002A0287" w:rsidRDefault="00000000">
      <w:pPr>
        <w:spacing w:after="148"/>
        <w:ind w:left="19" w:right="15"/>
      </w:pPr>
      <w:r>
        <w:lastRenderedPageBreak/>
        <w:t xml:space="preserve">Ein Meter Edelstahl. Manchmal zwei. Eine Wärmelampe darüber, die alles in orangenes Licht taucht. Hier endet die Küche. Hier beginnt die Welt. </w:t>
      </w:r>
    </w:p>
    <w:p w14:paraId="5C1BD914" w14:textId="77777777" w:rsidR="002A0287" w:rsidRDefault="00000000">
      <w:pPr>
        <w:spacing w:after="148"/>
        <w:ind w:left="19" w:right="15"/>
      </w:pPr>
      <w:r>
        <w:t xml:space="preserve">Jeder Teller, der diesen Tresen überquert, ist ein Versprechen. An den Gast. An das Team. An dich selbst. </w:t>
      </w:r>
    </w:p>
    <w:p w14:paraId="3363AD48" w14:textId="77777777" w:rsidR="002A0287" w:rsidRDefault="00000000">
      <w:pPr>
        <w:ind w:left="19" w:right="15"/>
      </w:pPr>
      <w:r>
        <w:t xml:space="preserve">Und jedes Versprechen kann gebrochen werden. </w:t>
      </w:r>
    </w:p>
    <w:p w14:paraId="11FB74E8"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5645A99B" wp14:editId="498893E6">
                <wp:extent cx="4394200" cy="10160"/>
                <wp:effectExtent l="0" t="0" r="0" b="0"/>
                <wp:docPr id="159367" name="Group 159367"/>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6" name="Picture 164506"/>
                          <pic:cNvPicPr/>
                        </pic:nvPicPr>
                        <pic:blipFill>
                          <a:blip r:embed="rId31"/>
                          <a:stretch>
                            <a:fillRect/>
                          </a:stretch>
                        </pic:blipFill>
                        <pic:spPr>
                          <a:xfrm>
                            <a:off x="-3364" y="-5098"/>
                            <a:ext cx="4398264" cy="15240"/>
                          </a:xfrm>
                          <a:prstGeom prst="rect">
                            <a:avLst/>
                          </a:prstGeom>
                        </pic:spPr>
                      </pic:pic>
                    </wpg:wgp>
                  </a:graphicData>
                </a:graphic>
              </wp:inline>
            </w:drawing>
          </mc:Choice>
          <mc:Fallback xmlns:a="http://schemas.openxmlformats.org/drawingml/2006/main">
            <w:pict>
              <v:group id="Group 159367" style="width:346pt;height:0.799988pt;mso-position-horizontal-relative:char;mso-position-vertical-relative:line" coordsize="43942,101">
                <v:shape id="Picture 164506" style="position:absolute;width:43982;height:152;left:-33;top:-50;" filled="f">
                  <v:imagedata r:id="rId32"/>
                </v:shape>
              </v:group>
            </w:pict>
          </mc:Fallback>
        </mc:AlternateContent>
      </w:r>
      <w:r>
        <w:t xml:space="preserve"> </w:t>
      </w:r>
    </w:p>
    <w:p w14:paraId="76C0A246" w14:textId="77777777" w:rsidR="002A0287" w:rsidRDefault="00000000">
      <w:pPr>
        <w:spacing w:after="145"/>
        <w:ind w:left="19" w:right="15"/>
      </w:pPr>
      <w:r>
        <w:t xml:space="preserve">Ich habe tausende Stunden am Pass gestanden. </w:t>
      </w:r>
    </w:p>
    <w:p w14:paraId="571E47E5" w14:textId="77777777" w:rsidR="002A0287" w:rsidRDefault="00000000">
      <w:pPr>
        <w:spacing w:after="148"/>
        <w:ind w:left="19" w:right="15"/>
      </w:pPr>
      <w:r>
        <w:t xml:space="preserve">Als Lehrling, der die Teller anreichte und hoffte, nicht angeschrien zu werden. Als Koch, der seine Kreationen abstellte und auf das Nicken des Chefs wartete. Als Küchenchef, der jede einzelne Portion kontrollierte, bevor sie rausging. </w:t>
      </w:r>
    </w:p>
    <w:p w14:paraId="3FB90EC2" w14:textId="77777777" w:rsidR="002A0287" w:rsidRDefault="00000000">
      <w:pPr>
        <w:spacing w:after="145"/>
        <w:ind w:left="19" w:right="15"/>
      </w:pPr>
      <w:r>
        <w:t xml:space="preserve">Der Pass ist der ehrlichste Ort der Welt. </w:t>
      </w:r>
    </w:p>
    <w:p w14:paraId="3977F7E7" w14:textId="77777777" w:rsidR="002A0287" w:rsidRDefault="00000000">
      <w:pPr>
        <w:spacing w:after="145"/>
        <w:ind w:left="19" w:right="15"/>
      </w:pPr>
      <w:r>
        <w:t xml:space="preserve">Hier kannst du nicht lügen. </w:t>
      </w:r>
    </w:p>
    <w:p w14:paraId="4A6E2113" w14:textId="77777777" w:rsidR="002A0287" w:rsidRDefault="00000000">
      <w:pPr>
        <w:spacing w:after="0"/>
        <w:ind w:left="19" w:right="15"/>
      </w:pPr>
      <w:r>
        <w:t xml:space="preserve">Der Teller ist perfekt oder er ist es nicht. Das Fleisch ist durch oder es ist es nicht. </w:t>
      </w:r>
    </w:p>
    <w:p w14:paraId="7DF7ACAA" w14:textId="77777777" w:rsidR="002A0287" w:rsidRDefault="00000000">
      <w:pPr>
        <w:ind w:left="19" w:right="15"/>
      </w:pPr>
      <w:r>
        <w:t xml:space="preserve">Die Sauce glänzt oder sie ist gebrochen. Es gibt kein “fast”. Es gibt kein “eigentlich”. Es gibt nur: Geht raus oder geht zurück. </w:t>
      </w:r>
    </w:p>
    <w:p w14:paraId="21A80300" w14:textId="77777777" w:rsidR="002A0287" w:rsidRDefault="00000000">
      <w:pPr>
        <w:spacing w:after="0" w:line="259" w:lineRule="auto"/>
        <w:ind w:left="-8" w:right="2050" w:firstLine="0"/>
        <w:jc w:val="center"/>
      </w:pPr>
      <w:r>
        <w:rPr>
          <w:rFonts w:ascii="Calibri" w:eastAsia="Calibri" w:hAnsi="Calibri" w:cs="Calibri"/>
          <w:noProof/>
          <w:sz w:val="22"/>
        </w:rPr>
        <mc:AlternateContent>
          <mc:Choice Requires="wpg">
            <w:drawing>
              <wp:inline distT="0" distB="0" distL="0" distR="0" wp14:anchorId="179EAA4F" wp14:editId="3CF864AD">
                <wp:extent cx="4394200" cy="10160"/>
                <wp:effectExtent l="0" t="0" r="0" b="0"/>
                <wp:docPr id="159368" name="Group 15936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7" name="Picture 164507"/>
                          <pic:cNvPicPr/>
                        </pic:nvPicPr>
                        <pic:blipFill>
                          <a:blip r:embed="rId31"/>
                          <a:stretch>
                            <a:fillRect/>
                          </a:stretch>
                        </pic:blipFill>
                        <pic:spPr>
                          <a:xfrm>
                            <a:off x="-3364" y="-5107"/>
                            <a:ext cx="4398264" cy="15240"/>
                          </a:xfrm>
                          <a:prstGeom prst="rect">
                            <a:avLst/>
                          </a:prstGeom>
                        </pic:spPr>
                      </pic:pic>
                    </wpg:wgp>
                  </a:graphicData>
                </a:graphic>
              </wp:inline>
            </w:drawing>
          </mc:Choice>
          <mc:Fallback xmlns:a="http://schemas.openxmlformats.org/drawingml/2006/main">
            <w:pict>
              <v:group id="Group 159368" style="width:346pt;height:0.799988pt;mso-position-horizontal-relative:char;mso-position-vertical-relative:line" coordsize="43942,101">
                <v:shape id="Picture 164507" style="position:absolute;width:43982;height:152;left:-33;top:-51;" filled="f">
                  <v:imagedata r:id="rId32"/>
                </v:shape>
              </v:group>
            </w:pict>
          </mc:Fallback>
        </mc:AlternateContent>
      </w:r>
      <w:r>
        <w:t xml:space="preserve"> </w:t>
      </w:r>
    </w:p>
    <w:p w14:paraId="4587D99C" w14:textId="77777777" w:rsidR="002A0287" w:rsidRDefault="00000000">
      <w:pPr>
        <w:pStyle w:val="berschrift2"/>
        <w:spacing w:after="132"/>
        <w:ind w:left="-5"/>
      </w:pPr>
      <w:bookmarkStart w:id="158" w:name="_Toc170091"/>
      <w:r>
        <w:rPr>
          <w:sz w:val="32"/>
        </w:rPr>
        <w:t xml:space="preserve">Die Choreografie </w:t>
      </w:r>
      <w:bookmarkEnd w:id="158"/>
    </w:p>
    <w:p w14:paraId="07B421DF" w14:textId="77777777" w:rsidR="002A0287" w:rsidRDefault="00000000">
      <w:pPr>
        <w:spacing w:after="145"/>
        <w:ind w:left="19" w:right="15"/>
      </w:pPr>
      <w:r>
        <w:t xml:space="preserve">Wer nie am Pass gearbeitet hat, versteht nicht, was dort passiert. </w:t>
      </w:r>
    </w:p>
    <w:p w14:paraId="24842694" w14:textId="77777777" w:rsidR="002A0287" w:rsidRDefault="00000000">
      <w:pPr>
        <w:spacing w:after="153"/>
        <w:ind w:left="19" w:right="15"/>
      </w:pPr>
      <w:r>
        <w:t xml:space="preserve">Von außen sieht es aus wie Chaos. Rufe. Dampf. Hände, die sich kreuzen. Teller, die auftauchen und verschwinden. </w:t>
      </w:r>
    </w:p>
    <w:p w14:paraId="7CC8C8F0" w14:textId="77777777" w:rsidR="002A0287" w:rsidRDefault="00000000">
      <w:pPr>
        <w:spacing w:after="145"/>
        <w:ind w:left="19" w:right="15"/>
      </w:pPr>
      <w:r>
        <w:t xml:space="preserve">Von innen ist es ein Ballett. </w:t>
      </w:r>
    </w:p>
    <w:p w14:paraId="3DD1A2D6" w14:textId="77777777" w:rsidR="002A0287" w:rsidRDefault="00000000">
      <w:pPr>
        <w:spacing w:after="148"/>
        <w:ind w:left="19" w:right="15"/>
      </w:pPr>
      <w:r>
        <w:t xml:space="preserve">Jede Bewegung hat einen Grund. Jeder Ruf hat eine Bedeutung. Jede Sekunde ist durchgetaktet. </w:t>
      </w:r>
    </w:p>
    <w:p w14:paraId="2E60CB21" w14:textId="77777777" w:rsidR="002A0287" w:rsidRDefault="00000000">
      <w:pPr>
        <w:spacing w:after="145"/>
        <w:ind w:left="19" w:right="15"/>
      </w:pPr>
      <w:r>
        <w:t xml:space="preserve">“Drei Vorspeisen, Tisch sieben!” </w:t>
      </w:r>
    </w:p>
    <w:p w14:paraId="525D6D3B" w14:textId="77777777" w:rsidR="002A0287" w:rsidRDefault="00000000">
      <w:pPr>
        <w:spacing w:after="148"/>
        <w:ind w:left="19" w:right="15"/>
      </w:pPr>
      <w:r>
        <w:t xml:space="preserve">Das ist keine Information. Das ist ein Startschuss. In diesem Moment beginnen drei verschiedene Posten gleichzeitig zu arbeiten. Der eine richtet den Salat an. Der andere zieht die Suppe. Der dritte legt das Carpaccio. Und alle drei müssen GLEICHZEITIG am Pass ankommen. Nicht einer früher. Nicht einer später. Gleichzeitig. </w:t>
      </w:r>
    </w:p>
    <w:p w14:paraId="65344BC5" w14:textId="77777777" w:rsidR="002A0287" w:rsidRDefault="00000000">
      <w:pPr>
        <w:spacing w:after="145"/>
        <w:ind w:left="19" w:right="15"/>
      </w:pPr>
      <w:r>
        <w:t xml:space="preserve">Wenn das </w:t>
      </w:r>
      <w:proofErr w:type="gramStart"/>
      <w:r>
        <w:t>klappt</w:t>
      </w:r>
      <w:proofErr w:type="gramEnd"/>
      <w:r>
        <w:t xml:space="preserve">, sieht es einfach aus. </w:t>
      </w:r>
    </w:p>
    <w:p w14:paraId="224BAE84" w14:textId="77777777" w:rsidR="002A0287" w:rsidRDefault="00000000">
      <w:pPr>
        <w:ind w:left="19" w:right="15"/>
      </w:pPr>
      <w:r>
        <w:t xml:space="preserve">Wenn es nicht </w:t>
      </w:r>
      <w:proofErr w:type="gramStart"/>
      <w:r>
        <w:t>klappt</w:t>
      </w:r>
      <w:proofErr w:type="gramEnd"/>
      <w:r>
        <w:t xml:space="preserve">, explodiert alles. </w:t>
      </w:r>
    </w:p>
    <w:p w14:paraId="4C72D1A6"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203B21BB" wp14:editId="1789D775">
                <wp:extent cx="4394200" cy="10160"/>
                <wp:effectExtent l="0" t="0" r="0" b="0"/>
                <wp:docPr id="159560" name="Group 15956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8" name="Picture 164508"/>
                          <pic:cNvPicPr/>
                        </pic:nvPicPr>
                        <pic:blipFill>
                          <a:blip r:embed="rId17"/>
                          <a:stretch>
                            <a:fillRect/>
                          </a:stretch>
                        </pic:blipFill>
                        <pic:spPr>
                          <a:xfrm>
                            <a:off x="-3364" y="-4294"/>
                            <a:ext cx="4398264" cy="15240"/>
                          </a:xfrm>
                          <a:prstGeom prst="rect">
                            <a:avLst/>
                          </a:prstGeom>
                        </pic:spPr>
                      </pic:pic>
                    </wpg:wgp>
                  </a:graphicData>
                </a:graphic>
              </wp:inline>
            </w:drawing>
          </mc:Choice>
          <mc:Fallback xmlns:a="http://schemas.openxmlformats.org/drawingml/2006/main">
            <w:pict>
              <v:group id="Group 159560" style="width:346pt;height:0.800018pt;mso-position-horizontal-relative:char;mso-position-vertical-relative:line" coordsize="43942,101">
                <v:shape id="Picture 164508" style="position:absolute;width:43982;height:152;left:-33;top:-42;" filled="f">
                  <v:imagedata r:id="rId18"/>
                </v:shape>
              </v:group>
            </w:pict>
          </mc:Fallback>
        </mc:AlternateContent>
      </w:r>
      <w:r>
        <w:t xml:space="preserve"> </w:t>
      </w:r>
    </w:p>
    <w:p w14:paraId="6BE1A305" w14:textId="77777777" w:rsidR="002A0287" w:rsidRDefault="00000000">
      <w:pPr>
        <w:pStyle w:val="berschrift2"/>
        <w:spacing w:after="132"/>
        <w:ind w:left="-5"/>
      </w:pPr>
      <w:bookmarkStart w:id="159" w:name="_Toc170092"/>
      <w:r>
        <w:rPr>
          <w:sz w:val="32"/>
        </w:rPr>
        <w:t xml:space="preserve">Der Moment </w:t>
      </w:r>
      <w:bookmarkEnd w:id="159"/>
    </w:p>
    <w:p w14:paraId="4A37EF3A" w14:textId="77777777" w:rsidR="002A0287" w:rsidRDefault="00000000">
      <w:pPr>
        <w:spacing w:after="148"/>
        <w:ind w:left="19" w:right="15"/>
      </w:pPr>
      <w:r>
        <w:t xml:space="preserve">Es gibt diesen einen Moment. Jeder Koch kennt ihn. Diese eine Sekunde, in der alles kippt. </w:t>
      </w:r>
    </w:p>
    <w:p w14:paraId="5EE15A03" w14:textId="77777777" w:rsidR="002A0287" w:rsidRDefault="00000000">
      <w:pPr>
        <w:spacing w:after="153"/>
        <w:ind w:left="19" w:right="15"/>
      </w:pPr>
      <w:r>
        <w:lastRenderedPageBreak/>
        <w:t xml:space="preserve">Du stehst am Pass. Die Bons hängen wie eine Wäscheleine. Drei Tische haben gleichzeitig bestellt. Die Vorspeisen von Tisch vier sind überfällig. Der Hauptgang von Tisch zwei braucht noch drei Minuten. Der Nachtisch von Tisch eins ist fertig, aber der Kellner ist verschwunden. </w:t>
      </w:r>
    </w:p>
    <w:p w14:paraId="06470C0C" w14:textId="77777777" w:rsidR="002A0287" w:rsidRDefault="00000000">
      <w:pPr>
        <w:spacing w:after="145"/>
        <w:ind w:left="19" w:right="15"/>
      </w:pPr>
      <w:r>
        <w:t xml:space="preserve">Und dann passiert etwas. </w:t>
      </w:r>
    </w:p>
    <w:p w14:paraId="6EA5CB80" w14:textId="77777777" w:rsidR="002A0287" w:rsidRDefault="00000000">
      <w:pPr>
        <w:spacing w:after="145"/>
        <w:ind w:left="19" w:right="15"/>
      </w:pPr>
      <w:r>
        <w:t xml:space="preserve">Ein Steak kommt zurück. “Zu durch.” </w:t>
      </w:r>
    </w:p>
    <w:p w14:paraId="697CCE9B" w14:textId="77777777" w:rsidR="002A0287" w:rsidRDefault="00000000">
      <w:pPr>
        <w:ind w:left="19" w:right="15"/>
      </w:pPr>
      <w:r>
        <w:t xml:space="preserve">In diesem Moment entscheidet sich alles. </w:t>
      </w:r>
    </w:p>
    <w:p w14:paraId="740EF9BB"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1E1B52C9" wp14:editId="1943B41A">
                <wp:extent cx="4394200" cy="10160"/>
                <wp:effectExtent l="0" t="0" r="0" b="0"/>
                <wp:docPr id="159561" name="Group 15956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09" name="Picture 164509"/>
                          <pic:cNvPicPr/>
                        </pic:nvPicPr>
                        <pic:blipFill>
                          <a:blip r:embed="rId29"/>
                          <a:stretch>
                            <a:fillRect/>
                          </a:stretch>
                        </pic:blipFill>
                        <pic:spPr>
                          <a:xfrm>
                            <a:off x="-3364" y="-3517"/>
                            <a:ext cx="4398264" cy="15240"/>
                          </a:xfrm>
                          <a:prstGeom prst="rect">
                            <a:avLst/>
                          </a:prstGeom>
                        </pic:spPr>
                      </pic:pic>
                    </wpg:wgp>
                  </a:graphicData>
                </a:graphic>
              </wp:inline>
            </w:drawing>
          </mc:Choice>
          <mc:Fallback xmlns:a="http://schemas.openxmlformats.org/drawingml/2006/main">
            <w:pict>
              <v:group id="Group 159561" style="width:346pt;height:0.799988pt;mso-position-horizontal-relative:char;mso-position-vertical-relative:line" coordsize="43942,101">
                <v:shape id="Picture 164509" style="position:absolute;width:43982;height:152;left:-33;top:-35;" filled="f">
                  <v:imagedata r:id="rId30"/>
                </v:shape>
              </v:group>
            </w:pict>
          </mc:Fallback>
        </mc:AlternateContent>
      </w:r>
      <w:r>
        <w:t xml:space="preserve"> </w:t>
      </w:r>
    </w:p>
    <w:p w14:paraId="7D8F6A93" w14:textId="77777777" w:rsidR="002A0287" w:rsidRDefault="00000000">
      <w:pPr>
        <w:spacing w:after="145"/>
        <w:ind w:left="19" w:right="15"/>
      </w:pPr>
      <w:r>
        <w:t xml:space="preserve">Ich habe Küchenchefs gesehen, die in diesem Moment zerbrochen sind. </w:t>
      </w:r>
    </w:p>
    <w:p w14:paraId="01F87BF9" w14:textId="77777777" w:rsidR="002A0287" w:rsidRDefault="00000000">
      <w:pPr>
        <w:spacing w:after="148"/>
        <w:ind w:left="19" w:right="15"/>
      </w:pPr>
      <w:r>
        <w:t xml:space="preserve">Die angefangen haben zu schreien. Die Töpfe geworfen haben. Die Menschen angebrüllt haben, bis die Tränen kamen. </w:t>
      </w:r>
    </w:p>
    <w:p w14:paraId="34B8A898" w14:textId="77777777" w:rsidR="002A0287" w:rsidRDefault="00000000">
      <w:pPr>
        <w:spacing w:after="145"/>
        <w:ind w:left="19" w:right="15"/>
      </w:pPr>
      <w:r>
        <w:t xml:space="preserve">Ich habe Küchenchefs gesehen, die in diesem Moment aufgeblüht sind. </w:t>
      </w:r>
    </w:p>
    <w:p w14:paraId="2B289E59" w14:textId="77777777" w:rsidR="002A0287" w:rsidRDefault="00000000">
      <w:pPr>
        <w:spacing w:after="153"/>
        <w:ind w:left="19" w:right="15"/>
      </w:pPr>
      <w:r>
        <w:t xml:space="preserve">Die ruhiger wurden, je lauter es um sie herum wurde. Die mit einer einzigen Handbewegung das Chaos ordneten. Die sagten: “Neues Steak, drei Minuten, Tisch vier wartet” - und plötzlich wusste jeder, was zu tun war. </w:t>
      </w:r>
    </w:p>
    <w:p w14:paraId="504F7F9E" w14:textId="77777777" w:rsidR="002A0287" w:rsidRDefault="00000000">
      <w:pPr>
        <w:ind w:left="19" w:right="15"/>
      </w:pPr>
      <w:r>
        <w:t xml:space="preserve">Der Unterschied? </w:t>
      </w:r>
    </w:p>
    <w:p w14:paraId="14DFAE96" w14:textId="77777777" w:rsidR="002A0287" w:rsidRDefault="00000000">
      <w:pPr>
        <w:spacing w:after="145"/>
        <w:ind w:left="19" w:right="15"/>
      </w:pPr>
      <w:r>
        <w:t xml:space="preserve">Die einen kämpften gegen das System. </w:t>
      </w:r>
    </w:p>
    <w:p w14:paraId="64397054" w14:textId="77777777" w:rsidR="002A0287" w:rsidRDefault="00000000">
      <w:pPr>
        <w:ind w:left="19" w:right="15"/>
      </w:pPr>
      <w:r>
        <w:t xml:space="preserve">Die anderen WAREN das System. </w:t>
      </w:r>
    </w:p>
    <w:p w14:paraId="0A973D6E"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5560FD12" wp14:editId="04D97B27">
                <wp:extent cx="4394200" cy="10160"/>
                <wp:effectExtent l="0" t="0" r="0" b="0"/>
                <wp:docPr id="159695" name="Group 159695"/>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0" name="Picture 164510"/>
                          <pic:cNvPicPr/>
                        </pic:nvPicPr>
                        <pic:blipFill>
                          <a:blip r:embed="rId27"/>
                          <a:stretch>
                            <a:fillRect/>
                          </a:stretch>
                        </pic:blipFill>
                        <pic:spPr>
                          <a:xfrm>
                            <a:off x="-3364" y="-5371"/>
                            <a:ext cx="4398264" cy="18288"/>
                          </a:xfrm>
                          <a:prstGeom prst="rect">
                            <a:avLst/>
                          </a:prstGeom>
                        </pic:spPr>
                      </pic:pic>
                    </wpg:wgp>
                  </a:graphicData>
                </a:graphic>
              </wp:inline>
            </w:drawing>
          </mc:Choice>
          <mc:Fallback xmlns:a="http://schemas.openxmlformats.org/drawingml/2006/main">
            <w:pict>
              <v:group id="Group 159695" style="width:346pt;height:0.799988pt;mso-position-horizontal-relative:char;mso-position-vertical-relative:line" coordsize="43942,101">
                <v:shape id="Picture 164510" style="position:absolute;width:43982;height:182;left:-33;top:-53;" filled="f">
                  <v:imagedata r:id="rId28"/>
                </v:shape>
              </v:group>
            </w:pict>
          </mc:Fallback>
        </mc:AlternateContent>
      </w:r>
      <w:r>
        <w:t xml:space="preserve"> </w:t>
      </w:r>
    </w:p>
    <w:p w14:paraId="671C628D" w14:textId="77777777" w:rsidR="002A0287" w:rsidRDefault="00000000">
      <w:pPr>
        <w:pStyle w:val="berschrift2"/>
        <w:spacing w:after="132"/>
        <w:ind w:left="-5"/>
      </w:pPr>
      <w:bookmarkStart w:id="160" w:name="_Toc170093"/>
      <w:proofErr w:type="gramStart"/>
      <w:r>
        <w:rPr>
          <w:sz w:val="32"/>
        </w:rPr>
        <w:t>Die Enterprise</w:t>
      </w:r>
      <w:proofErr w:type="gramEnd"/>
      <w:r>
        <w:rPr>
          <w:sz w:val="32"/>
        </w:rPr>
        <w:t xml:space="preserve"> am Pass </w:t>
      </w:r>
      <w:bookmarkEnd w:id="160"/>
    </w:p>
    <w:p w14:paraId="46FDA0E6" w14:textId="77777777" w:rsidR="002A0287" w:rsidRDefault="00000000">
      <w:pPr>
        <w:spacing w:after="145"/>
        <w:ind w:left="19" w:right="15"/>
      </w:pPr>
      <w:r>
        <w:t xml:space="preserve">Und hier schließt sich der Kreis. </w:t>
      </w:r>
    </w:p>
    <w:p w14:paraId="0B12840E" w14:textId="77777777" w:rsidR="002A0287" w:rsidRDefault="00000000">
      <w:pPr>
        <w:spacing w:after="145"/>
        <w:ind w:left="19" w:right="15"/>
      </w:pPr>
      <w:proofErr w:type="gramStart"/>
      <w:r>
        <w:t>Die Enterprise</w:t>
      </w:r>
      <w:proofErr w:type="gramEnd"/>
      <w:r>
        <w:t xml:space="preserve"> ist die Vision. Der Pass ist der Testfall. </w:t>
      </w:r>
    </w:p>
    <w:p w14:paraId="6060C129" w14:textId="77777777" w:rsidR="002A0287" w:rsidRDefault="00000000">
      <w:pPr>
        <w:spacing w:after="146"/>
        <w:ind w:left="19" w:right="346"/>
      </w:pPr>
      <w:r>
        <w:t xml:space="preserve">Picard verlässt die Brücke, Riker übernimmt. Der Computer zeigt ALLES: Schilde, Warp, Waffen, Lebenserhaltung. Kein Rätselraten. Kein “Wo waren wir stehen geblieben?” Kein Chaos. Jetzt übersetz das in die Küche: </w:t>
      </w:r>
    </w:p>
    <w:p w14:paraId="7ADF24F2" w14:textId="77777777" w:rsidR="002A0287" w:rsidRDefault="00000000">
      <w:pPr>
        <w:spacing w:after="154"/>
        <w:ind w:left="19" w:right="15"/>
      </w:pPr>
      <w:r>
        <w:t xml:space="preserve">Hannes geht nach Hause. Lukas übernimmt. Das System zeigt: Welche Bons sind offen. Welcher Posten ist überlastet. Welche Zutaten gehen zur Neige. Wer braucht Unterstützung. </w:t>
      </w:r>
    </w:p>
    <w:p w14:paraId="5D995D0F" w14:textId="77777777" w:rsidR="002A0287" w:rsidRDefault="00000000">
      <w:pPr>
        <w:spacing w:after="145"/>
        <w:ind w:left="19" w:right="15"/>
      </w:pPr>
      <w:r>
        <w:t xml:space="preserve">Kein Rätselraten. Kein “Was hat Hannes mir nicht gesagt?” Kein Chaos. </w:t>
      </w:r>
    </w:p>
    <w:p w14:paraId="5F94001C" w14:textId="77777777" w:rsidR="002A0287" w:rsidRDefault="00000000">
      <w:pPr>
        <w:spacing w:after="145"/>
        <w:ind w:left="19" w:right="15"/>
      </w:pPr>
      <w:r>
        <w:t xml:space="preserve">Das ist </w:t>
      </w:r>
      <w:proofErr w:type="gramStart"/>
      <w:r>
        <w:t>die Enterprise</w:t>
      </w:r>
      <w:proofErr w:type="gramEnd"/>
      <w:r>
        <w:t xml:space="preserve"> in der Küche. </w:t>
      </w:r>
    </w:p>
    <w:p w14:paraId="4BD50F15" w14:textId="77777777" w:rsidR="002A0287" w:rsidRDefault="00000000">
      <w:pPr>
        <w:ind w:left="19" w:right="15"/>
      </w:pPr>
      <w:r>
        <w:t xml:space="preserve">Das ist meine Software </w:t>
      </w:r>
      <w:proofErr w:type="spellStart"/>
      <w:r>
        <w:t>iMOPs</w:t>
      </w:r>
      <w:proofErr w:type="spellEnd"/>
      <w:r>
        <w:t xml:space="preserve"> </w:t>
      </w:r>
    </w:p>
    <w:p w14:paraId="47B07B76"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265631F4" wp14:editId="53C72C9D">
                <wp:extent cx="4394200" cy="10160"/>
                <wp:effectExtent l="0" t="0" r="0" b="0"/>
                <wp:docPr id="159696" name="Group 15969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1" name="Picture 164511"/>
                          <pic:cNvPicPr/>
                        </pic:nvPicPr>
                        <pic:blipFill>
                          <a:blip r:embed="rId29"/>
                          <a:stretch>
                            <a:fillRect/>
                          </a:stretch>
                        </pic:blipFill>
                        <pic:spPr>
                          <a:xfrm>
                            <a:off x="-3364" y="-3377"/>
                            <a:ext cx="4398264" cy="15240"/>
                          </a:xfrm>
                          <a:prstGeom prst="rect">
                            <a:avLst/>
                          </a:prstGeom>
                        </pic:spPr>
                      </pic:pic>
                    </wpg:wgp>
                  </a:graphicData>
                </a:graphic>
              </wp:inline>
            </w:drawing>
          </mc:Choice>
          <mc:Fallback xmlns:a="http://schemas.openxmlformats.org/drawingml/2006/main">
            <w:pict>
              <v:group id="Group 159696" style="width:346pt;height:0.800018pt;mso-position-horizontal-relative:char;mso-position-vertical-relative:line" coordsize="43942,101">
                <v:shape id="Picture 164511" style="position:absolute;width:43982;height:152;left:-33;top:-33;" filled="f">
                  <v:imagedata r:id="rId30"/>
                </v:shape>
              </v:group>
            </w:pict>
          </mc:Fallback>
        </mc:AlternateContent>
      </w:r>
      <w:r>
        <w:t xml:space="preserve"> </w:t>
      </w:r>
    </w:p>
    <w:p w14:paraId="587D27BF" w14:textId="77777777" w:rsidR="002A0287" w:rsidRDefault="00000000">
      <w:pPr>
        <w:pStyle w:val="berschrift2"/>
        <w:spacing w:after="132"/>
        <w:ind w:left="-5"/>
      </w:pPr>
      <w:bookmarkStart w:id="161" w:name="_Toc170094"/>
      <w:r>
        <w:rPr>
          <w:sz w:val="32"/>
        </w:rPr>
        <w:t xml:space="preserve">Was ich am Pass gelernt habe </w:t>
      </w:r>
      <w:bookmarkEnd w:id="161"/>
    </w:p>
    <w:p w14:paraId="546AA7F9" w14:textId="77777777" w:rsidR="002A0287" w:rsidRDefault="00000000">
      <w:pPr>
        <w:spacing w:after="145"/>
        <w:ind w:left="19" w:right="15"/>
      </w:pPr>
      <w:r>
        <w:t xml:space="preserve">Der Pass hat mir mehr beigebracht als jede Schule, jeder Kurs, jedes Buch. </w:t>
      </w:r>
    </w:p>
    <w:p w14:paraId="1ABAD047" w14:textId="77777777" w:rsidR="002A0287" w:rsidRDefault="00000000">
      <w:pPr>
        <w:spacing w:after="148"/>
        <w:ind w:left="19" w:right="15"/>
      </w:pPr>
      <w:r>
        <w:lastRenderedPageBreak/>
        <w:t xml:space="preserve">Er hat mir beigebracht, dass Druck kein Feind ist. Druck ist Information. Er zeigt dir, wo dein System schwach ist. </w:t>
      </w:r>
    </w:p>
    <w:p w14:paraId="0BD4FEF3" w14:textId="77777777" w:rsidR="002A0287" w:rsidRDefault="00000000">
      <w:pPr>
        <w:spacing w:after="148"/>
        <w:ind w:left="19" w:right="15"/>
      </w:pPr>
      <w:r>
        <w:t xml:space="preserve">Er hat mir beigebracht, dass Perfektion keine Option ist. Perfektion ist Minimum. Alles darunter ist Versagen. </w:t>
      </w:r>
    </w:p>
    <w:p w14:paraId="05456AE0" w14:textId="77777777" w:rsidR="002A0287" w:rsidRDefault="00000000">
      <w:pPr>
        <w:ind w:left="19" w:right="15"/>
      </w:pPr>
      <w:r>
        <w:t xml:space="preserve">Er hat mir beigebracht, dass Zeit nicht verhandelbar ist. Der Gast wartet. Die Sauce kühlt ab. Das Fleisch zieht nach. Jede Sekunde zählt. Jede. </w:t>
      </w:r>
    </w:p>
    <w:p w14:paraId="5321C880"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1B076E1C" wp14:editId="0717F14E">
                <wp:extent cx="4394200" cy="10161"/>
                <wp:effectExtent l="0" t="0" r="0" b="0"/>
                <wp:docPr id="159697" name="Group 159697"/>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512" name="Picture 164512"/>
                          <pic:cNvPicPr/>
                        </pic:nvPicPr>
                        <pic:blipFill>
                          <a:blip r:embed="rId39"/>
                          <a:stretch>
                            <a:fillRect/>
                          </a:stretch>
                        </pic:blipFill>
                        <pic:spPr>
                          <a:xfrm>
                            <a:off x="-3364" y="-3239"/>
                            <a:ext cx="4398264" cy="15239"/>
                          </a:xfrm>
                          <a:prstGeom prst="rect">
                            <a:avLst/>
                          </a:prstGeom>
                        </pic:spPr>
                      </pic:pic>
                    </wpg:wgp>
                  </a:graphicData>
                </a:graphic>
              </wp:inline>
            </w:drawing>
          </mc:Choice>
          <mc:Fallback xmlns:a="http://schemas.openxmlformats.org/drawingml/2006/main">
            <w:pict>
              <v:group id="Group 159697" style="width:346pt;height:0.800049pt;mso-position-horizontal-relative:char;mso-position-vertical-relative:line" coordsize="43942,101">
                <v:shape id="Picture 164512" style="position:absolute;width:43982;height:152;left:-33;top:-32;" filled="f">
                  <v:imagedata r:id="rId40"/>
                </v:shape>
              </v:group>
            </w:pict>
          </mc:Fallback>
        </mc:AlternateContent>
      </w:r>
      <w:r>
        <w:t xml:space="preserve"> </w:t>
      </w:r>
    </w:p>
    <w:p w14:paraId="5215A805" w14:textId="77777777" w:rsidR="002A0287" w:rsidRDefault="00000000">
      <w:pPr>
        <w:spacing w:after="154"/>
        <w:ind w:left="19" w:right="15"/>
      </w:pPr>
      <w:r>
        <w:t xml:space="preserve">Du kannst dem Chef erzählen, dass alles unter Kontrolle ist. Du kannst dem Gast erzählen, dass es nur noch fünf Minuten dauert. Du kannst dir selbst erzählen, dass du das schaffst. </w:t>
      </w:r>
    </w:p>
    <w:p w14:paraId="23DBB9A2" w14:textId="77777777" w:rsidR="002A0287" w:rsidRDefault="00000000">
      <w:pPr>
        <w:spacing w:after="145"/>
        <w:ind w:left="19" w:right="15"/>
      </w:pPr>
      <w:r>
        <w:t xml:space="preserve">Aber wenn der Teller auf dem Pass steht, ist die Wahrheit sichtbar. </w:t>
      </w:r>
    </w:p>
    <w:p w14:paraId="3F6D5252" w14:textId="77777777" w:rsidR="002A0287" w:rsidRDefault="00000000">
      <w:pPr>
        <w:spacing w:after="145"/>
        <w:ind w:left="19" w:right="15"/>
      </w:pPr>
      <w:r>
        <w:t xml:space="preserve">Für jeden. </w:t>
      </w:r>
    </w:p>
    <w:p w14:paraId="5FFBDECA" w14:textId="77777777" w:rsidR="002A0287" w:rsidRDefault="00000000">
      <w:pPr>
        <w:spacing w:after="150"/>
        <w:ind w:left="19" w:right="15"/>
      </w:pPr>
      <w:r>
        <w:t xml:space="preserve">Ohne Worte. Ohne Erklärung. Ohne Ausrede. </w:t>
      </w:r>
    </w:p>
    <w:p w14:paraId="5C9EE4C4" w14:textId="77777777" w:rsidR="002A0287" w:rsidRDefault="00000000">
      <w:pPr>
        <w:ind w:left="19" w:right="15"/>
      </w:pPr>
      <w:r>
        <w:t xml:space="preserve">Der Teller sagt alles. </w:t>
      </w:r>
    </w:p>
    <w:p w14:paraId="56BB16EE" w14:textId="77777777" w:rsidR="002A0287" w:rsidRDefault="00000000">
      <w:pPr>
        <w:spacing w:after="202" w:line="259" w:lineRule="auto"/>
        <w:ind w:left="-8" w:right="0" w:firstLine="0"/>
      </w:pPr>
      <w:r>
        <w:rPr>
          <w:rFonts w:ascii="Calibri" w:eastAsia="Calibri" w:hAnsi="Calibri" w:cs="Calibri"/>
          <w:noProof/>
          <w:sz w:val="22"/>
        </w:rPr>
        <mc:AlternateContent>
          <mc:Choice Requires="wpg">
            <w:drawing>
              <wp:inline distT="0" distB="0" distL="0" distR="0" wp14:anchorId="3C90FB9A" wp14:editId="21111A9D">
                <wp:extent cx="4394200" cy="10160"/>
                <wp:effectExtent l="0" t="0" r="0" b="0"/>
                <wp:docPr id="159909" name="Group 15990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3" name="Picture 164513"/>
                          <pic:cNvPicPr/>
                        </pic:nvPicPr>
                        <pic:blipFill>
                          <a:blip r:embed="rId19"/>
                          <a:stretch>
                            <a:fillRect/>
                          </a:stretch>
                        </pic:blipFill>
                        <pic:spPr>
                          <a:xfrm>
                            <a:off x="-3364" y="-4487"/>
                            <a:ext cx="4398264" cy="15240"/>
                          </a:xfrm>
                          <a:prstGeom prst="rect">
                            <a:avLst/>
                          </a:prstGeom>
                        </pic:spPr>
                      </pic:pic>
                    </wpg:wgp>
                  </a:graphicData>
                </a:graphic>
              </wp:inline>
            </w:drawing>
          </mc:Choice>
          <mc:Fallback xmlns:a="http://schemas.openxmlformats.org/drawingml/2006/main">
            <w:pict>
              <v:group id="Group 159909" style="width:346pt;height:0.799988pt;mso-position-horizontal-relative:char;mso-position-vertical-relative:line" coordsize="43942,101">
                <v:shape id="Picture 164513" style="position:absolute;width:43982;height:152;left:-33;top:-44;" filled="f">
                  <v:imagedata r:id="rId20"/>
                </v:shape>
              </v:group>
            </w:pict>
          </mc:Fallback>
        </mc:AlternateContent>
      </w:r>
      <w:r>
        <w:t xml:space="preserve"> </w:t>
      </w:r>
    </w:p>
    <w:p w14:paraId="626B9F98" w14:textId="77777777" w:rsidR="002A0287" w:rsidRDefault="00000000">
      <w:pPr>
        <w:pStyle w:val="berschrift2"/>
        <w:spacing w:after="132"/>
        <w:ind w:left="-5"/>
      </w:pPr>
      <w:bookmarkStart w:id="162" w:name="_Toc170095"/>
      <w:r>
        <w:rPr>
          <w:sz w:val="32"/>
        </w:rPr>
        <w:t xml:space="preserve">Warum </w:t>
      </w:r>
      <w:proofErr w:type="spellStart"/>
      <w:r>
        <w:rPr>
          <w:sz w:val="32"/>
        </w:rPr>
        <w:t>iMOPS</w:t>
      </w:r>
      <w:proofErr w:type="spellEnd"/>
      <w:r>
        <w:rPr>
          <w:sz w:val="32"/>
        </w:rPr>
        <w:t xml:space="preserve"> am Pass beginnt </w:t>
      </w:r>
      <w:bookmarkEnd w:id="162"/>
    </w:p>
    <w:p w14:paraId="55D68314" w14:textId="77777777" w:rsidR="002A0287" w:rsidRDefault="00000000">
      <w:pPr>
        <w:spacing w:after="150"/>
        <w:ind w:left="19" w:right="15"/>
      </w:pPr>
      <w:r>
        <w:t xml:space="preserve">Als ich anfing, über meine App nachzudenken, wusste ich eines sofort: </w:t>
      </w:r>
    </w:p>
    <w:p w14:paraId="216F6F95" w14:textId="77777777" w:rsidR="002A0287" w:rsidRDefault="00000000">
      <w:pPr>
        <w:spacing w:after="145"/>
        <w:ind w:left="19" w:right="15"/>
      </w:pPr>
      <w:r>
        <w:t xml:space="preserve">Sie muss am Pass funktionieren. </w:t>
      </w:r>
    </w:p>
    <w:p w14:paraId="4B186E63" w14:textId="77777777" w:rsidR="002A0287" w:rsidRDefault="00000000">
      <w:pPr>
        <w:spacing w:after="145"/>
        <w:ind w:left="19" w:right="15"/>
      </w:pPr>
      <w:r>
        <w:t xml:space="preserve">Nicht im Büro. Nicht in der Theorie. Nicht auf dem Papier. </w:t>
      </w:r>
    </w:p>
    <w:p w14:paraId="034F9BD8" w14:textId="77777777" w:rsidR="002A0287" w:rsidRDefault="00000000">
      <w:pPr>
        <w:spacing w:after="145"/>
        <w:ind w:left="19" w:right="15"/>
      </w:pPr>
      <w:r>
        <w:t xml:space="preserve">Am Pass. </w:t>
      </w:r>
    </w:p>
    <w:p w14:paraId="201A52B6" w14:textId="77777777" w:rsidR="002A0287" w:rsidRDefault="00000000">
      <w:pPr>
        <w:spacing w:after="148"/>
        <w:ind w:left="19" w:right="15"/>
      </w:pPr>
      <w:r>
        <w:t xml:space="preserve">Dort, wo keine Zeit für Erklärungen ist. Dort, wo jede Sekunde zählt. Dort, wo die Wahrheit über den Tresen geht. </w:t>
      </w:r>
    </w:p>
    <w:p w14:paraId="2CE3CE29" w14:textId="77777777" w:rsidR="002A0287" w:rsidRDefault="00000000">
      <w:pPr>
        <w:spacing w:after="153"/>
        <w:ind w:left="19" w:right="15"/>
      </w:pPr>
      <w:r>
        <w:t xml:space="preserve">Wenn </w:t>
      </w:r>
      <w:proofErr w:type="spellStart"/>
      <w:r>
        <w:t>iMOPS</w:t>
      </w:r>
      <w:proofErr w:type="spellEnd"/>
      <w:r>
        <w:t xml:space="preserve"> dort funktioniert - in der Hitze, im Chaos, im Druck - dann funktioniert es überall. </w:t>
      </w:r>
    </w:p>
    <w:p w14:paraId="3A68D4A9" w14:textId="77777777" w:rsidR="002A0287" w:rsidRDefault="00000000">
      <w:pPr>
        <w:ind w:left="19" w:right="15"/>
      </w:pPr>
      <w:r>
        <w:t xml:space="preserve">Wenn es dort versagt, ist es wertlos. </w:t>
      </w:r>
    </w:p>
    <w:p w14:paraId="62B32219" w14:textId="77777777" w:rsidR="002A0287" w:rsidRDefault="00000000">
      <w:pPr>
        <w:spacing w:after="202" w:line="259" w:lineRule="auto"/>
        <w:ind w:left="-8" w:right="0" w:firstLine="0"/>
      </w:pPr>
      <w:r>
        <w:rPr>
          <w:rFonts w:ascii="Calibri" w:eastAsia="Calibri" w:hAnsi="Calibri" w:cs="Calibri"/>
          <w:noProof/>
          <w:sz w:val="22"/>
        </w:rPr>
        <mc:AlternateContent>
          <mc:Choice Requires="wpg">
            <w:drawing>
              <wp:inline distT="0" distB="0" distL="0" distR="0" wp14:anchorId="2836C072" wp14:editId="57818CDC">
                <wp:extent cx="4394200" cy="10160"/>
                <wp:effectExtent l="0" t="0" r="0" b="0"/>
                <wp:docPr id="159910" name="Group 15991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4" name="Picture 164514"/>
                          <pic:cNvPicPr/>
                        </pic:nvPicPr>
                        <pic:blipFill>
                          <a:blip r:embed="rId8"/>
                          <a:stretch>
                            <a:fillRect/>
                          </a:stretch>
                        </pic:blipFill>
                        <pic:spPr>
                          <a:xfrm>
                            <a:off x="-3364" y="-4726"/>
                            <a:ext cx="4398264" cy="15240"/>
                          </a:xfrm>
                          <a:prstGeom prst="rect">
                            <a:avLst/>
                          </a:prstGeom>
                        </pic:spPr>
                      </pic:pic>
                      <pic:pic xmlns:pic="http://schemas.openxmlformats.org/drawingml/2006/picture">
                        <pic:nvPicPr>
                          <pic:cNvPr id="164515" name="Picture 164515"/>
                          <pic:cNvPicPr/>
                        </pic:nvPicPr>
                        <pic:blipFill>
                          <a:blip r:embed="rId8"/>
                          <a:stretch>
                            <a:fillRect/>
                          </a:stretch>
                        </pic:blipFill>
                        <pic:spPr>
                          <a:xfrm>
                            <a:off x="-3364" y="-4726"/>
                            <a:ext cx="4398264" cy="15240"/>
                          </a:xfrm>
                          <a:prstGeom prst="rect">
                            <a:avLst/>
                          </a:prstGeom>
                        </pic:spPr>
                      </pic:pic>
                    </wpg:wgp>
                  </a:graphicData>
                </a:graphic>
              </wp:inline>
            </w:drawing>
          </mc:Choice>
          <mc:Fallback xmlns:a="http://schemas.openxmlformats.org/drawingml/2006/main">
            <w:pict>
              <v:group id="Group 159910" style="width:346pt;height:0.799988pt;mso-position-horizontal-relative:char;mso-position-vertical-relative:line" coordsize="43942,101">
                <v:shape id="Picture 164514" style="position:absolute;width:43982;height:152;left:-33;top:-47;" filled="f">
                  <v:imagedata r:id="rId14"/>
                </v:shape>
                <v:shape id="Picture 164515" style="position:absolute;width:43982;height:152;left:-33;top:-47;" filled="f">
                  <v:imagedata r:id="rId14"/>
                </v:shape>
              </v:group>
            </w:pict>
          </mc:Fallback>
        </mc:AlternateContent>
      </w:r>
      <w:r>
        <w:t xml:space="preserve"> </w:t>
      </w:r>
    </w:p>
    <w:p w14:paraId="0D2FF699" w14:textId="77777777" w:rsidR="002A0287" w:rsidRDefault="00000000">
      <w:pPr>
        <w:pStyle w:val="berschrift2"/>
        <w:spacing w:after="132"/>
        <w:ind w:left="-5"/>
      </w:pPr>
      <w:bookmarkStart w:id="163" w:name="_Toc170096"/>
      <w:r>
        <w:rPr>
          <w:sz w:val="32"/>
        </w:rPr>
        <w:t xml:space="preserve">Die Nanosekunden </w:t>
      </w:r>
      <w:bookmarkEnd w:id="163"/>
    </w:p>
    <w:p w14:paraId="0413F313" w14:textId="77777777" w:rsidR="002A0287" w:rsidRDefault="00000000">
      <w:pPr>
        <w:spacing w:after="145"/>
        <w:ind w:left="19" w:right="15"/>
      </w:pPr>
      <w:r>
        <w:t xml:space="preserve">Deshalb die Nanosekunden. </w:t>
      </w:r>
    </w:p>
    <w:p w14:paraId="0C60C8D1" w14:textId="77777777" w:rsidR="002A0287" w:rsidRDefault="00000000">
      <w:pPr>
        <w:spacing w:after="145"/>
        <w:ind w:left="19" w:right="15"/>
      </w:pPr>
      <w:r>
        <w:t xml:space="preserve">Nicht weil ich angeben wollte. Nicht weil es technisch cool ist. </w:t>
      </w:r>
    </w:p>
    <w:p w14:paraId="7804B424" w14:textId="77777777" w:rsidR="002A0287" w:rsidRDefault="00000000">
      <w:pPr>
        <w:spacing w:after="145"/>
        <w:ind w:left="19" w:right="15"/>
      </w:pPr>
      <w:r>
        <w:t xml:space="preserve">Sondern weil der Pass keine Millisekunde Geduld hat. </w:t>
      </w:r>
    </w:p>
    <w:p w14:paraId="677FCE73" w14:textId="77777777" w:rsidR="002A0287" w:rsidRDefault="00000000">
      <w:pPr>
        <w:spacing w:after="150"/>
        <w:ind w:left="19" w:right="15"/>
      </w:pPr>
      <w:r>
        <w:t xml:space="preserve">Ein Koch, der auf eine App wartet, ist ein Koch, der seinen Teller verkackt. </w:t>
      </w:r>
    </w:p>
    <w:p w14:paraId="2D1FF7E8" w14:textId="77777777" w:rsidR="002A0287" w:rsidRDefault="00000000">
      <w:pPr>
        <w:spacing w:after="145"/>
        <w:ind w:left="19" w:right="15"/>
      </w:pPr>
      <w:r>
        <w:t xml:space="preserve">Ein System, das nicht sofort antwortet, ist kein System. </w:t>
      </w:r>
    </w:p>
    <w:p w14:paraId="3E7648DC" w14:textId="77777777" w:rsidR="002A0287" w:rsidRDefault="00000000">
      <w:pPr>
        <w:spacing w:after="145"/>
        <w:ind w:left="19" w:right="15"/>
      </w:pPr>
      <w:r>
        <w:t xml:space="preserve">Es ist ein Hindernis. </w:t>
      </w:r>
    </w:p>
    <w:p w14:paraId="5AD607FF" w14:textId="77777777" w:rsidR="002A0287" w:rsidRDefault="00000000">
      <w:pPr>
        <w:spacing w:after="150"/>
        <w:ind w:left="19" w:right="15"/>
      </w:pPr>
      <w:r>
        <w:lastRenderedPageBreak/>
        <w:t xml:space="preserve">2.000 bis 15.000 Nanosekunden. Das ist die Latenz von </w:t>
      </w:r>
      <w:proofErr w:type="spellStart"/>
      <w:r>
        <w:t>iMOPS</w:t>
      </w:r>
      <w:proofErr w:type="spellEnd"/>
      <w:r>
        <w:t xml:space="preserve">. </w:t>
      </w:r>
    </w:p>
    <w:p w14:paraId="5FFDA6F0" w14:textId="77777777" w:rsidR="002A0287" w:rsidRDefault="00000000">
      <w:pPr>
        <w:spacing w:after="145"/>
        <w:ind w:left="19" w:right="15"/>
      </w:pPr>
      <w:r>
        <w:t xml:space="preserve">Das ist schneller als ein Lidschlag. </w:t>
      </w:r>
    </w:p>
    <w:p w14:paraId="20FA3535" w14:textId="77777777" w:rsidR="002A0287" w:rsidRDefault="00000000">
      <w:pPr>
        <w:spacing w:after="72" w:line="394" w:lineRule="auto"/>
        <w:ind w:left="19" w:right="1511"/>
      </w:pPr>
      <w:r>
        <w:t xml:space="preserve">Das ist schneller als der Gedanke “Wo ist das verdammte Messer?” Das ist schnell genug für den Pass. </w:t>
      </w:r>
    </w:p>
    <w:p w14:paraId="39D7FAEF" w14:textId="77777777" w:rsidR="002A0287" w:rsidRDefault="00000000">
      <w:pPr>
        <w:spacing w:after="480" w:line="259" w:lineRule="auto"/>
        <w:ind w:left="-8" w:right="0" w:firstLine="0"/>
      </w:pPr>
      <w:r>
        <w:rPr>
          <w:rFonts w:ascii="Calibri" w:eastAsia="Calibri" w:hAnsi="Calibri" w:cs="Calibri"/>
          <w:noProof/>
          <w:sz w:val="22"/>
        </w:rPr>
        <mc:AlternateContent>
          <mc:Choice Requires="wpg">
            <w:drawing>
              <wp:inline distT="0" distB="0" distL="0" distR="0" wp14:anchorId="2005BDA6" wp14:editId="17494819">
                <wp:extent cx="4394200" cy="10160"/>
                <wp:effectExtent l="0" t="0" r="0" b="0"/>
                <wp:docPr id="159911" name="Group 15991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6" name="Picture 164516"/>
                          <pic:cNvPicPr/>
                        </pic:nvPicPr>
                        <pic:blipFill>
                          <a:blip r:embed="rId23"/>
                          <a:stretch>
                            <a:fillRect/>
                          </a:stretch>
                        </pic:blipFill>
                        <pic:spPr>
                          <a:xfrm>
                            <a:off x="-3364" y="-2865"/>
                            <a:ext cx="4398264" cy="15240"/>
                          </a:xfrm>
                          <a:prstGeom prst="rect">
                            <a:avLst/>
                          </a:prstGeom>
                        </pic:spPr>
                      </pic:pic>
                    </wpg:wgp>
                  </a:graphicData>
                </a:graphic>
              </wp:inline>
            </w:drawing>
          </mc:Choice>
          <mc:Fallback xmlns:a="http://schemas.openxmlformats.org/drawingml/2006/main">
            <w:pict>
              <v:group id="Group 159911" style="width:346pt;height:0.799988pt;mso-position-horizontal-relative:char;mso-position-vertical-relative:line" coordsize="43942,101">
                <v:shape id="Picture 164516" style="position:absolute;width:43982;height:152;left:-33;top:-28;" filled="f">
                  <v:imagedata r:id="rId24"/>
                </v:shape>
              </v:group>
            </w:pict>
          </mc:Fallback>
        </mc:AlternateContent>
      </w:r>
      <w:r>
        <w:t xml:space="preserve"> </w:t>
      </w:r>
    </w:p>
    <w:p w14:paraId="2DC28402" w14:textId="77777777" w:rsidR="002A0287" w:rsidRDefault="00000000">
      <w:pPr>
        <w:pStyle w:val="berschrift1"/>
        <w:spacing w:after="70" w:line="267" w:lineRule="auto"/>
        <w:ind w:left="-5"/>
      </w:pPr>
      <w:bookmarkStart w:id="164" w:name="_Toc170097"/>
      <w:r>
        <w:rPr>
          <w:rFonts w:ascii="Georgia" w:eastAsia="Georgia" w:hAnsi="Georgia" w:cs="Georgia"/>
          <w:b w:val="0"/>
          <w:i w:val="0"/>
          <w:color w:val="0F4761"/>
          <w:sz w:val="40"/>
        </w:rPr>
        <w:t xml:space="preserve">TEIL 3: DIE VERBINDUNG </w:t>
      </w:r>
      <w:bookmarkEnd w:id="164"/>
    </w:p>
    <w:p w14:paraId="1A4F0AC2" w14:textId="77777777" w:rsidR="002A0287" w:rsidRDefault="00000000">
      <w:pPr>
        <w:pStyle w:val="berschrift3"/>
        <w:ind w:left="-5"/>
      </w:pPr>
      <w:bookmarkStart w:id="165" w:name="_Toc170098"/>
      <w:r>
        <w:t xml:space="preserve">Warum ich Code schreibe </w:t>
      </w:r>
      <w:bookmarkEnd w:id="165"/>
    </w:p>
    <w:p w14:paraId="655C79A2" w14:textId="77777777" w:rsidR="002A0287" w:rsidRDefault="00000000">
      <w:pPr>
        <w:spacing w:after="149" w:line="259" w:lineRule="auto"/>
        <w:ind w:left="-8" w:right="0" w:firstLine="0"/>
      </w:pPr>
      <w:r>
        <w:rPr>
          <w:rFonts w:ascii="Calibri" w:eastAsia="Calibri" w:hAnsi="Calibri" w:cs="Calibri"/>
          <w:noProof/>
          <w:sz w:val="22"/>
        </w:rPr>
        <mc:AlternateContent>
          <mc:Choice Requires="wpg">
            <w:drawing>
              <wp:inline distT="0" distB="0" distL="0" distR="0" wp14:anchorId="715FA2CC" wp14:editId="7CF56364">
                <wp:extent cx="4394200" cy="10161"/>
                <wp:effectExtent l="0" t="0" r="0" b="0"/>
                <wp:docPr id="159912" name="Group 159912"/>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517" name="Picture 164517"/>
                          <pic:cNvPicPr/>
                        </pic:nvPicPr>
                        <pic:blipFill>
                          <a:blip r:embed="rId27"/>
                          <a:stretch>
                            <a:fillRect/>
                          </a:stretch>
                        </pic:blipFill>
                        <pic:spPr>
                          <a:xfrm>
                            <a:off x="-3364" y="-5359"/>
                            <a:ext cx="4398264" cy="18288"/>
                          </a:xfrm>
                          <a:prstGeom prst="rect">
                            <a:avLst/>
                          </a:prstGeom>
                        </pic:spPr>
                      </pic:pic>
                    </wpg:wgp>
                  </a:graphicData>
                </a:graphic>
              </wp:inline>
            </w:drawing>
          </mc:Choice>
          <mc:Fallback xmlns:a="http://schemas.openxmlformats.org/drawingml/2006/main">
            <w:pict>
              <v:group id="Group 159912" style="width:346pt;height:0.800049pt;mso-position-horizontal-relative:char;mso-position-vertical-relative:line" coordsize="43942,101">
                <v:shape id="Picture 164517" style="position:absolute;width:43982;height:182;left:-33;top:-53;" filled="f">
                  <v:imagedata r:id="rId28"/>
                </v:shape>
              </v:group>
            </w:pict>
          </mc:Fallback>
        </mc:AlternateContent>
      </w:r>
      <w:r>
        <w:t xml:space="preserve"> </w:t>
      </w:r>
    </w:p>
    <w:p w14:paraId="27B32ECB" w14:textId="77777777" w:rsidR="002A0287" w:rsidRDefault="00000000">
      <w:pPr>
        <w:ind w:left="19" w:right="15"/>
      </w:pPr>
      <w:r>
        <w:t xml:space="preserve">Code vergisst nicht. </w:t>
      </w:r>
    </w:p>
    <w:p w14:paraId="2016EDA7" w14:textId="77777777" w:rsidR="002A0287" w:rsidRDefault="00000000">
      <w:pPr>
        <w:spacing w:after="159" w:line="296" w:lineRule="auto"/>
        <w:ind w:left="-5" w:right="112"/>
        <w:jc w:val="both"/>
      </w:pPr>
      <w:r>
        <w:t xml:space="preserve">Was ich in </w:t>
      </w:r>
      <w:proofErr w:type="spellStart"/>
      <w:r>
        <w:t>TheBrain.swift</w:t>
      </w:r>
      <w:proofErr w:type="spellEnd"/>
      <w:r>
        <w:t xml:space="preserve"> geschrieben habe, bleibt. Es verschwindet nicht. Es verschwimmt nicht. Es ist DORT, jeden Morgen, wenn ich aufwache und nicht mehr weiß, was ich gestern Abend gedacht habe. </w:t>
      </w:r>
      <w:r>
        <w:rPr>
          <w:color w:val="007020"/>
          <w:sz w:val="22"/>
        </w:rPr>
        <w:t>private</w:t>
      </w:r>
      <w:r>
        <w:rPr>
          <w:sz w:val="22"/>
        </w:rPr>
        <w:t xml:space="preserve"> </w:t>
      </w:r>
      <w:proofErr w:type="spellStart"/>
      <w:r>
        <w:rPr>
          <w:color w:val="007020"/>
          <w:sz w:val="22"/>
        </w:rPr>
        <w:t>var</w:t>
      </w:r>
      <w:proofErr w:type="spellEnd"/>
      <w:r>
        <w:rPr>
          <w:sz w:val="22"/>
        </w:rPr>
        <w:t xml:space="preserve"> </w:t>
      </w:r>
      <w:proofErr w:type="spellStart"/>
      <w:r>
        <w:rPr>
          <w:color w:val="19177C"/>
          <w:sz w:val="22"/>
        </w:rPr>
        <w:t>storage</w:t>
      </w:r>
      <w:proofErr w:type="spellEnd"/>
      <w:r>
        <w:rPr>
          <w:color w:val="666666"/>
          <w:sz w:val="22"/>
        </w:rPr>
        <w:t>:</w:t>
      </w:r>
      <w:r>
        <w:rPr>
          <w:sz w:val="22"/>
        </w:rPr>
        <w:t xml:space="preserve"> </w:t>
      </w:r>
      <w:r>
        <w:rPr>
          <w:color w:val="666666"/>
          <w:sz w:val="22"/>
        </w:rPr>
        <w:t>[</w:t>
      </w:r>
      <w:r>
        <w:rPr>
          <w:sz w:val="22"/>
        </w:rPr>
        <w:t>String</w:t>
      </w:r>
      <w:r>
        <w:rPr>
          <w:color w:val="666666"/>
          <w:sz w:val="22"/>
        </w:rPr>
        <w:t>:</w:t>
      </w:r>
      <w:r>
        <w:rPr>
          <w:sz w:val="22"/>
        </w:rPr>
        <w:t xml:space="preserve"> Any</w:t>
      </w:r>
      <w:r>
        <w:rPr>
          <w:color w:val="666666"/>
          <w:sz w:val="22"/>
        </w:rPr>
        <w:t>]</w:t>
      </w:r>
      <w:r>
        <w:rPr>
          <w:sz w:val="22"/>
        </w:rPr>
        <w:t xml:space="preserve"> </w:t>
      </w:r>
      <w:r>
        <w:rPr>
          <w:color w:val="666666"/>
          <w:sz w:val="22"/>
        </w:rPr>
        <w:t>=</w:t>
      </w:r>
      <w:r>
        <w:rPr>
          <w:sz w:val="22"/>
        </w:rPr>
        <w:t xml:space="preserve"> </w:t>
      </w:r>
      <w:r>
        <w:rPr>
          <w:color w:val="666666"/>
          <w:sz w:val="22"/>
        </w:rPr>
        <w:t>[:]</w:t>
      </w:r>
      <w:r>
        <w:rPr>
          <w:sz w:val="22"/>
        </w:rPr>
        <w:t xml:space="preserve"> </w:t>
      </w:r>
    </w:p>
    <w:p w14:paraId="2AA7D338" w14:textId="77777777" w:rsidR="002A0287" w:rsidRDefault="00000000">
      <w:pPr>
        <w:spacing w:after="145"/>
        <w:ind w:left="19" w:right="15"/>
      </w:pPr>
      <w:r>
        <w:t xml:space="preserve">Eine Zeile. Simpel. Klar. Unvergänglich. </w:t>
      </w:r>
    </w:p>
    <w:p w14:paraId="035EE3FD" w14:textId="77777777" w:rsidR="002A0287" w:rsidRDefault="00000000">
      <w:pPr>
        <w:spacing w:after="145"/>
        <w:ind w:left="19" w:right="15"/>
      </w:pPr>
      <w:r>
        <w:t xml:space="preserve">Sie sagt: Hier ist ein Ort für Wissen. Und dieses Wissen bleibt. </w:t>
      </w:r>
    </w:p>
    <w:p w14:paraId="6A5D0FD0" w14:textId="77777777" w:rsidR="002A0287" w:rsidRDefault="00000000">
      <w:pPr>
        <w:spacing w:after="145"/>
        <w:ind w:left="19" w:right="15"/>
      </w:pPr>
      <w:r>
        <w:t xml:space="preserve">Das ist alles, was ich je wollte. Einen Ort, an dem das Wissen bleibt. </w:t>
      </w:r>
    </w:p>
    <w:p w14:paraId="0F349387" w14:textId="77777777" w:rsidR="002A0287" w:rsidRDefault="00000000">
      <w:pPr>
        <w:ind w:left="19" w:right="15"/>
      </w:pPr>
      <w:r>
        <w:t xml:space="preserve">Nicht in meinem Kopf, wo es sich auflöst wie Morgennebel. Nicht in den Köpfen anderer, wo es nie angekommen ist. Sondern in einem System, das nicht vergisst. </w:t>
      </w:r>
    </w:p>
    <w:p w14:paraId="6F0C6A45"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6CF2FA1F" wp14:editId="40726EC6">
                <wp:extent cx="4394200" cy="10160"/>
                <wp:effectExtent l="0" t="0" r="0" b="0"/>
                <wp:docPr id="159988" name="Group 159988"/>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18" name="Picture 164518"/>
                          <pic:cNvPicPr/>
                        </pic:nvPicPr>
                        <pic:blipFill>
                          <a:blip r:embed="rId21"/>
                          <a:stretch>
                            <a:fillRect/>
                          </a:stretch>
                        </pic:blipFill>
                        <pic:spPr>
                          <a:xfrm>
                            <a:off x="-3364" y="-5715"/>
                            <a:ext cx="4398264" cy="18288"/>
                          </a:xfrm>
                          <a:prstGeom prst="rect">
                            <a:avLst/>
                          </a:prstGeom>
                        </pic:spPr>
                      </pic:pic>
                      <pic:pic xmlns:pic="http://schemas.openxmlformats.org/drawingml/2006/picture">
                        <pic:nvPicPr>
                          <pic:cNvPr id="164519" name="Picture 164519"/>
                          <pic:cNvPicPr/>
                        </pic:nvPicPr>
                        <pic:blipFill>
                          <a:blip r:embed="rId21"/>
                          <a:stretch>
                            <a:fillRect/>
                          </a:stretch>
                        </pic:blipFill>
                        <pic:spPr>
                          <a:xfrm>
                            <a:off x="-3364" y="-5715"/>
                            <a:ext cx="4398264" cy="18288"/>
                          </a:xfrm>
                          <a:prstGeom prst="rect">
                            <a:avLst/>
                          </a:prstGeom>
                        </pic:spPr>
                      </pic:pic>
                    </wpg:wgp>
                  </a:graphicData>
                </a:graphic>
              </wp:inline>
            </w:drawing>
          </mc:Choice>
          <mc:Fallback xmlns:a="http://schemas.openxmlformats.org/drawingml/2006/main">
            <w:pict>
              <v:group id="Group 159988" style="width:346pt;height:0.799988pt;mso-position-horizontal-relative:char;mso-position-vertical-relative:line" coordsize="43942,101">
                <v:shape id="Picture 164518" style="position:absolute;width:43982;height:182;left:-33;top:-57;" filled="f">
                  <v:imagedata r:id="rId22"/>
                </v:shape>
                <v:shape id="Picture 164519" style="position:absolute;width:43982;height:182;left:-33;top:-57;" filled="f">
                  <v:imagedata r:id="rId22"/>
                </v:shape>
              </v:group>
            </w:pict>
          </mc:Fallback>
        </mc:AlternateContent>
      </w:r>
      <w:r>
        <w:t xml:space="preserve"> </w:t>
      </w:r>
    </w:p>
    <w:p w14:paraId="4A55DD2A" w14:textId="77777777" w:rsidR="002A0287" w:rsidRDefault="00000000">
      <w:pPr>
        <w:spacing w:after="145"/>
        <w:ind w:left="19" w:right="15"/>
      </w:pPr>
      <w:proofErr w:type="gramStart"/>
      <w:r>
        <w:t>Die Enterprise</w:t>
      </w:r>
      <w:proofErr w:type="gramEnd"/>
      <w:r>
        <w:t xml:space="preserve"> ist die Vision. </w:t>
      </w:r>
    </w:p>
    <w:p w14:paraId="5B127716" w14:textId="77777777" w:rsidR="002A0287" w:rsidRDefault="00000000">
      <w:pPr>
        <w:spacing w:after="150"/>
        <w:ind w:left="19" w:right="15"/>
      </w:pPr>
      <w:r>
        <w:t xml:space="preserve">Der Pass ist der Test. </w:t>
      </w:r>
    </w:p>
    <w:p w14:paraId="6E6F773B" w14:textId="77777777" w:rsidR="002A0287" w:rsidRDefault="00000000">
      <w:pPr>
        <w:ind w:left="19" w:right="15"/>
      </w:pPr>
      <w:r>
        <w:t xml:space="preserve">Der Code ist die Brücke. </w:t>
      </w:r>
    </w:p>
    <w:p w14:paraId="453E1662" w14:textId="77777777" w:rsidR="002A0287" w:rsidRDefault="00000000">
      <w:pPr>
        <w:spacing w:after="202" w:line="259" w:lineRule="auto"/>
        <w:ind w:left="-8" w:right="2050" w:firstLine="0"/>
        <w:jc w:val="center"/>
      </w:pPr>
      <w:r>
        <w:rPr>
          <w:rFonts w:ascii="Calibri" w:eastAsia="Calibri" w:hAnsi="Calibri" w:cs="Calibri"/>
          <w:noProof/>
          <w:sz w:val="22"/>
        </w:rPr>
        <mc:AlternateContent>
          <mc:Choice Requires="wpg">
            <w:drawing>
              <wp:inline distT="0" distB="0" distL="0" distR="0" wp14:anchorId="011070FC" wp14:editId="6ECB18DC">
                <wp:extent cx="4394200" cy="10160"/>
                <wp:effectExtent l="0" t="0" r="0" b="0"/>
                <wp:docPr id="159992" name="Group 15999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0" name="Picture 164520"/>
                          <pic:cNvPicPr/>
                        </pic:nvPicPr>
                        <pic:blipFill>
                          <a:blip r:embed="rId37"/>
                          <a:stretch>
                            <a:fillRect/>
                          </a:stretch>
                        </pic:blipFill>
                        <pic:spPr>
                          <a:xfrm>
                            <a:off x="-3364" y="-4091"/>
                            <a:ext cx="4398264" cy="15240"/>
                          </a:xfrm>
                          <a:prstGeom prst="rect">
                            <a:avLst/>
                          </a:prstGeom>
                        </pic:spPr>
                      </pic:pic>
                    </wpg:wgp>
                  </a:graphicData>
                </a:graphic>
              </wp:inline>
            </w:drawing>
          </mc:Choice>
          <mc:Fallback xmlns:a="http://schemas.openxmlformats.org/drawingml/2006/main">
            <w:pict>
              <v:group id="Group 159992" style="width:346pt;height:0.800018pt;mso-position-horizontal-relative:char;mso-position-vertical-relative:line" coordsize="43942,101">
                <v:shape id="Picture 164520" style="position:absolute;width:43982;height:152;left:-33;top:-40;" filled="f">
                  <v:imagedata r:id="rId38"/>
                </v:shape>
              </v:group>
            </w:pict>
          </mc:Fallback>
        </mc:AlternateContent>
      </w:r>
      <w:r>
        <w:t xml:space="preserve"> </w:t>
      </w:r>
    </w:p>
    <w:p w14:paraId="79ED827E" w14:textId="77777777" w:rsidR="002A0287" w:rsidRDefault="00000000">
      <w:pPr>
        <w:pStyle w:val="berschrift2"/>
        <w:spacing w:after="132"/>
        <w:ind w:left="-5"/>
      </w:pPr>
      <w:bookmarkStart w:id="166" w:name="_Toc170099"/>
      <w:r>
        <w:rPr>
          <w:sz w:val="32"/>
        </w:rPr>
        <w:t xml:space="preserve">Die Wahrheit </w:t>
      </w:r>
      <w:bookmarkEnd w:id="166"/>
    </w:p>
    <w:p w14:paraId="27B41443" w14:textId="77777777" w:rsidR="002A0287" w:rsidRDefault="00000000">
      <w:pPr>
        <w:spacing w:after="145"/>
        <w:ind w:left="19" w:right="15"/>
      </w:pPr>
      <w:proofErr w:type="gramStart"/>
      <w:r>
        <w:t>Die Enterprise</w:t>
      </w:r>
      <w:proofErr w:type="gramEnd"/>
      <w:r>
        <w:t xml:space="preserve"> ist real. </w:t>
      </w:r>
    </w:p>
    <w:p w14:paraId="427A04D0" w14:textId="77777777" w:rsidR="002A0287" w:rsidRDefault="00000000">
      <w:pPr>
        <w:spacing w:after="150"/>
        <w:ind w:left="19" w:right="15"/>
      </w:pPr>
      <w:r>
        <w:t xml:space="preserve">Nicht als Raumschiff. Aber als Idee. </w:t>
      </w:r>
    </w:p>
    <w:p w14:paraId="5E177B6C" w14:textId="77777777" w:rsidR="002A0287" w:rsidRDefault="00000000">
      <w:pPr>
        <w:spacing w:after="148"/>
        <w:ind w:left="19" w:right="15"/>
      </w:pPr>
      <w:r>
        <w:t xml:space="preserve">Ein System, das Menschen </w:t>
      </w:r>
      <w:proofErr w:type="gramStart"/>
      <w:r>
        <w:t>entlastet</w:t>
      </w:r>
      <w:proofErr w:type="gramEnd"/>
      <w:r>
        <w:t xml:space="preserve"> statt sie zu überwachen. Ein Wissen, das fließt statt versteckt zu bleiben. Eine Übergabe, die funktioniert, ohne dass jemand schreit. </w:t>
      </w:r>
    </w:p>
    <w:p w14:paraId="45E6D299" w14:textId="77777777" w:rsidR="002A0287" w:rsidRDefault="00000000">
      <w:pPr>
        <w:spacing w:after="145"/>
        <w:ind w:left="19" w:right="15"/>
      </w:pPr>
      <w:r>
        <w:t xml:space="preserve">Das ist keine Science-Fiction. Das ist machbar. </w:t>
      </w:r>
    </w:p>
    <w:p w14:paraId="432A14CB" w14:textId="77777777" w:rsidR="002A0287" w:rsidRDefault="00000000">
      <w:pPr>
        <w:ind w:left="19" w:right="15"/>
      </w:pPr>
      <w:r>
        <w:t xml:space="preserve">Ich habe den Code geschrieben. Er läuft. In Nanosekunden. </w:t>
      </w:r>
    </w:p>
    <w:p w14:paraId="406C8816"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00859B4D" wp14:editId="20A37CB7">
                <wp:extent cx="4394200" cy="10161"/>
                <wp:effectExtent l="0" t="0" r="0" b="0"/>
                <wp:docPr id="159994" name="Group 159994"/>
                <wp:cNvGraphicFramePr/>
                <a:graphic xmlns:a="http://schemas.openxmlformats.org/drawingml/2006/main">
                  <a:graphicData uri="http://schemas.microsoft.com/office/word/2010/wordprocessingGroup">
                    <wpg:wgp>
                      <wpg:cNvGrpSpPr/>
                      <wpg:grpSpPr>
                        <a:xfrm>
                          <a:off x="0" y="0"/>
                          <a:ext cx="4394200" cy="10161"/>
                          <a:chOff x="0" y="0"/>
                          <a:chExt cx="4394200" cy="10161"/>
                        </a:xfrm>
                      </wpg:grpSpPr>
                      <pic:pic xmlns:pic="http://schemas.openxmlformats.org/drawingml/2006/picture">
                        <pic:nvPicPr>
                          <pic:cNvPr id="164521" name="Picture 164521"/>
                          <pic:cNvPicPr/>
                        </pic:nvPicPr>
                        <pic:blipFill>
                          <a:blip r:embed="rId31"/>
                          <a:stretch>
                            <a:fillRect/>
                          </a:stretch>
                        </pic:blipFill>
                        <pic:spPr>
                          <a:xfrm>
                            <a:off x="-3364" y="-5037"/>
                            <a:ext cx="4398264" cy="15240"/>
                          </a:xfrm>
                          <a:prstGeom prst="rect">
                            <a:avLst/>
                          </a:prstGeom>
                        </pic:spPr>
                      </pic:pic>
                      <pic:pic xmlns:pic="http://schemas.openxmlformats.org/drawingml/2006/picture">
                        <pic:nvPicPr>
                          <pic:cNvPr id="164522" name="Picture 164522"/>
                          <pic:cNvPicPr/>
                        </pic:nvPicPr>
                        <pic:blipFill>
                          <a:blip r:embed="rId31"/>
                          <a:stretch>
                            <a:fillRect/>
                          </a:stretch>
                        </pic:blipFill>
                        <pic:spPr>
                          <a:xfrm>
                            <a:off x="-3364" y="-5037"/>
                            <a:ext cx="4398264" cy="15240"/>
                          </a:xfrm>
                          <a:prstGeom prst="rect">
                            <a:avLst/>
                          </a:prstGeom>
                        </pic:spPr>
                      </pic:pic>
                    </wpg:wgp>
                  </a:graphicData>
                </a:graphic>
              </wp:inline>
            </w:drawing>
          </mc:Choice>
          <mc:Fallback xmlns:a="http://schemas.openxmlformats.org/drawingml/2006/main">
            <w:pict>
              <v:group id="Group 159994" style="width:346pt;height:0.800049pt;mso-position-horizontal-relative:char;mso-position-vertical-relative:line" coordsize="43942,101">
                <v:shape id="Picture 164521" style="position:absolute;width:43982;height:152;left:-33;top:-50;" filled="f">
                  <v:imagedata r:id="rId32"/>
                </v:shape>
                <v:shape id="Picture 164522" style="position:absolute;width:43982;height:152;left:-33;top:-50;" filled="f">
                  <v:imagedata r:id="rId32"/>
                </v:shape>
              </v:group>
            </w:pict>
          </mc:Fallback>
        </mc:AlternateContent>
      </w:r>
      <w:r>
        <w:t xml:space="preserve"> </w:t>
      </w:r>
    </w:p>
    <w:p w14:paraId="1EAD93C1" w14:textId="77777777" w:rsidR="002A0287" w:rsidRDefault="00000000">
      <w:pPr>
        <w:spacing w:after="145"/>
        <w:ind w:left="19" w:right="15"/>
      </w:pPr>
      <w:r>
        <w:t xml:space="preserve">Der Pass ist mehr als ein Möbelstück. </w:t>
      </w:r>
    </w:p>
    <w:p w14:paraId="040A0BD7" w14:textId="77777777" w:rsidR="002A0287" w:rsidRDefault="00000000">
      <w:pPr>
        <w:spacing w:after="145"/>
        <w:ind w:left="19" w:right="15"/>
      </w:pPr>
      <w:r>
        <w:lastRenderedPageBreak/>
        <w:t xml:space="preserve">Er ist die Schnittstelle zwischen zwei Welten. </w:t>
      </w:r>
    </w:p>
    <w:p w14:paraId="1074D77A" w14:textId="77777777" w:rsidR="002A0287" w:rsidRDefault="00000000">
      <w:pPr>
        <w:spacing w:after="150"/>
        <w:ind w:left="19" w:right="15"/>
      </w:pPr>
      <w:r>
        <w:t xml:space="preserve">Auf der einen Seite: Die Küche. Hitze. Druck. Chaos. Wahrheit. </w:t>
      </w:r>
    </w:p>
    <w:p w14:paraId="6D7B28C7" w14:textId="77777777" w:rsidR="002A0287" w:rsidRDefault="00000000">
      <w:pPr>
        <w:spacing w:after="145"/>
        <w:ind w:left="19" w:right="15"/>
      </w:pPr>
      <w:r>
        <w:t xml:space="preserve">Auf der anderen Seite: Der Gast. Erwartung. Hoffnung. Hunger. </w:t>
      </w:r>
    </w:p>
    <w:p w14:paraId="28D842BF" w14:textId="77777777" w:rsidR="002A0287" w:rsidRDefault="00000000">
      <w:pPr>
        <w:spacing w:after="145"/>
        <w:ind w:left="19" w:right="15"/>
      </w:pPr>
      <w:r>
        <w:t xml:space="preserve">Der Koch am Pass ist der Übersetzer. </w:t>
      </w:r>
    </w:p>
    <w:p w14:paraId="0B8554CF" w14:textId="77777777" w:rsidR="002A0287" w:rsidRDefault="00000000">
      <w:pPr>
        <w:spacing w:after="148"/>
        <w:ind w:left="19" w:right="15"/>
      </w:pPr>
      <w:r>
        <w:t xml:space="preserve">Er nimmt das Chaos und verwandelt es in Ordnung. Er nimmt den Druck und verwandelt ihn in Perfektion. Er nimmt die Wahrheit und serviert sie auf einem Teller. </w:t>
      </w:r>
    </w:p>
    <w:p w14:paraId="15133E40" w14:textId="77777777" w:rsidR="002A0287" w:rsidRDefault="00000000">
      <w:pPr>
        <w:ind w:left="19" w:right="15"/>
      </w:pPr>
      <w:r>
        <w:t xml:space="preserve">Das ist Handwerk. Das ist Kunst. Das ist der Grund, warum ich dreißig Jahre durchgehalten habe. </w:t>
      </w:r>
    </w:p>
    <w:p w14:paraId="1E47E7CE" w14:textId="77777777" w:rsidR="002A0287" w:rsidRDefault="00000000">
      <w:pPr>
        <w:spacing w:after="0" w:line="259" w:lineRule="auto"/>
        <w:ind w:left="-8" w:right="2050" w:firstLine="0"/>
        <w:jc w:val="center"/>
      </w:pPr>
      <w:r>
        <w:rPr>
          <w:rFonts w:ascii="Calibri" w:eastAsia="Calibri" w:hAnsi="Calibri" w:cs="Calibri"/>
          <w:noProof/>
          <w:sz w:val="22"/>
        </w:rPr>
        <mc:AlternateContent>
          <mc:Choice Requires="wpg">
            <w:drawing>
              <wp:inline distT="0" distB="0" distL="0" distR="0" wp14:anchorId="3AF4449C" wp14:editId="47F8E8A1">
                <wp:extent cx="4394200" cy="10160"/>
                <wp:effectExtent l="0" t="0" r="0" b="0"/>
                <wp:docPr id="159996" name="Group 159996"/>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3" name="Picture 164523"/>
                          <pic:cNvPicPr/>
                        </pic:nvPicPr>
                        <pic:blipFill>
                          <a:blip r:embed="rId29"/>
                          <a:stretch>
                            <a:fillRect/>
                          </a:stretch>
                        </pic:blipFill>
                        <pic:spPr>
                          <a:xfrm>
                            <a:off x="-3364" y="-3455"/>
                            <a:ext cx="4398264" cy="15240"/>
                          </a:xfrm>
                          <a:prstGeom prst="rect">
                            <a:avLst/>
                          </a:prstGeom>
                        </pic:spPr>
                      </pic:pic>
                      <pic:pic xmlns:pic="http://schemas.openxmlformats.org/drawingml/2006/picture">
                        <pic:nvPicPr>
                          <pic:cNvPr id="164524" name="Picture 164524"/>
                          <pic:cNvPicPr/>
                        </pic:nvPicPr>
                        <pic:blipFill>
                          <a:blip r:embed="rId29"/>
                          <a:stretch>
                            <a:fillRect/>
                          </a:stretch>
                        </pic:blipFill>
                        <pic:spPr>
                          <a:xfrm>
                            <a:off x="-3364" y="-3455"/>
                            <a:ext cx="4398264" cy="15240"/>
                          </a:xfrm>
                          <a:prstGeom prst="rect">
                            <a:avLst/>
                          </a:prstGeom>
                        </pic:spPr>
                      </pic:pic>
                    </wpg:wgp>
                  </a:graphicData>
                </a:graphic>
              </wp:inline>
            </w:drawing>
          </mc:Choice>
          <mc:Fallback xmlns:a="http://schemas.openxmlformats.org/drawingml/2006/main">
            <w:pict>
              <v:group id="Group 159996" style="width:346pt;height:0.799988pt;mso-position-horizontal-relative:char;mso-position-vertical-relative:line" coordsize="43942,101">
                <v:shape id="Picture 164523" style="position:absolute;width:43982;height:152;left:-33;top:-34;" filled="f">
                  <v:imagedata r:id="rId30"/>
                </v:shape>
                <v:shape id="Picture 164524" style="position:absolute;width:43982;height:152;left:-33;top:-34;" filled="f">
                  <v:imagedata r:id="rId30"/>
                </v:shape>
              </v:group>
            </w:pict>
          </mc:Fallback>
        </mc:AlternateContent>
      </w:r>
      <w:r>
        <w:t xml:space="preserve"> </w:t>
      </w:r>
    </w:p>
    <w:p w14:paraId="47949969" w14:textId="77777777" w:rsidR="002A0287" w:rsidRDefault="00000000">
      <w:pPr>
        <w:spacing w:after="148"/>
        <w:ind w:left="19" w:right="15"/>
      </w:pPr>
      <w:r>
        <w:t xml:space="preserve">Manchmal, spät nachts, wenn ich vor dem Rechner sitze und der Code auf dem Bildschirm flimmert, denke ich an Marco. </w:t>
      </w:r>
    </w:p>
    <w:p w14:paraId="2ACE273D" w14:textId="77777777" w:rsidR="002A0287" w:rsidRDefault="00000000">
      <w:pPr>
        <w:spacing w:after="148"/>
        <w:ind w:left="19" w:right="15"/>
      </w:pPr>
      <w:r>
        <w:t xml:space="preserve">An seine Kartoffeln. An seinen höflichen Blick. An die Wand, die zwischen uns hochging. </w:t>
      </w:r>
    </w:p>
    <w:p w14:paraId="41C41DAF" w14:textId="77777777" w:rsidR="002A0287" w:rsidRDefault="00000000">
      <w:pPr>
        <w:spacing w:after="150"/>
        <w:ind w:left="19" w:right="15"/>
      </w:pPr>
      <w:r>
        <w:t xml:space="preserve">Und ich denke: Eines Tages wird er es verstehen. </w:t>
      </w:r>
    </w:p>
    <w:p w14:paraId="1BB3AA34" w14:textId="77777777" w:rsidR="002A0287" w:rsidRDefault="00000000">
      <w:pPr>
        <w:spacing w:after="145"/>
        <w:ind w:left="19" w:right="15"/>
      </w:pPr>
      <w:r>
        <w:t xml:space="preserve">Nicht weil ich es ihm erklärt habe. </w:t>
      </w:r>
    </w:p>
    <w:p w14:paraId="56954862" w14:textId="77777777" w:rsidR="002A0287" w:rsidRDefault="00000000">
      <w:pPr>
        <w:spacing w:after="5" w:line="394" w:lineRule="auto"/>
        <w:ind w:left="19" w:right="3877"/>
      </w:pPr>
      <w:r>
        <w:t xml:space="preserve">Sondern weil er es BENUTZT haben wird. Und dann wird er sagen: “Ah. DAS meintest du.” Und ich werde nicken. </w:t>
      </w:r>
    </w:p>
    <w:p w14:paraId="3806B9FC" w14:textId="77777777" w:rsidR="002A0287" w:rsidRDefault="00000000">
      <w:pPr>
        <w:ind w:left="19" w:right="15"/>
      </w:pPr>
      <w:r>
        <w:t xml:space="preserve">Und vielleicht, zum ersten Mal, werden wir dieselbe Sprache sprechen. </w:t>
      </w:r>
    </w:p>
    <w:p w14:paraId="7519BEFA"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33014374" wp14:editId="5285803F">
                <wp:extent cx="4394200" cy="10160"/>
                <wp:effectExtent l="0" t="0" r="0" b="0"/>
                <wp:docPr id="160052" name="Group 160052"/>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5" name="Picture 164525"/>
                          <pic:cNvPicPr/>
                        </pic:nvPicPr>
                        <pic:blipFill>
                          <a:blip r:embed="rId21"/>
                          <a:stretch>
                            <a:fillRect/>
                          </a:stretch>
                        </pic:blipFill>
                        <pic:spPr>
                          <a:xfrm>
                            <a:off x="-3364" y="-5853"/>
                            <a:ext cx="4398264" cy="18288"/>
                          </a:xfrm>
                          <a:prstGeom prst="rect">
                            <a:avLst/>
                          </a:prstGeom>
                        </pic:spPr>
                      </pic:pic>
                    </wpg:wgp>
                  </a:graphicData>
                </a:graphic>
              </wp:inline>
            </w:drawing>
          </mc:Choice>
          <mc:Fallback xmlns:a="http://schemas.openxmlformats.org/drawingml/2006/main">
            <w:pict>
              <v:group id="Group 160052" style="width:346pt;height:0.799988pt;mso-position-horizontal-relative:char;mso-position-vertical-relative:line" coordsize="43942,101">
                <v:shape id="Picture 164525" style="position:absolute;width:43982;height:182;left:-33;top:-58;" filled="f">
                  <v:imagedata r:id="rId22"/>
                </v:shape>
              </v:group>
            </w:pict>
          </mc:Fallback>
        </mc:AlternateContent>
      </w:r>
      <w:r>
        <w:t xml:space="preserve"> </w:t>
      </w:r>
    </w:p>
    <w:p w14:paraId="77C07321" w14:textId="77777777" w:rsidR="002A0287" w:rsidRDefault="00000000">
      <w:pPr>
        <w:spacing w:after="150"/>
        <w:ind w:left="19" w:right="15"/>
      </w:pPr>
      <w:r>
        <w:t xml:space="preserve">Der Pass lügt nicht. </w:t>
      </w:r>
    </w:p>
    <w:p w14:paraId="2D0DB200" w14:textId="77777777" w:rsidR="002A0287" w:rsidRDefault="00000000">
      <w:pPr>
        <w:spacing w:after="145"/>
        <w:ind w:left="19" w:right="15"/>
      </w:pPr>
      <w:proofErr w:type="gramStart"/>
      <w:r>
        <w:t>Die Enterprise</w:t>
      </w:r>
      <w:proofErr w:type="gramEnd"/>
      <w:r>
        <w:t xml:space="preserve"> vergisst nicht. </w:t>
      </w:r>
    </w:p>
    <w:p w14:paraId="01726AF8" w14:textId="77777777" w:rsidR="002A0287" w:rsidRDefault="00000000">
      <w:pPr>
        <w:ind w:left="19" w:right="15"/>
      </w:pPr>
      <w:r>
        <w:t xml:space="preserve">Und jetzt habe ich ein System, das beides kann. </w:t>
      </w:r>
    </w:p>
    <w:p w14:paraId="1D7E4BB7"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6695D92F" wp14:editId="1DB9DA49">
                <wp:extent cx="4394200" cy="10160"/>
                <wp:effectExtent l="0" t="0" r="0" b="0"/>
                <wp:docPr id="160053" name="Group 160053"/>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6" name="Picture 164526"/>
                          <pic:cNvPicPr/>
                        </pic:nvPicPr>
                        <pic:blipFill>
                          <a:blip r:embed="rId17"/>
                          <a:stretch>
                            <a:fillRect/>
                          </a:stretch>
                        </pic:blipFill>
                        <pic:spPr>
                          <a:xfrm>
                            <a:off x="-3364" y="-4231"/>
                            <a:ext cx="4398264" cy="15240"/>
                          </a:xfrm>
                          <a:prstGeom prst="rect">
                            <a:avLst/>
                          </a:prstGeom>
                        </pic:spPr>
                      </pic:pic>
                    </wpg:wgp>
                  </a:graphicData>
                </a:graphic>
              </wp:inline>
            </w:drawing>
          </mc:Choice>
          <mc:Fallback xmlns:a="http://schemas.openxmlformats.org/drawingml/2006/main">
            <w:pict>
              <v:group id="Group 160053" style="width:346pt;height:0.799988pt;mso-position-horizontal-relative:char;mso-position-vertical-relative:line" coordsize="43942,101">
                <v:shape id="Picture 164526" style="position:absolute;width:43982;height:152;left:-33;top:-42;" filled="f">
                  <v:imagedata r:id="rId18"/>
                </v:shape>
              </v:group>
            </w:pict>
          </mc:Fallback>
        </mc:AlternateContent>
      </w:r>
      <w:r>
        <w:t xml:space="preserve"> </w:t>
      </w:r>
    </w:p>
    <w:p w14:paraId="112B77FD" w14:textId="77777777" w:rsidR="002A0287" w:rsidRDefault="00000000">
      <w:pPr>
        <w:spacing w:after="150"/>
        <w:ind w:left="19" w:right="15"/>
      </w:pPr>
      <w:proofErr w:type="gramStart"/>
      <w:r>
        <w:t>Die Enterprise</w:t>
      </w:r>
      <w:proofErr w:type="gramEnd"/>
      <w:r>
        <w:t xml:space="preserve"> fliegt nicht durch den Weltraum. </w:t>
      </w:r>
    </w:p>
    <w:p w14:paraId="4BA6CEFB" w14:textId="77777777" w:rsidR="002A0287" w:rsidRDefault="00000000">
      <w:pPr>
        <w:spacing w:after="0" w:line="394" w:lineRule="auto"/>
        <w:ind w:left="19" w:right="5419"/>
      </w:pPr>
      <w:r>
        <w:t xml:space="preserve">Sie fliegt durch meinen Kopf. Und der Pass ist die Landebahn. </w:t>
      </w:r>
    </w:p>
    <w:p w14:paraId="595F5FDE" w14:textId="77777777" w:rsidR="002A0287" w:rsidRDefault="00000000">
      <w:pPr>
        <w:ind w:left="19" w:right="15"/>
      </w:pPr>
      <w:proofErr w:type="spellStart"/>
      <w:r>
        <w:t>iMOPS</w:t>
      </w:r>
      <w:proofErr w:type="spellEnd"/>
      <w:r>
        <w:t xml:space="preserve"> ist mein Versuch, sie zu landen. </w:t>
      </w:r>
    </w:p>
    <w:p w14:paraId="3AEDA05D"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7DF7DFCF" wp14:editId="2951F85E">
                <wp:extent cx="4394200" cy="10160"/>
                <wp:effectExtent l="0" t="0" r="0" b="0"/>
                <wp:docPr id="160054" name="Group 160054"/>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7" name="Picture 164527"/>
                          <pic:cNvPicPr/>
                        </pic:nvPicPr>
                        <pic:blipFill>
                          <a:blip r:embed="rId8"/>
                          <a:stretch>
                            <a:fillRect/>
                          </a:stretch>
                        </pic:blipFill>
                        <pic:spPr>
                          <a:xfrm>
                            <a:off x="-3364" y="-4570"/>
                            <a:ext cx="4398264" cy="15240"/>
                          </a:xfrm>
                          <a:prstGeom prst="rect">
                            <a:avLst/>
                          </a:prstGeom>
                        </pic:spPr>
                      </pic:pic>
                    </wpg:wgp>
                  </a:graphicData>
                </a:graphic>
              </wp:inline>
            </w:drawing>
          </mc:Choice>
          <mc:Fallback xmlns:a="http://schemas.openxmlformats.org/drawingml/2006/main">
            <w:pict>
              <v:group id="Group 160054" style="width:346pt;height:0.800018pt;mso-position-horizontal-relative:char;mso-position-vertical-relative:line" coordsize="43942,101">
                <v:shape id="Picture 164527" style="position:absolute;width:43982;height:152;left:-33;top:-45;" filled="f">
                  <v:imagedata r:id="rId14"/>
                </v:shape>
              </v:group>
            </w:pict>
          </mc:Fallback>
        </mc:AlternateContent>
      </w:r>
      <w:r>
        <w:t xml:space="preserve"> </w:t>
      </w:r>
    </w:p>
    <w:p w14:paraId="492DEC06" w14:textId="77777777" w:rsidR="002A0287" w:rsidRDefault="00000000">
      <w:pPr>
        <w:spacing w:after="145"/>
        <w:ind w:left="19" w:right="15"/>
      </w:pPr>
      <w:r>
        <w:t xml:space="preserve">[ZWIEGESPRÄCH] </w:t>
      </w:r>
    </w:p>
    <w:p w14:paraId="01C46CAA" w14:textId="77777777" w:rsidR="002A0287" w:rsidRDefault="00000000">
      <w:pPr>
        <w:spacing w:after="148"/>
        <w:ind w:left="19" w:right="15"/>
      </w:pPr>
      <w:r>
        <w:t xml:space="preserve">Die Brücke </w:t>
      </w:r>
      <w:proofErr w:type="gramStart"/>
      <w:r>
        <w:t>der Enterprise</w:t>
      </w:r>
      <w:proofErr w:type="gramEnd"/>
      <w:r>
        <w:t xml:space="preserve">. Oder eine Küche. Im Traum ist es dasselbe. PICARD steht am Pass. Oder ist es ein Kommandopult? BOURDAIN lehnt daneben, Zigarette im Mundwinkel, obwohl das hier nicht erlaubt ist. </w:t>
      </w:r>
    </w:p>
    <w:p w14:paraId="678957FF" w14:textId="77777777" w:rsidR="002A0287" w:rsidRDefault="00000000">
      <w:pPr>
        <w:spacing w:after="145"/>
        <w:ind w:left="19" w:right="15"/>
      </w:pPr>
      <w:r>
        <w:lastRenderedPageBreak/>
        <w:t xml:space="preserve">PICARD: Sie haben dreißig Jahre gebraucht. </w:t>
      </w:r>
    </w:p>
    <w:p w14:paraId="1B01D238" w14:textId="77777777" w:rsidR="002A0287" w:rsidRDefault="00000000">
      <w:pPr>
        <w:spacing w:after="150"/>
        <w:ind w:left="19" w:right="15"/>
      </w:pPr>
      <w:r>
        <w:t xml:space="preserve">ICH: Ja. </w:t>
      </w:r>
    </w:p>
    <w:p w14:paraId="2FEA6D23" w14:textId="77777777" w:rsidR="002A0287" w:rsidRDefault="00000000">
      <w:pPr>
        <w:spacing w:after="145"/>
        <w:ind w:left="19" w:right="15"/>
      </w:pPr>
      <w:r>
        <w:t xml:space="preserve">PICARD: Um zu verstehen, was wir seit dem 24. Jahrhundert wissen. </w:t>
      </w:r>
    </w:p>
    <w:p w14:paraId="4F69936F" w14:textId="77777777" w:rsidR="002A0287" w:rsidRDefault="00000000">
      <w:pPr>
        <w:spacing w:after="148"/>
        <w:ind w:left="19" w:right="15"/>
      </w:pPr>
      <w:r>
        <w:t xml:space="preserve">BOURDAIN: (schnaubt) Ihr hattet auch Replikatoren. Versuch mal, ein Steak zu erklären, wenn du für dreihundert Leute anrichten musst. </w:t>
      </w:r>
    </w:p>
    <w:p w14:paraId="2049DA40" w14:textId="77777777" w:rsidR="002A0287" w:rsidRDefault="00000000">
      <w:pPr>
        <w:spacing w:after="150"/>
        <w:ind w:left="19" w:right="15"/>
      </w:pPr>
      <w:r>
        <w:t xml:space="preserve">PICARD: (ignoriert ihn) Das System. Die Übergabe. Das Wissen, das fließt. </w:t>
      </w:r>
    </w:p>
    <w:p w14:paraId="4C468352" w14:textId="77777777" w:rsidR="002A0287" w:rsidRDefault="00000000">
      <w:pPr>
        <w:spacing w:after="145"/>
        <w:ind w:left="19" w:right="15"/>
      </w:pPr>
      <w:r>
        <w:t xml:space="preserve">ICH: Ja. </w:t>
      </w:r>
    </w:p>
    <w:p w14:paraId="4828B1DC" w14:textId="77777777" w:rsidR="002A0287" w:rsidRDefault="00000000">
      <w:pPr>
        <w:ind w:left="19" w:right="15"/>
      </w:pPr>
      <w:r>
        <w:t xml:space="preserve">PICARD: Warum hat es so lange gedauert? </w:t>
      </w:r>
    </w:p>
    <w:p w14:paraId="5C3C334A" w14:textId="77777777" w:rsidR="002A0287" w:rsidRDefault="00000000">
      <w:pPr>
        <w:spacing w:after="148"/>
        <w:ind w:left="19" w:right="15"/>
      </w:pPr>
      <w:r>
        <w:t xml:space="preserve">ICH: Weil ich die Sprache nicht hatte. Ich wusste, was ich meinte. Aber wenn ich “Enterprise” sagte, hörten die Leute “Raumschiff”. Wenn ich “System” sagte, hörten sie “Kontrolle”. </w:t>
      </w:r>
    </w:p>
    <w:p w14:paraId="0C888D14" w14:textId="77777777" w:rsidR="002A0287" w:rsidRDefault="00000000">
      <w:pPr>
        <w:spacing w:after="145"/>
        <w:ind w:left="19" w:right="15"/>
      </w:pPr>
      <w:r>
        <w:t xml:space="preserve">BOURDAIN: (zieht an der Zigarette) Und jetzt? </w:t>
      </w:r>
    </w:p>
    <w:p w14:paraId="6D990105" w14:textId="77777777" w:rsidR="002A0287" w:rsidRDefault="00000000">
      <w:pPr>
        <w:spacing w:after="150"/>
        <w:ind w:left="19" w:right="15"/>
      </w:pPr>
      <w:r>
        <w:t xml:space="preserve">ICH: Jetzt habe ich Code. Code lügt nicht. Code erklärt nicht. Code ZEIGT. </w:t>
      </w:r>
    </w:p>
    <w:p w14:paraId="21C904F8" w14:textId="77777777" w:rsidR="002A0287" w:rsidRDefault="00000000">
      <w:pPr>
        <w:spacing w:after="145"/>
        <w:ind w:left="19" w:right="15"/>
      </w:pPr>
      <w:r>
        <w:t>PICARD: (nickt langsam) “</w:t>
      </w:r>
      <w:proofErr w:type="spellStart"/>
      <w:r>
        <w:t>Make</w:t>
      </w:r>
      <w:proofErr w:type="spellEnd"/>
      <w:r>
        <w:t xml:space="preserve"> </w:t>
      </w:r>
      <w:proofErr w:type="spellStart"/>
      <w:r>
        <w:t>it</w:t>
      </w:r>
      <w:proofErr w:type="spellEnd"/>
      <w:r>
        <w:t xml:space="preserve"> so.” </w:t>
      </w:r>
    </w:p>
    <w:p w14:paraId="37D06401" w14:textId="77777777" w:rsidR="002A0287" w:rsidRDefault="00000000">
      <w:pPr>
        <w:spacing w:after="145"/>
        <w:ind w:left="19" w:right="15"/>
      </w:pPr>
      <w:r>
        <w:t xml:space="preserve">BOURDAIN: (grinst) “Heard, Chef.” </w:t>
      </w:r>
    </w:p>
    <w:p w14:paraId="50993FE5" w14:textId="77777777" w:rsidR="002A0287" w:rsidRDefault="00000000">
      <w:pPr>
        <w:spacing w:after="145"/>
        <w:ind w:left="19" w:right="15"/>
      </w:pPr>
      <w:r>
        <w:t xml:space="preserve">ICH: (lacht) Dasselbe. Verschiedene Sprachen. Dieselbe Wahrheit. </w:t>
      </w:r>
    </w:p>
    <w:p w14:paraId="2235239D" w14:textId="77777777" w:rsidR="002A0287" w:rsidRDefault="00000000">
      <w:pPr>
        <w:spacing w:after="150"/>
        <w:ind w:left="19" w:right="15"/>
      </w:pPr>
      <w:r>
        <w:t xml:space="preserve">PICARD: Der Pass ist Ihre Brücke, Smutje. </w:t>
      </w:r>
    </w:p>
    <w:p w14:paraId="6BA3F554" w14:textId="77777777" w:rsidR="002A0287" w:rsidRDefault="00000000">
      <w:pPr>
        <w:spacing w:after="145"/>
        <w:ind w:left="19" w:right="15"/>
      </w:pPr>
      <w:r>
        <w:t xml:space="preserve">ICH: Und </w:t>
      </w:r>
      <w:proofErr w:type="spellStart"/>
      <w:r>
        <w:t>iMOPS</w:t>
      </w:r>
      <w:proofErr w:type="spellEnd"/>
      <w:r>
        <w:t xml:space="preserve"> ist mein Computer. </w:t>
      </w:r>
    </w:p>
    <w:p w14:paraId="0C0799AB" w14:textId="77777777" w:rsidR="002A0287" w:rsidRDefault="00000000">
      <w:pPr>
        <w:spacing w:after="148"/>
        <w:ind w:left="19" w:right="15"/>
      </w:pPr>
      <w:r>
        <w:t xml:space="preserve">BOURDAIN: (drückt die Zigarette aus am Kommandopult, Picard zuckt zusammen) Dann hör auf zu träumen und bring das Ding zum Laufen. Die Bons warten nicht. </w:t>
      </w:r>
    </w:p>
    <w:p w14:paraId="1A9EFC3B" w14:textId="77777777" w:rsidR="002A0287" w:rsidRDefault="00000000">
      <w:pPr>
        <w:spacing w:after="150"/>
        <w:ind w:left="19" w:right="15"/>
      </w:pPr>
      <w:r>
        <w:t xml:space="preserve">Er geht. Picard sieht ihm nach, leicht irritiert. </w:t>
      </w:r>
    </w:p>
    <w:p w14:paraId="603F255E" w14:textId="77777777" w:rsidR="002A0287" w:rsidRDefault="00000000">
      <w:pPr>
        <w:spacing w:after="145"/>
        <w:ind w:left="19" w:right="15"/>
      </w:pPr>
      <w:r>
        <w:t xml:space="preserve">PICARD: Faszinierende Persönlichkeit. </w:t>
      </w:r>
    </w:p>
    <w:p w14:paraId="7189815B" w14:textId="77777777" w:rsidR="002A0287" w:rsidRDefault="00000000">
      <w:pPr>
        <w:spacing w:after="145"/>
        <w:ind w:left="19" w:right="15"/>
      </w:pPr>
      <w:r>
        <w:t xml:space="preserve">ICH: Er war Koch. </w:t>
      </w:r>
    </w:p>
    <w:p w14:paraId="433463B7" w14:textId="77777777" w:rsidR="002A0287" w:rsidRDefault="00000000">
      <w:pPr>
        <w:spacing w:after="145"/>
        <w:ind w:left="19" w:right="15"/>
      </w:pPr>
      <w:r>
        <w:t xml:space="preserve">PICARD: (versteht) Ah. </w:t>
      </w:r>
    </w:p>
    <w:p w14:paraId="4BE22D49" w14:textId="77777777" w:rsidR="002A0287" w:rsidRDefault="00000000">
      <w:pPr>
        <w:ind w:left="19" w:right="15"/>
      </w:pPr>
      <w:r>
        <w:t xml:space="preserve">Die Brücke löst sich auf. Oder die Küche. Der Pass bleibt. Er bleibt immer. </w:t>
      </w:r>
    </w:p>
    <w:p w14:paraId="3EF02023"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48B204D7" wp14:editId="70708C03">
                <wp:extent cx="4394200" cy="10160"/>
                <wp:effectExtent l="0" t="0" r="0" b="0"/>
                <wp:docPr id="160329" name="Group 160329"/>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8" name="Picture 164528"/>
                          <pic:cNvPicPr/>
                        </pic:nvPicPr>
                        <pic:blipFill>
                          <a:blip r:embed="rId35"/>
                          <a:stretch>
                            <a:fillRect/>
                          </a:stretch>
                        </pic:blipFill>
                        <pic:spPr>
                          <a:xfrm>
                            <a:off x="-3364" y="-4881"/>
                            <a:ext cx="4398264" cy="15240"/>
                          </a:xfrm>
                          <a:prstGeom prst="rect">
                            <a:avLst/>
                          </a:prstGeom>
                        </pic:spPr>
                      </pic:pic>
                    </wpg:wgp>
                  </a:graphicData>
                </a:graphic>
              </wp:inline>
            </w:drawing>
          </mc:Choice>
          <mc:Fallback xmlns:a="http://schemas.openxmlformats.org/drawingml/2006/main">
            <w:pict>
              <v:group id="Group 160329" style="width:346pt;height:0.799988pt;mso-position-horizontal-relative:char;mso-position-vertical-relative:line" coordsize="43942,101">
                <v:shape id="Picture 164528" style="position:absolute;width:43982;height:152;left:-33;top:-48;" filled="f">
                  <v:imagedata r:id="rId36"/>
                </v:shape>
              </v:group>
            </w:pict>
          </mc:Fallback>
        </mc:AlternateContent>
      </w:r>
      <w:r>
        <w:t xml:space="preserve"> </w:t>
      </w:r>
    </w:p>
    <w:p w14:paraId="1D0DB7A8" w14:textId="77777777" w:rsidR="002A0287" w:rsidRDefault="00000000">
      <w:pPr>
        <w:ind w:left="19" w:right="15"/>
      </w:pPr>
      <w:r>
        <w:t xml:space="preserve">[Ende Kapitel] </w:t>
      </w:r>
    </w:p>
    <w:p w14:paraId="324B72D0" w14:textId="77777777" w:rsidR="002A0287" w:rsidRDefault="00000000">
      <w:pPr>
        <w:spacing w:after="149" w:line="259" w:lineRule="auto"/>
        <w:ind w:left="-8" w:right="2050" w:firstLine="0"/>
        <w:jc w:val="center"/>
      </w:pPr>
      <w:r>
        <w:rPr>
          <w:rFonts w:ascii="Calibri" w:eastAsia="Calibri" w:hAnsi="Calibri" w:cs="Calibri"/>
          <w:noProof/>
          <w:sz w:val="22"/>
        </w:rPr>
        <mc:AlternateContent>
          <mc:Choice Requires="wpg">
            <w:drawing>
              <wp:inline distT="0" distB="0" distL="0" distR="0" wp14:anchorId="28B83C1D" wp14:editId="3EE6E31A">
                <wp:extent cx="4394200" cy="10160"/>
                <wp:effectExtent l="0" t="0" r="0" b="0"/>
                <wp:docPr id="160330" name="Group 160330"/>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29" name="Picture 164529"/>
                          <pic:cNvPicPr/>
                        </pic:nvPicPr>
                        <pic:blipFill>
                          <a:blip r:embed="rId29"/>
                          <a:stretch>
                            <a:fillRect/>
                          </a:stretch>
                        </pic:blipFill>
                        <pic:spPr>
                          <a:xfrm>
                            <a:off x="-3364" y="-3390"/>
                            <a:ext cx="4398264" cy="15240"/>
                          </a:xfrm>
                          <a:prstGeom prst="rect">
                            <a:avLst/>
                          </a:prstGeom>
                        </pic:spPr>
                      </pic:pic>
                    </wpg:wgp>
                  </a:graphicData>
                </a:graphic>
              </wp:inline>
            </w:drawing>
          </mc:Choice>
          <mc:Fallback xmlns:a="http://schemas.openxmlformats.org/drawingml/2006/main">
            <w:pict>
              <v:group id="Group 160330" style="width:346pt;height:0.799988pt;mso-position-horizontal-relative:char;mso-position-vertical-relative:line" coordsize="43942,101">
                <v:shape id="Picture 164529" style="position:absolute;width:43982;height:152;left:-33;top:-33;" filled="f">
                  <v:imagedata r:id="rId30"/>
                </v:shape>
              </v:group>
            </w:pict>
          </mc:Fallback>
        </mc:AlternateContent>
      </w:r>
      <w:r>
        <w:t xml:space="preserve"> </w:t>
      </w:r>
    </w:p>
    <w:p w14:paraId="138053AE" w14:textId="77777777" w:rsidR="002A0287" w:rsidRDefault="00000000">
      <w:pPr>
        <w:ind w:left="19" w:right="15"/>
      </w:pPr>
      <w:r>
        <w:t xml:space="preserve">Wörter: ~3.100 Geschätzte Buchseiten: 12-13 Status: FINAL </w:t>
      </w:r>
    </w:p>
    <w:p w14:paraId="3D1703F1" w14:textId="77777777" w:rsidR="002A0287" w:rsidRDefault="00000000">
      <w:pPr>
        <w:spacing w:after="133" w:line="259" w:lineRule="auto"/>
        <w:ind w:left="-8" w:right="2050" w:firstLine="0"/>
        <w:jc w:val="center"/>
      </w:pPr>
      <w:r>
        <w:rPr>
          <w:rFonts w:ascii="Calibri" w:eastAsia="Calibri" w:hAnsi="Calibri" w:cs="Calibri"/>
          <w:noProof/>
          <w:sz w:val="22"/>
        </w:rPr>
        <mc:AlternateContent>
          <mc:Choice Requires="wpg">
            <w:drawing>
              <wp:inline distT="0" distB="0" distL="0" distR="0" wp14:anchorId="3AA3299F" wp14:editId="2080960D">
                <wp:extent cx="4394200" cy="10160"/>
                <wp:effectExtent l="0" t="0" r="0" b="0"/>
                <wp:docPr id="160331" name="Group 160331"/>
                <wp:cNvGraphicFramePr/>
                <a:graphic xmlns:a="http://schemas.openxmlformats.org/drawingml/2006/main">
                  <a:graphicData uri="http://schemas.microsoft.com/office/word/2010/wordprocessingGroup">
                    <wpg:wgp>
                      <wpg:cNvGrpSpPr/>
                      <wpg:grpSpPr>
                        <a:xfrm>
                          <a:off x="0" y="0"/>
                          <a:ext cx="4394200" cy="10160"/>
                          <a:chOff x="0" y="0"/>
                          <a:chExt cx="4394200" cy="10160"/>
                        </a:xfrm>
                      </wpg:grpSpPr>
                      <pic:pic xmlns:pic="http://schemas.openxmlformats.org/drawingml/2006/picture">
                        <pic:nvPicPr>
                          <pic:cNvPr id="164530" name="Picture 164530"/>
                          <pic:cNvPicPr/>
                        </pic:nvPicPr>
                        <pic:blipFill>
                          <a:blip r:embed="rId31"/>
                          <a:stretch>
                            <a:fillRect/>
                          </a:stretch>
                        </pic:blipFill>
                        <pic:spPr>
                          <a:xfrm>
                            <a:off x="-3364" y="-4947"/>
                            <a:ext cx="4398264" cy="15240"/>
                          </a:xfrm>
                          <a:prstGeom prst="rect">
                            <a:avLst/>
                          </a:prstGeom>
                        </pic:spPr>
                      </pic:pic>
                    </wpg:wgp>
                  </a:graphicData>
                </a:graphic>
              </wp:inline>
            </w:drawing>
          </mc:Choice>
          <mc:Fallback xmlns:a="http://schemas.openxmlformats.org/drawingml/2006/main">
            <w:pict>
              <v:group id="Group 160331" style="width:346pt;height:0.799988pt;mso-position-horizontal-relative:char;mso-position-vertical-relative:line" coordsize="43942,101">
                <v:shape id="Picture 164530" style="position:absolute;width:43982;height:152;left:-33;top:-49;" filled="f">
                  <v:imagedata r:id="rId32"/>
                </v:shape>
              </v:group>
            </w:pict>
          </mc:Fallback>
        </mc:AlternateContent>
      </w:r>
      <w:r>
        <w:t xml:space="preserve"> </w:t>
      </w:r>
    </w:p>
    <w:p w14:paraId="36FF0433"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7050F596" w14:textId="77777777" w:rsidR="002A0287" w:rsidRDefault="00000000">
      <w:pPr>
        <w:spacing w:after="246"/>
        <w:ind w:left="19" w:right="15"/>
      </w:pPr>
      <w:r>
        <w:t xml:space="preserve">TEIL XIII: DIE RÜCKKEHR </w:t>
      </w:r>
    </w:p>
    <w:p w14:paraId="6CEA6C42" w14:textId="77777777" w:rsidR="002A0287" w:rsidRDefault="00000000">
      <w:pPr>
        <w:spacing w:after="320"/>
        <w:ind w:left="19" w:right="15"/>
      </w:pPr>
      <w:r>
        <w:t xml:space="preserve">Noch einmal sehen, um zu verstehen (2024-2025) </w:t>
      </w:r>
    </w:p>
    <w:p w14:paraId="7848080D" w14:textId="77777777" w:rsidR="002A0287" w:rsidRDefault="00000000">
      <w:pPr>
        <w:spacing w:after="180" w:line="265" w:lineRule="auto"/>
        <w:ind w:left="13" w:right="0"/>
        <w:jc w:val="center"/>
      </w:pPr>
      <w:r>
        <w:rPr>
          <w:sz w:val="32"/>
        </w:rPr>
        <w:lastRenderedPageBreak/>
        <w:t>INTERMEZZO</w:t>
      </w:r>
      <w:r>
        <w:t xml:space="preserve"> </w:t>
      </w:r>
    </w:p>
    <w:p w14:paraId="7E69C019" w14:textId="77777777" w:rsidR="002A0287" w:rsidRDefault="00000000">
      <w:pPr>
        <w:spacing w:after="181" w:line="265" w:lineRule="auto"/>
        <w:ind w:left="11" w:right="2"/>
        <w:jc w:val="center"/>
      </w:pPr>
      <w:r>
        <w:rPr>
          <w:sz w:val="28"/>
        </w:rPr>
        <w:t>Winter, die Bahn und das falsche Päckchen</w:t>
      </w:r>
      <w:r>
        <w:t xml:space="preserve"> </w:t>
      </w:r>
    </w:p>
    <w:p w14:paraId="39FB7625" w14:textId="77777777" w:rsidR="002A0287" w:rsidRDefault="00000000">
      <w:pPr>
        <w:spacing w:after="614" w:line="265" w:lineRule="auto"/>
        <w:ind w:left="11" w:right="0"/>
        <w:jc w:val="center"/>
      </w:pPr>
      <w:r>
        <w:t xml:space="preserve">Wie </w:t>
      </w:r>
      <w:proofErr w:type="spellStart"/>
      <w:r>
        <w:t>iMOPS</w:t>
      </w:r>
      <w:proofErr w:type="spellEnd"/>
      <w:r>
        <w:t xml:space="preserve"> wirklich entstand </w:t>
      </w:r>
    </w:p>
    <w:p w14:paraId="7EF0350A" w14:textId="77777777" w:rsidR="002A0287" w:rsidRDefault="00000000">
      <w:pPr>
        <w:ind w:left="19" w:right="15"/>
      </w:pPr>
      <w:r>
        <w:t xml:space="preserve">Mein anderer Bruder ist Künstler. Handwerker. Freidenker mit grünem Daumen. </w:t>
      </w:r>
    </w:p>
    <w:p w14:paraId="602FCB66" w14:textId="77777777" w:rsidR="002A0287" w:rsidRDefault="00000000">
      <w:pPr>
        <w:ind w:left="19" w:right="15"/>
      </w:pPr>
      <w:r>
        <w:t xml:space="preserve">Bei ihm beginnt der Arbeitstag um 4:20. </w:t>
      </w:r>
    </w:p>
    <w:p w14:paraId="249AF12E" w14:textId="77777777" w:rsidR="002A0287" w:rsidRDefault="00000000">
      <w:pPr>
        <w:ind w:left="19" w:right="15"/>
      </w:pPr>
      <w:r>
        <w:t xml:space="preserve">Ich war zu Besuch. Holte mir den Vorrat für die nächsten Monate. Es hilft gegen die Arthrose. Man kann fast schmerzfrei arbeiten. Man vergisst manchmal was. Aber wenn man abends einen raucht, hält es bis zum nächsten Mittag. So lange keine Schmerztabletten. </w:t>
      </w:r>
    </w:p>
    <w:p w14:paraId="6723457B" w14:textId="77777777" w:rsidR="002A0287" w:rsidRDefault="00000000">
      <w:pPr>
        <w:ind w:left="19" w:right="15"/>
      </w:pPr>
      <w:r>
        <w:t xml:space="preserve">Punkt. </w:t>
      </w:r>
    </w:p>
    <w:p w14:paraId="4F2D5C5F" w14:textId="77777777" w:rsidR="002A0287" w:rsidRDefault="00000000">
      <w:pPr>
        <w:spacing w:after="11"/>
        <w:ind w:left="19" w:right="15"/>
      </w:pPr>
      <w:r>
        <w:t xml:space="preserve">Mama weiß es. Mama schimpft seit 1988. Seit ich mit vierzehn in der </w:t>
      </w:r>
    </w:p>
    <w:p w14:paraId="1A3D7671" w14:textId="77777777" w:rsidR="002A0287" w:rsidRDefault="00000000">
      <w:pPr>
        <w:ind w:left="19" w:right="15"/>
      </w:pPr>
      <w:r>
        <w:t xml:space="preserve">Wirtschaftsschule mit den bösen Jungs angefangen habe. Sie hat recht. Ich weiß es auch. Die beste Frau der Welt hat immer recht. </w:t>
      </w:r>
    </w:p>
    <w:p w14:paraId="42F57CEE" w14:textId="77777777" w:rsidR="002A0287" w:rsidRDefault="00000000">
      <w:pPr>
        <w:spacing w:after="409"/>
        <w:ind w:left="19" w:right="15"/>
      </w:pPr>
      <w:r>
        <w:t xml:space="preserve">Aber die Arthrose ist auch real. </w:t>
      </w:r>
    </w:p>
    <w:p w14:paraId="5EC692EC" w14:textId="77777777" w:rsidR="002A0287" w:rsidRDefault="00000000">
      <w:pPr>
        <w:spacing w:after="412" w:line="265" w:lineRule="auto"/>
        <w:ind w:left="11" w:right="0"/>
        <w:jc w:val="center"/>
      </w:pPr>
      <w:r>
        <w:t xml:space="preserve">— </w:t>
      </w:r>
    </w:p>
    <w:p w14:paraId="02FF471F" w14:textId="77777777" w:rsidR="002A0287" w:rsidRDefault="00000000">
      <w:pPr>
        <w:ind w:left="19" w:right="15"/>
      </w:pPr>
      <w:r>
        <w:t xml:space="preserve">Ein Morgen im November. Eisregen. 4:50 Uhr. </w:t>
      </w:r>
    </w:p>
    <w:p w14:paraId="16582C82" w14:textId="77777777" w:rsidR="002A0287" w:rsidRDefault="00000000">
      <w:pPr>
        <w:ind w:left="19" w:right="15"/>
      </w:pPr>
      <w:r>
        <w:t xml:space="preserve">Ich stand an der Bushaltestelle. Der Ersatzbus. Zwei Stunden hin, zwölf Stunden buckeln, zwei Stunden zurück. Andere machen das auch so. Ich wollte wissen, wie es ist. </w:t>
      </w:r>
    </w:p>
    <w:p w14:paraId="4FB02C34" w14:textId="77777777" w:rsidR="002A0287" w:rsidRDefault="00000000">
      <w:pPr>
        <w:spacing w:after="409"/>
        <w:ind w:left="19" w:right="15"/>
      </w:pPr>
      <w:r>
        <w:t xml:space="preserve">Hölle. Aber das wusste ich schon. </w:t>
      </w:r>
    </w:p>
    <w:p w14:paraId="349CA17B" w14:textId="77777777" w:rsidR="002A0287" w:rsidRDefault="00000000">
      <w:pPr>
        <w:spacing w:after="412" w:line="265" w:lineRule="auto"/>
        <w:ind w:left="11" w:right="0"/>
        <w:jc w:val="center"/>
      </w:pPr>
      <w:r>
        <w:t xml:space="preserve">— </w:t>
      </w:r>
    </w:p>
    <w:p w14:paraId="77EBB64F" w14:textId="77777777" w:rsidR="002A0287" w:rsidRDefault="00000000">
      <w:pPr>
        <w:ind w:left="19" w:right="15"/>
      </w:pPr>
      <w:r>
        <w:t xml:space="preserve">Ich vertauschte die Tabakbeutel. </w:t>
      </w:r>
    </w:p>
    <w:p w14:paraId="28BDF19B" w14:textId="77777777" w:rsidR="002A0287" w:rsidRDefault="00000000">
      <w:pPr>
        <w:ind w:left="19" w:right="15"/>
      </w:pPr>
      <w:r>
        <w:t xml:space="preserve">Merkte es erst, als ich durchnässt in der Haltestelle stand. Die Zigarette fast </w:t>
      </w:r>
      <w:proofErr w:type="spellStart"/>
      <w:r>
        <w:t>aufgeraucht</w:t>
      </w:r>
      <w:proofErr w:type="spellEnd"/>
      <w:r>
        <w:t xml:space="preserve">. </w:t>
      </w:r>
    </w:p>
    <w:p w14:paraId="19EA995C" w14:textId="77777777" w:rsidR="002A0287" w:rsidRDefault="00000000">
      <w:pPr>
        <w:ind w:left="19" w:right="15"/>
      </w:pPr>
      <w:r>
        <w:t xml:space="preserve">PENG. </w:t>
      </w:r>
    </w:p>
    <w:p w14:paraId="580A0DED" w14:textId="77777777" w:rsidR="002A0287" w:rsidRDefault="00000000">
      <w:pPr>
        <w:spacing w:after="412" w:line="265" w:lineRule="auto"/>
        <w:ind w:left="11" w:right="0"/>
        <w:jc w:val="center"/>
      </w:pPr>
      <w:r>
        <w:t xml:space="preserve">— </w:t>
      </w:r>
    </w:p>
    <w:p w14:paraId="14C51D15" w14:textId="77777777" w:rsidR="002A0287" w:rsidRDefault="00000000">
      <w:pPr>
        <w:ind w:left="19" w:right="15"/>
      </w:pPr>
      <w:r>
        <w:t xml:space="preserve">Dann stand ich zwei Stunden in der Kälte. </w:t>
      </w:r>
    </w:p>
    <w:p w14:paraId="68F97C41" w14:textId="77777777" w:rsidR="002A0287" w:rsidRDefault="00000000">
      <w:pPr>
        <w:ind w:left="19" w:right="15"/>
      </w:pPr>
      <w:r>
        <w:t xml:space="preserve">Dann kam nicht der Bus. </w:t>
      </w:r>
    </w:p>
    <w:p w14:paraId="4620AA58" w14:textId="77777777" w:rsidR="002A0287" w:rsidRDefault="00000000">
      <w:pPr>
        <w:ind w:left="19" w:right="15"/>
      </w:pPr>
      <w:r>
        <w:lastRenderedPageBreak/>
        <w:t xml:space="preserve">Es kam eine Bahn. </w:t>
      </w:r>
    </w:p>
    <w:p w14:paraId="6E33DEE9" w14:textId="77777777" w:rsidR="002A0287" w:rsidRDefault="00000000">
      <w:pPr>
        <w:ind w:left="19" w:right="15"/>
      </w:pPr>
      <w:r>
        <w:t xml:space="preserve">Eine Bahn? Hier? </w:t>
      </w:r>
    </w:p>
    <w:p w14:paraId="56FB94E4" w14:textId="77777777" w:rsidR="002A0287" w:rsidRDefault="00000000">
      <w:pPr>
        <w:spacing w:after="407"/>
        <w:ind w:left="19" w:right="15"/>
      </w:pPr>
      <w:r>
        <w:t xml:space="preserve">Ich stieg ein. Wir fuhren los. Zehn Minuten später blieben wir stehen. Fünfzig Minuten später holte uns ein Bus ab. Fuhr uns zurück. Zum Anfang. Wir sollten jetzt auf den Bus warten. </w:t>
      </w:r>
    </w:p>
    <w:p w14:paraId="0C8BDF99" w14:textId="77777777" w:rsidR="002A0287" w:rsidRDefault="00000000">
      <w:pPr>
        <w:spacing w:after="412" w:line="265" w:lineRule="auto"/>
        <w:ind w:left="11" w:right="0"/>
        <w:jc w:val="center"/>
      </w:pPr>
      <w:r>
        <w:t xml:space="preserve">— </w:t>
      </w:r>
    </w:p>
    <w:p w14:paraId="6D0DB237" w14:textId="77777777" w:rsidR="002A0287" w:rsidRDefault="00000000">
      <w:pPr>
        <w:ind w:left="19" w:right="15"/>
      </w:pPr>
      <w:r>
        <w:t xml:space="preserve">Ich rief meinen Chef an. </w:t>
      </w:r>
    </w:p>
    <w:p w14:paraId="417AECAE" w14:textId="77777777" w:rsidR="002A0287" w:rsidRDefault="00000000">
      <w:pPr>
        <w:spacing w:after="414"/>
        <w:ind w:left="19" w:right="15"/>
      </w:pPr>
      <w:r>
        <w:t xml:space="preserve">„Ich bin krank.“ </w:t>
      </w:r>
    </w:p>
    <w:p w14:paraId="23D69D10" w14:textId="77777777" w:rsidR="002A0287" w:rsidRDefault="00000000">
      <w:pPr>
        <w:spacing w:after="412" w:line="265" w:lineRule="auto"/>
        <w:ind w:left="11" w:right="0"/>
        <w:jc w:val="center"/>
      </w:pPr>
      <w:r>
        <w:t xml:space="preserve">— </w:t>
      </w:r>
    </w:p>
    <w:p w14:paraId="7B543E15" w14:textId="77777777" w:rsidR="002A0287" w:rsidRDefault="00000000">
      <w:pPr>
        <w:ind w:left="19" w:right="15"/>
      </w:pPr>
      <w:r>
        <w:t xml:space="preserve">Dann ging ich nach Hause. In den Wohnwagen. </w:t>
      </w:r>
    </w:p>
    <w:p w14:paraId="69DEB293" w14:textId="77777777" w:rsidR="002A0287" w:rsidRDefault="00000000">
      <w:pPr>
        <w:ind w:left="19" w:right="15"/>
      </w:pPr>
      <w:r>
        <w:t xml:space="preserve">Bekifft. Im Fieber. Tagelang. </w:t>
      </w:r>
    </w:p>
    <w:p w14:paraId="1F75907D" w14:textId="77777777" w:rsidR="002A0287" w:rsidRDefault="00000000">
      <w:pPr>
        <w:ind w:left="19" w:right="15"/>
      </w:pPr>
      <w:r>
        <w:t xml:space="preserve">Es gab keinen Tag. Keine Nacht. Nur Code. Tee. Schlafen. Rauchen. </w:t>
      </w:r>
    </w:p>
    <w:p w14:paraId="7C34D224" w14:textId="77777777" w:rsidR="002A0287" w:rsidRDefault="00000000">
      <w:pPr>
        <w:ind w:left="19" w:right="15"/>
      </w:pPr>
      <w:r>
        <w:t xml:space="preserve">Dann gesünder. Ohne Rauchen. Aber immer noch Code. </w:t>
      </w:r>
    </w:p>
    <w:p w14:paraId="116E9AE7" w14:textId="77777777" w:rsidR="002A0287" w:rsidRDefault="00000000">
      <w:pPr>
        <w:ind w:left="19" w:right="15"/>
      </w:pPr>
      <w:r>
        <w:t xml:space="preserve">Dann wieder arbeiten. Aber abends: Code. </w:t>
      </w:r>
    </w:p>
    <w:p w14:paraId="5B395214" w14:textId="77777777" w:rsidR="002A0287" w:rsidRDefault="00000000">
      <w:pPr>
        <w:spacing w:after="409"/>
        <w:ind w:left="19" w:right="15"/>
      </w:pPr>
      <w:r>
        <w:t xml:space="preserve">November. Dezember. Januar.  </w:t>
      </w:r>
    </w:p>
    <w:p w14:paraId="410EB204" w14:textId="77777777" w:rsidR="002A0287" w:rsidRDefault="00000000">
      <w:pPr>
        <w:spacing w:after="412" w:line="265" w:lineRule="auto"/>
        <w:ind w:left="11" w:right="0"/>
        <w:jc w:val="center"/>
      </w:pPr>
      <w:r>
        <w:t xml:space="preserve">— </w:t>
      </w:r>
    </w:p>
    <w:p w14:paraId="6BD01ABE" w14:textId="77777777" w:rsidR="002A0287" w:rsidRDefault="00000000">
      <w:pPr>
        <w:ind w:left="19" w:right="15"/>
      </w:pPr>
      <w:proofErr w:type="spellStart"/>
      <w:r>
        <w:t>iMOPS</w:t>
      </w:r>
      <w:proofErr w:type="spellEnd"/>
      <w:r>
        <w:t xml:space="preserve"> entstand nicht in einem Startup. </w:t>
      </w:r>
    </w:p>
    <w:p w14:paraId="299EDC51" w14:textId="77777777" w:rsidR="002A0287" w:rsidRDefault="00000000">
      <w:pPr>
        <w:spacing w:after="5" w:line="448" w:lineRule="auto"/>
        <w:ind w:left="19" w:right="6166"/>
      </w:pPr>
      <w:r>
        <w:t xml:space="preserve">Nicht in einem Büro. Nicht mit Fördergeldern. </w:t>
      </w:r>
    </w:p>
    <w:p w14:paraId="4E76DB7A" w14:textId="77777777" w:rsidR="002A0287" w:rsidRDefault="00000000">
      <w:pPr>
        <w:spacing w:after="407"/>
        <w:ind w:left="19" w:right="15"/>
      </w:pPr>
      <w:proofErr w:type="spellStart"/>
      <w:r>
        <w:t>iMOPS</w:t>
      </w:r>
      <w:proofErr w:type="spellEnd"/>
      <w:r>
        <w:t xml:space="preserve"> entstand in einem Fiebertraum, in einem Wohnwagen, nach einem vertauschten Tabakbeutel und einer Bahn, die keine sein sollte. </w:t>
      </w:r>
    </w:p>
    <w:p w14:paraId="40CEBF2C" w14:textId="77777777" w:rsidR="002A0287" w:rsidRDefault="00000000">
      <w:pPr>
        <w:spacing w:after="412" w:line="265" w:lineRule="auto"/>
        <w:ind w:left="11" w:right="0"/>
        <w:jc w:val="center"/>
      </w:pPr>
      <w:r>
        <w:t xml:space="preserve">— </w:t>
      </w:r>
    </w:p>
    <w:p w14:paraId="5688CB62" w14:textId="77777777" w:rsidR="002A0287" w:rsidRDefault="00000000">
      <w:pPr>
        <w:ind w:left="19" w:right="15"/>
      </w:pPr>
      <w:r>
        <w:t xml:space="preserve">Manchmal fragt mich jemand, wie ich angefangen habe zu coden. </w:t>
      </w:r>
    </w:p>
    <w:p w14:paraId="58EF449E" w14:textId="77777777" w:rsidR="002A0287" w:rsidRDefault="00000000">
      <w:pPr>
        <w:spacing w:after="0" w:line="452" w:lineRule="auto"/>
        <w:ind w:left="19" w:right="3759"/>
      </w:pPr>
      <w:r>
        <w:t xml:space="preserve">Ich sage: „Auf einer Weiterbildung in Berlin.“ Das ist nicht gelogen. </w:t>
      </w:r>
    </w:p>
    <w:p w14:paraId="6E284F51" w14:textId="77777777" w:rsidR="002A0287" w:rsidRDefault="00000000">
      <w:pPr>
        <w:spacing w:after="414"/>
        <w:ind w:left="19" w:right="15"/>
      </w:pPr>
      <w:r>
        <w:t xml:space="preserve">Aber die Wahrheit ist: PENG. </w:t>
      </w:r>
    </w:p>
    <w:p w14:paraId="1B77C22D" w14:textId="77777777" w:rsidR="002A0287" w:rsidRDefault="00000000">
      <w:pPr>
        <w:spacing w:after="412" w:line="265" w:lineRule="auto"/>
        <w:ind w:left="11" w:right="0"/>
        <w:jc w:val="center"/>
      </w:pPr>
      <w:r>
        <w:lastRenderedPageBreak/>
        <w:t xml:space="preserve">— </w:t>
      </w:r>
    </w:p>
    <w:p w14:paraId="5C60F377" w14:textId="77777777" w:rsidR="002A0287" w:rsidRDefault="00000000">
      <w:pPr>
        <w:ind w:left="19" w:right="15"/>
      </w:pPr>
      <w:r>
        <w:t xml:space="preserve">Mama wird dieses Kapitel lesen. </w:t>
      </w:r>
    </w:p>
    <w:p w14:paraId="0E690223" w14:textId="77777777" w:rsidR="002A0287" w:rsidRDefault="00000000">
      <w:pPr>
        <w:ind w:left="19" w:right="15"/>
      </w:pPr>
      <w:r>
        <w:t xml:space="preserve">Mama wird schimpfen. </w:t>
      </w:r>
    </w:p>
    <w:p w14:paraId="6D83AD63" w14:textId="77777777" w:rsidR="002A0287" w:rsidRDefault="00000000">
      <w:pPr>
        <w:ind w:left="19" w:right="15"/>
      </w:pPr>
      <w:r>
        <w:t xml:space="preserve">Aber Mama schimpft seit 1988. </w:t>
      </w:r>
    </w:p>
    <w:p w14:paraId="6F9FA367" w14:textId="77777777" w:rsidR="002A0287" w:rsidRDefault="00000000">
      <w:pPr>
        <w:ind w:left="19" w:right="15"/>
      </w:pPr>
      <w:r>
        <w:t xml:space="preserve">Und sie hat recht. Sie hatte immer recht. </w:t>
      </w:r>
    </w:p>
    <w:p w14:paraId="5A4C8A99" w14:textId="77777777" w:rsidR="002A0287" w:rsidRDefault="00000000">
      <w:pPr>
        <w:spacing w:after="607"/>
        <w:ind w:left="19" w:right="15"/>
      </w:pPr>
      <w:r>
        <w:t xml:space="preserve">Die beste Frau der Welt. </w:t>
      </w:r>
    </w:p>
    <w:p w14:paraId="456DE3E0" w14:textId="77777777" w:rsidR="002A0287" w:rsidRDefault="00000000">
      <w:pPr>
        <w:spacing w:after="204" w:line="259" w:lineRule="auto"/>
        <w:ind w:left="13" w:right="0"/>
        <w:jc w:val="center"/>
      </w:pPr>
      <w:r>
        <w:rPr>
          <w:sz w:val="20"/>
        </w:rPr>
        <w:t>[Ende Intermezzo]</w:t>
      </w:r>
      <w:r>
        <w:t xml:space="preserve"> </w:t>
      </w:r>
    </w:p>
    <w:p w14:paraId="23CBEF7A" w14:textId="77777777" w:rsidR="002A0287" w:rsidRDefault="00000000">
      <w:pPr>
        <w:spacing w:after="175" w:line="259" w:lineRule="auto"/>
        <w:ind w:left="3117" w:right="0" w:firstLine="0"/>
      </w:pPr>
      <w:r>
        <w:rPr>
          <w:color w:val="666666"/>
          <w:sz w:val="20"/>
        </w:rPr>
        <w:t>Wörter: ~420 | Status: FERTIG</w:t>
      </w:r>
      <w:r>
        <w:t xml:space="preserve"> </w:t>
      </w:r>
    </w:p>
    <w:p w14:paraId="61AEF2C3"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0FA3FBB5" w14:textId="77777777" w:rsidR="002A0287" w:rsidRDefault="00000000">
      <w:pPr>
        <w:spacing w:after="192" w:line="259" w:lineRule="auto"/>
        <w:ind w:left="12" w:right="1"/>
        <w:jc w:val="center"/>
      </w:pPr>
      <w:r>
        <w:rPr>
          <w:sz w:val="36"/>
        </w:rPr>
        <w:t>KAPITEL 17</w:t>
      </w:r>
      <w:r>
        <w:rPr>
          <w:sz w:val="36"/>
          <w:vertAlign w:val="subscript"/>
        </w:rPr>
        <w:t xml:space="preserve"> </w:t>
      </w:r>
    </w:p>
    <w:p w14:paraId="20FC1291" w14:textId="77777777" w:rsidR="002A0287" w:rsidRDefault="00000000">
      <w:pPr>
        <w:spacing w:after="143" w:line="265" w:lineRule="auto"/>
        <w:ind w:left="13" w:right="1"/>
        <w:jc w:val="center"/>
      </w:pPr>
      <w:r>
        <w:rPr>
          <w:sz w:val="32"/>
        </w:rPr>
        <w:t>Die Messe – Zurück an die Front</w:t>
      </w:r>
      <w:r>
        <w:t xml:space="preserve"> </w:t>
      </w:r>
    </w:p>
    <w:p w14:paraId="016106EB" w14:textId="77777777" w:rsidR="002A0287" w:rsidRDefault="00000000">
      <w:pPr>
        <w:spacing w:after="614" w:line="265" w:lineRule="auto"/>
        <w:ind w:left="11" w:right="0"/>
        <w:jc w:val="center"/>
      </w:pPr>
      <w:r>
        <w:t xml:space="preserve">„Du bist durch“, sagt der kleine Forscher </w:t>
      </w:r>
    </w:p>
    <w:p w14:paraId="0253085E" w14:textId="77777777" w:rsidR="002A0287" w:rsidRDefault="00000000">
      <w:pPr>
        <w:ind w:left="19" w:right="15"/>
      </w:pPr>
      <w:r>
        <w:t xml:space="preserve">Ich nahm den Job an. Nicht als </w:t>
      </w:r>
      <w:proofErr w:type="spellStart"/>
      <w:r>
        <w:t>Souchef</w:t>
      </w:r>
      <w:proofErr w:type="spellEnd"/>
      <w:r>
        <w:t xml:space="preserve"> wie geplant. Als Koch in der Produktion. </w:t>
      </w:r>
    </w:p>
    <w:p w14:paraId="4674AAF5" w14:textId="77777777" w:rsidR="002A0287" w:rsidRDefault="00000000">
      <w:pPr>
        <w:ind w:left="19" w:right="15"/>
      </w:pPr>
      <w:r>
        <w:t>Die Jobagentin/</w:t>
      </w:r>
      <w:proofErr w:type="spellStart"/>
      <w:r>
        <w:t>headhunterin</w:t>
      </w:r>
      <w:proofErr w:type="spellEnd"/>
      <w:r>
        <w:t xml:space="preserve"> schrieb mich 30 </w:t>
      </w:r>
      <w:proofErr w:type="spellStart"/>
      <w:proofErr w:type="gramStart"/>
      <w:r>
        <w:t>minuten</w:t>
      </w:r>
      <w:proofErr w:type="spellEnd"/>
      <w:proofErr w:type="gramEnd"/>
      <w:r>
        <w:t xml:space="preserve"> nachdem ich mein Profil </w:t>
      </w:r>
      <w:proofErr w:type="gramStart"/>
      <w:r>
        <w:t>auf suchen</w:t>
      </w:r>
      <w:proofErr w:type="gramEnd"/>
      <w:r>
        <w:t xml:space="preserve"> gestellt hatte an. Umschulung vorbei. Wirklich viele Bewerbungen versendet. Aber </w:t>
      </w:r>
      <w:proofErr w:type="gramStart"/>
      <w:r>
        <w:t>50 Jährige</w:t>
      </w:r>
      <w:proofErr w:type="gramEnd"/>
      <w:r>
        <w:t xml:space="preserve"> Junior Developer werden doch seltener gesucht als ich dachte. LOL.  Die Zeit lief gegen mich und das schlimmste. Mir wurde langweilig. Arbeitslos. Das geht nicht. Nicht länger als einen Monat. Und die einzelnen Gespräche die durch meine </w:t>
      </w:r>
      <w:proofErr w:type="spellStart"/>
      <w:r>
        <w:t>Coderbewerbungen</w:t>
      </w:r>
      <w:proofErr w:type="spellEnd"/>
      <w:r>
        <w:t xml:space="preserve"> zustand kamen waren eher kurz. Meistens nur absagen. Oft nicht mal das. Also aktivierte ich den Button. </w:t>
      </w:r>
      <w:proofErr w:type="gramStart"/>
      <w:r>
        <w:t>Bin</w:t>
      </w:r>
      <w:proofErr w:type="gramEnd"/>
      <w:r>
        <w:t xml:space="preserve"> auf suche. 2 Tage später Telefonierten wir. Die Anzeige und die wirklich nette Dame versprachen mir das </w:t>
      </w:r>
      <w:proofErr w:type="spellStart"/>
      <w:r>
        <w:t>blaue</w:t>
      </w:r>
      <w:proofErr w:type="spellEnd"/>
      <w:r>
        <w:t xml:space="preserve"> vom Himmel. Wochenenden frei. Anstellung beim Land, oder </w:t>
      </w:r>
      <w:proofErr w:type="gramStart"/>
      <w:r>
        <w:t>so….</w:t>
      </w:r>
      <w:proofErr w:type="gramEnd"/>
      <w:r>
        <w:t xml:space="preserve">klang wirklich gut. Bei all der </w:t>
      </w:r>
      <w:proofErr w:type="spellStart"/>
      <w:r>
        <w:t>erfahrung</w:t>
      </w:r>
      <w:proofErr w:type="spellEnd"/>
      <w:r>
        <w:t xml:space="preserve"> die ich hatte. Und die Weiterbildungen. Traum und passt waren viel gebrauchte Worte. Das ging so hin und </w:t>
      </w:r>
      <w:proofErr w:type="gramStart"/>
      <w:r>
        <w:t>her</w:t>
      </w:r>
      <w:proofErr w:type="gramEnd"/>
      <w:r>
        <w:t xml:space="preserve"> wie man es kennt. Dann das </w:t>
      </w:r>
      <w:proofErr w:type="spellStart"/>
      <w:r>
        <w:t>ertse</w:t>
      </w:r>
      <w:proofErr w:type="spellEnd"/>
      <w:r>
        <w:t xml:space="preserve"> Gespräch. </w:t>
      </w:r>
    </w:p>
    <w:p w14:paraId="04CF4FCF" w14:textId="77777777" w:rsidR="002A0287" w:rsidRDefault="00000000">
      <w:pPr>
        <w:spacing w:after="11"/>
        <w:ind w:left="19" w:right="15"/>
      </w:pPr>
      <w:r>
        <w:t xml:space="preserve">Sie sahen mich noch nicht als </w:t>
      </w:r>
      <w:proofErr w:type="spellStart"/>
      <w:r>
        <w:t>Souchef</w:t>
      </w:r>
      <w:proofErr w:type="spellEnd"/>
      <w:r>
        <w:t xml:space="preserve">, aber wenn ich Leistung zeigen würde. </w:t>
      </w:r>
    </w:p>
    <w:p w14:paraId="2035786A" w14:textId="77777777" w:rsidR="002A0287" w:rsidRDefault="00000000">
      <w:pPr>
        <w:ind w:left="19" w:right="15"/>
      </w:pPr>
      <w:r>
        <w:t xml:space="preserve">Beweisen, dass ich noch was kann. „HALLO, ICH BIN ÜBER 50 – WAS WOLLT IHR VON MIR?“ hätte ich am liebsten gesagt. „Das kenne ich doch. Das muss ich sehen...“ dachte ich mir. </w:t>
      </w:r>
    </w:p>
    <w:p w14:paraId="3E594789" w14:textId="77777777" w:rsidR="002A0287" w:rsidRDefault="00000000">
      <w:pPr>
        <w:ind w:left="19" w:right="15"/>
      </w:pPr>
      <w:r>
        <w:t xml:space="preserve">Nicht weil ich das Geld brauchte. Nicht weil ich beweisen wollte, dass ich es noch kann. Sondern weil ich wissen wollte: Hat sich etwas geändert? Oder ist es immer noch dasselbe? Diese Sätze hatte ich doch schon mal gehört. Läuft das immer noch so? 2025. </w:t>
      </w:r>
    </w:p>
    <w:p w14:paraId="021A221F" w14:textId="77777777" w:rsidR="002A0287" w:rsidRDefault="00000000">
      <w:pPr>
        <w:ind w:left="19" w:right="15"/>
      </w:pPr>
      <w:r>
        <w:lastRenderedPageBreak/>
        <w:t xml:space="preserve">36 Jahre Küche. 36 Jahre Muster. 36 Jahre Systeme, die Menschen verheizen und es Arbeit nennen. </w:t>
      </w:r>
    </w:p>
    <w:p w14:paraId="3F9BC073" w14:textId="77777777" w:rsidR="002A0287" w:rsidRDefault="00000000">
      <w:pPr>
        <w:ind w:left="19" w:right="15"/>
      </w:pPr>
      <w:r>
        <w:t xml:space="preserve">Ich musste es noch einmal sehen. Mit eigenen Augen. Mit dem Blick des Forschers, nicht mehr mit dem Blick des Soldaten. Als einer, der in der Mühle steckt. Wie Wallraff, der „Ganz unten“ geschrieben hat. Wieder verstand mich mein Umfeld nicht. Ich hatte schon lange aufgehört, mich zu rechtfertigen für das, was ich so treibe. </w:t>
      </w:r>
    </w:p>
    <w:p w14:paraId="5532D6AB" w14:textId="77777777" w:rsidR="002A0287" w:rsidRDefault="00000000">
      <w:pPr>
        <w:spacing w:after="445"/>
        <w:ind w:left="19" w:right="15"/>
      </w:pPr>
      <w:r>
        <w:t xml:space="preserve">Also ging ich zurück an die Front. </w:t>
      </w:r>
    </w:p>
    <w:p w14:paraId="1A623544" w14:textId="77777777" w:rsidR="002A0287" w:rsidRDefault="00000000">
      <w:pPr>
        <w:spacing w:after="184" w:line="265" w:lineRule="auto"/>
        <w:ind w:left="-5" w:right="0"/>
      </w:pPr>
      <w:r>
        <w:rPr>
          <w:sz w:val="28"/>
        </w:rPr>
        <w:t>Der Ort</w:t>
      </w:r>
      <w:r>
        <w:t xml:space="preserve"> </w:t>
      </w:r>
    </w:p>
    <w:p w14:paraId="44A22EB2" w14:textId="77777777" w:rsidR="002A0287" w:rsidRDefault="00000000">
      <w:pPr>
        <w:ind w:left="19" w:right="15"/>
      </w:pPr>
      <w:r>
        <w:t xml:space="preserve">Großküchen-Gastronomie. Großküche. 30 Outlets, 600 Mitarbeiter, industrielle Dimension. </w:t>
      </w:r>
    </w:p>
    <w:p w14:paraId="1CE636F6" w14:textId="77777777" w:rsidR="002A0287" w:rsidRDefault="00000000">
      <w:pPr>
        <w:ind w:left="19" w:right="15"/>
      </w:pPr>
      <w:r>
        <w:t xml:space="preserve">Ich stellte Fragen. Hörte zu. Beobachtete und machte Fehler. Manche eventuell </w:t>
      </w:r>
      <w:proofErr w:type="gramStart"/>
      <w:r>
        <w:t>absichtlich</w:t>
      </w:r>
      <w:proofErr w:type="gramEnd"/>
      <w:r>
        <w:t xml:space="preserve"> um die Reaktion zu sehen.  </w:t>
      </w:r>
    </w:p>
    <w:p w14:paraId="46D73C1B" w14:textId="77777777" w:rsidR="002A0287" w:rsidRDefault="00000000">
      <w:pPr>
        <w:ind w:left="19" w:right="15"/>
      </w:pPr>
      <w:r>
        <w:t xml:space="preserve">Das System, das ich in meinem Kopf beschrieben hatte – hier war es Fleisch geworden. Hier lief es. Hier fraß es Menschen. Viele Menschen. </w:t>
      </w:r>
    </w:p>
    <w:p w14:paraId="4A29AF40" w14:textId="77777777" w:rsidR="002A0287" w:rsidRDefault="00000000">
      <w:pPr>
        <w:ind w:left="19" w:right="15"/>
      </w:pPr>
      <w:r>
        <w:t xml:space="preserve">Von außen: Perfektion. Ablauf. Tausende Teller, die rausgehen. Events, die funktionieren. Zahlen, die stimmen. </w:t>
      </w:r>
    </w:p>
    <w:p w14:paraId="3C35031E" w14:textId="77777777" w:rsidR="002A0287" w:rsidRDefault="00000000">
      <w:pPr>
        <w:spacing w:after="444"/>
        <w:ind w:left="19" w:right="15"/>
      </w:pPr>
      <w:r>
        <w:t xml:space="preserve">Von innen: Chaos mit System-Anstrich. </w:t>
      </w:r>
    </w:p>
    <w:p w14:paraId="58C559B5" w14:textId="77777777" w:rsidR="002A0287" w:rsidRDefault="00000000">
      <w:pPr>
        <w:spacing w:after="184" w:line="265" w:lineRule="auto"/>
        <w:ind w:left="-5" w:right="0"/>
      </w:pPr>
      <w:r>
        <w:rPr>
          <w:sz w:val="28"/>
        </w:rPr>
        <w:t>Was ich sah</w:t>
      </w:r>
      <w:r>
        <w:t xml:space="preserve"> </w:t>
      </w:r>
    </w:p>
    <w:p w14:paraId="260F5D5B" w14:textId="77777777" w:rsidR="002A0287" w:rsidRDefault="00000000">
      <w:pPr>
        <w:ind w:left="19" w:right="15"/>
      </w:pPr>
      <w:r>
        <w:t xml:space="preserve">Nette Menschen. Gute Arbeiter die Alles gaben. </w:t>
      </w:r>
    </w:p>
    <w:p w14:paraId="367D356A" w14:textId="77777777" w:rsidR="002A0287" w:rsidRDefault="00000000">
      <w:pPr>
        <w:ind w:left="19" w:right="15"/>
      </w:pPr>
      <w:r>
        <w:t xml:space="preserve">Das ist das Erste, was ich sagen muss. Nette Menschen. Keine Monster. Keine Sadisten. Keine Chefs, die aus Bosheit schreien. Jeder meint es Gut und gibt sein </w:t>
      </w:r>
      <w:proofErr w:type="gramStart"/>
      <w:r>
        <w:t>bestes</w:t>
      </w:r>
      <w:proofErr w:type="gramEnd"/>
      <w:r>
        <w:t xml:space="preserve">. Nicht alle, aber die große Mehrheit. </w:t>
      </w:r>
    </w:p>
    <w:p w14:paraId="7C76F6AD" w14:textId="77777777" w:rsidR="002A0287" w:rsidRDefault="00000000">
      <w:pPr>
        <w:ind w:left="19" w:right="15"/>
      </w:pPr>
      <w:r>
        <w:t xml:space="preserve">Nur Menschen, die sich kaputt machen. </w:t>
      </w:r>
    </w:p>
    <w:p w14:paraId="7AE23C83" w14:textId="77777777" w:rsidR="002A0287" w:rsidRDefault="00000000">
      <w:pPr>
        <w:ind w:left="19" w:right="15"/>
      </w:pPr>
      <w:r>
        <w:t xml:space="preserve">Sie gaben alles. Jeden Tag. Jede Schicht. Sie rannten, schnippelten, trugen, schwitzten, lächelten die Gäste an und brachen in der Pause zusammen. </w:t>
      </w:r>
    </w:p>
    <w:p w14:paraId="54385C8F" w14:textId="77777777" w:rsidR="002A0287" w:rsidRDefault="00000000">
      <w:pPr>
        <w:ind w:left="19" w:right="15"/>
      </w:pPr>
      <w:r>
        <w:t xml:space="preserve">Und es reichte nie. </w:t>
      </w:r>
    </w:p>
    <w:p w14:paraId="1143B43E" w14:textId="77777777" w:rsidR="002A0287" w:rsidRDefault="00000000">
      <w:pPr>
        <w:spacing w:after="11"/>
        <w:ind w:left="19" w:right="15"/>
      </w:pPr>
      <w:r>
        <w:t xml:space="preserve">Es reicht nie in solchen Systemen. Das ist ihr Design. Immer ein bisschen mehr. </w:t>
      </w:r>
    </w:p>
    <w:p w14:paraId="6D665D47" w14:textId="77777777" w:rsidR="002A0287" w:rsidRDefault="00000000">
      <w:pPr>
        <w:ind w:left="19" w:right="15"/>
      </w:pPr>
      <w:r>
        <w:t xml:space="preserve">Immer ein bisschen schneller. Immer ein bisschen länger. Bis nichts mehr übrig ist. </w:t>
      </w:r>
    </w:p>
    <w:p w14:paraId="0B1553D3" w14:textId="77777777" w:rsidR="002A0287" w:rsidRDefault="00000000">
      <w:pPr>
        <w:ind w:left="19" w:right="15"/>
      </w:pPr>
      <w:r>
        <w:t xml:space="preserve">Ich sah Verantwortung ohne Grenzen. Leute, die für alles zuständig waren und für nichts die Mittel hatten. </w:t>
      </w:r>
    </w:p>
    <w:p w14:paraId="4C3D6FD6" w14:textId="77777777" w:rsidR="002A0287" w:rsidRDefault="00000000">
      <w:pPr>
        <w:ind w:left="19" w:right="15"/>
      </w:pPr>
      <w:r>
        <w:t xml:space="preserve">Ich sah Zustände, die niemand kannte. Keine Dokumentation. Kein Nachweis. Nur: „Das haben wir schon immer so gemacht.“ </w:t>
      </w:r>
    </w:p>
    <w:p w14:paraId="6BF848B2" w14:textId="77777777" w:rsidR="002A0287" w:rsidRDefault="00000000">
      <w:pPr>
        <w:ind w:left="19" w:right="15"/>
      </w:pPr>
      <w:r>
        <w:lastRenderedPageBreak/>
        <w:t xml:space="preserve">Ich sah Menschen als Nummern. Nicht aus Hass – aus Gewohnheit. Das System kannte keine andere Sprache. </w:t>
      </w:r>
    </w:p>
    <w:p w14:paraId="2F09BA58" w14:textId="77777777" w:rsidR="002A0287" w:rsidRDefault="00000000">
      <w:pPr>
        <w:spacing w:after="444"/>
        <w:ind w:left="19" w:right="15"/>
      </w:pPr>
      <w:r>
        <w:t xml:space="preserve">Ich sah mich selbst. </w:t>
      </w:r>
    </w:p>
    <w:p w14:paraId="233E882E" w14:textId="77777777" w:rsidR="002A0287" w:rsidRDefault="00000000">
      <w:pPr>
        <w:spacing w:after="184" w:line="265" w:lineRule="auto"/>
        <w:ind w:left="-5" w:right="0"/>
      </w:pPr>
      <w:r>
        <w:rPr>
          <w:sz w:val="28"/>
        </w:rPr>
        <w:t>Der ausgebrannte Koch</w:t>
      </w:r>
      <w:r>
        <w:t xml:space="preserve"> </w:t>
      </w:r>
    </w:p>
    <w:p w14:paraId="30FB07C1" w14:textId="77777777" w:rsidR="002A0287" w:rsidRDefault="00000000">
      <w:pPr>
        <w:ind w:left="19" w:right="15"/>
      </w:pPr>
      <w:r>
        <w:t xml:space="preserve">Sie sahen einen ausgebrannten Koch. </w:t>
      </w:r>
    </w:p>
    <w:p w14:paraId="2965560D" w14:textId="77777777" w:rsidR="002A0287" w:rsidRDefault="00000000">
      <w:pPr>
        <w:ind w:left="19" w:right="15"/>
      </w:pPr>
      <w:r>
        <w:t xml:space="preserve">Einen, den man noch verheizen kann. Der funktioniert. Der nicht fragt. Der macht. </w:t>
      </w:r>
    </w:p>
    <w:p w14:paraId="2FA2E985" w14:textId="77777777" w:rsidR="002A0287" w:rsidRDefault="00000000">
      <w:pPr>
        <w:ind w:left="19" w:right="15"/>
      </w:pPr>
      <w:r>
        <w:t xml:space="preserve">Sie liebten mich. Meine Professionalität. Meine Anpassungsfähigkeit. Meine Fähigkeit, Chaos in Ordnung zu verwandeln, ohne dabei laut zu werden. </w:t>
      </w:r>
    </w:p>
    <w:p w14:paraId="17E56105" w14:textId="77777777" w:rsidR="002A0287" w:rsidRDefault="00000000">
      <w:pPr>
        <w:ind w:left="19" w:right="15"/>
      </w:pPr>
      <w:r>
        <w:t xml:space="preserve">Sie machten mich verantwortlich für Einarbeitung. Für die Leitung von Veranstaltungen.  </w:t>
      </w:r>
    </w:p>
    <w:p w14:paraId="55C7BE27" w14:textId="77777777" w:rsidR="002A0287" w:rsidRDefault="00000000">
      <w:pPr>
        <w:ind w:left="19" w:right="15"/>
      </w:pPr>
      <w:r>
        <w:t xml:space="preserve">Sie hielten mir den Souschef-Posten vor die Nase. Seit einem Jahr. „Wenn du weiter so arbeitest. Wenn du nicht krank wirst wie die anderen. Die hier nur noch auf die Rente warten.“ </w:t>
      </w:r>
    </w:p>
    <w:p w14:paraId="6AD6C6FE" w14:textId="77777777" w:rsidR="002A0287" w:rsidRDefault="00000000">
      <w:pPr>
        <w:spacing w:after="444"/>
        <w:ind w:left="19" w:right="15"/>
      </w:pPr>
      <w:r>
        <w:t xml:space="preserve">Die Karotte. Die Falle. Das Spiel, das ich seit 36 Jahren kannte. </w:t>
      </w:r>
    </w:p>
    <w:p w14:paraId="4C9CDC88" w14:textId="77777777" w:rsidR="002A0287" w:rsidRDefault="00000000">
      <w:pPr>
        <w:spacing w:after="184" w:line="265" w:lineRule="auto"/>
        <w:ind w:left="-5" w:right="0"/>
      </w:pPr>
      <w:r>
        <w:rPr>
          <w:sz w:val="28"/>
        </w:rPr>
        <w:t>Was ich versuchte</w:t>
      </w:r>
      <w:r>
        <w:t xml:space="preserve"> </w:t>
      </w:r>
    </w:p>
    <w:p w14:paraId="38C53A94" w14:textId="77777777" w:rsidR="002A0287" w:rsidRDefault="00000000">
      <w:pPr>
        <w:ind w:left="19" w:right="15"/>
      </w:pPr>
      <w:r>
        <w:t xml:space="preserve">Ich versuchte, es ihnen zu erzählen. </w:t>
      </w:r>
    </w:p>
    <w:p w14:paraId="01650C32" w14:textId="77777777" w:rsidR="002A0287" w:rsidRDefault="00000000">
      <w:pPr>
        <w:ind w:left="19" w:right="15"/>
      </w:pPr>
      <w:r>
        <w:t xml:space="preserve">Ein Jahr lang. Immer wieder. In Pausen. Nach Schichten. Zwischen den Tellern. </w:t>
      </w:r>
    </w:p>
    <w:p w14:paraId="1C919822" w14:textId="77777777" w:rsidR="002A0287" w:rsidRDefault="00000000">
      <w:pPr>
        <w:ind w:left="19" w:right="15"/>
      </w:pPr>
      <w:r>
        <w:t xml:space="preserve">Ich erzählte von Systemen, die Menschen </w:t>
      </w:r>
      <w:proofErr w:type="gramStart"/>
      <w:r>
        <w:t>tragen</w:t>
      </w:r>
      <w:proofErr w:type="gramEnd"/>
      <w:r>
        <w:t xml:space="preserve"> statt sie zu zermalmen. Von Zuständen, die dokumentiert sind. Von Verantwortung, die Grenzen hat. Von Code, der das alles möglich macht. </w:t>
      </w:r>
    </w:p>
    <w:p w14:paraId="18860C26" w14:textId="77777777" w:rsidR="002A0287" w:rsidRDefault="00000000">
      <w:pPr>
        <w:spacing w:after="0" w:line="452" w:lineRule="auto"/>
        <w:ind w:left="19" w:right="3737"/>
      </w:pPr>
      <w:r>
        <w:t xml:space="preserve">Sie nickten. Lächelten. Sagten: „Interessant.“ Und dann ging es weiter wie immer. </w:t>
      </w:r>
    </w:p>
    <w:p w14:paraId="698CCAD5" w14:textId="77777777" w:rsidR="002A0287" w:rsidRDefault="00000000">
      <w:pPr>
        <w:ind w:left="19" w:right="15"/>
      </w:pPr>
      <w:r>
        <w:t xml:space="preserve">Sie konnten mich nicht sehen. Nicht das, was ich wusste. Nicht das, was ich gebaut hatte. Nicht das, was ich ihnen hätte geben können. </w:t>
      </w:r>
    </w:p>
    <w:p w14:paraId="594E3856" w14:textId="77777777" w:rsidR="002A0287" w:rsidRDefault="00000000">
      <w:pPr>
        <w:spacing w:after="442"/>
        <w:ind w:left="19" w:right="15"/>
      </w:pPr>
      <w:r>
        <w:t xml:space="preserve">Sie sahen nur den Koch. Den man noch brauchen kann. Den man noch verheizen kann. </w:t>
      </w:r>
    </w:p>
    <w:p w14:paraId="28D43381" w14:textId="77777777" w:rsidR="002A0287" w:rsidRDefault="00000000">
      <w:pPr>
        <w:spacing w:after="184" w:line="265" w:lineRule="auto"/>
        <w:ind w:left="-5" w:right="0"/>
      </w:pPr>
      <w:r>
        <w:rPr>
          <w:sz w:val="28"/>
        </w:rPr>
        <w:t>Die Erkenntnis</w:t>
      </w:r>
      <w:r>
        <w:t xml:space="preserve"> </w:t>
      </w:r>
    </w:p>
    <w:p w14:paraId="6FC8A3CB" w14:textId="77777777" w:rsidR="002A0287" w:rsidRDefault="00000000">
      <w:pPr>
        <w:ind w:left="19" w:right="15"/>
      </w:pPr>
      <w:r>
        <w:t xml:space="preserve">Alles, was ich in 36 Jahren gesehen hatte – an einem Ort. </w:t>
      </w:r>
    </w:p>
    <w:p w14:paraId="7F408AF8" w14:textId="77777777" w:rsidR="002A0287" w:rsidRDefault="00000000">
      <w:pPr>
        <w:ind w:left="19" w:right="15"/>
      </w:pPr>
      <w:r>
        <w:t xml:space="preserve">Jede These bestätigt. Jedes Muster sichtbar. Jeder Fehler, den ein System machen kann, hier versammelt wie in einem Museum des Scheiterns. </w:t>
      </w:r>
    </w:p>
    <w:p w14:paraId="6A203F68" w14:textId="77777777" w:rsidR="002A0287" w:rsidRDefault="00000000">
      <w:pPr>
        <w:ind w:left="19" w:right="15"/>
      </w:pPr>
      <w:r>
        <w:lastRenderedPageBreak/>
        <w:t xml:space="preserve">Und gleichzeitig: Ich war nicht mehr Teil davon. </w:t>
      </w:r>
    </w:p>
    <w:p w14:paraId="722D6799" w14:textId="77777777" w:rsidR="002A0287" w:rsidRDefault="00000000">
      <w:pPr>
        <w:ind w:left="19" w:right="15"/>
      </w:pPr>
      <w:r>
        <w:t xml:space="preserve">Ich fühlte mich wie Dreck. Wurde behandelt wie eine Nummer. Spürte den Druck, der Menschen zermahlt. </w:t>
      </w:r>
    </w:p>
    <w:p w14:paraId="52EC4B39" w14:textId="77777777" w:rsidR="002A0287" w:rsidRDefault="00000000">
      <w:pPr>
        <w:ind w:left="19" w:right="15"/>
      </w:pPr>
      <w:r>
        <w:t xml:space="preserve">Aber ich verstand ihn. </w:t>
      </w:r>
    </w:p>
    <w:p w14:paraId="4E0EA019" w14:textId="77777777" w:rsidR="002A0287" w:rsidRDefault="00000000">
      <w:pPr>
        <w:ind w:left="19" w:right="15"/>
      </w:pPr>
      <w:r>
        <w:t xml:space="preserve">Ich war nicht mehr der Soldat, der funktioniert. Ich war der Forscher, der beobachtet. </w:t>
      </w:r>
    </w:p>
    <w:p w14:paraId="2220C97B" w14:textId="77777777" w:rsidR="002A0287" w:rsidRDefault="00000000">
      <w:pPr>
        <w:ind w:left="19" w:right="15"/>
      </w:pPr>
      <w:r>
        <w:t xml:space="preserve">Sie dachten, ich wäre ihre Ressource. </w:t>
      </w:r>
    </w:p>
    <w:p w14:paraId="5EDE4AD3" w14:textId="77777777" w:rsidR="002A0287" w:rsidRDefault="00000000">
      <w:pPr>
        <w:ind w:left="19" w:right="15"/>
      </w:pPr>
      <w:r>
        <w:t xml:space="preserve">Aber sie waren meine Laborratten. </w:t>
      </w:r>
    </w:p>
    <w:p w14:paraId="10E96403" w14:textId="77777777" w:rsidR="002A0287" w:rsidRDefault="00000000">
      <w:pPr>
        <w:spacing w:after="444"/>
        <w:ind w:left="19" w:right="15"/>
      </w:pPr>
      <w:r>
        <w:t xml:space="preserve">Diesmal nicht ich. </w:t>
      </w:r>
    </w:p>
    <w:p w14:paraId="64AE7505" w14:textId="77777777" w:rsidR="002A0287" w:rsidRDefault="00000000">
      <w:pPr>
        <w:spacing w:after="184" w:line="265" w:lineRule="auto"/>
        <w:ind w:left="-5" w:right="0"/>
      </w:pPr>
      <w:r>
        <w:rPr>
          <w:sz w:val="28"/>
        </w:rPr>
        <w:t>Die Stimme</w:t>
      </w:r>
      <w:r>
        <w:t xml:space="preserve"> </w:t>
      </w:r>
    </w:p>
    <w:p w14:paraId="13CC27EC" w14:textId="77777777" w:rsidR="002A0287" w:rsidRDefault="00000000">
      <w:pPr>
        <w:ind w:left="19" w:right="15"/>
      </w:pPr>
      <w:r>
        <w:t xml:space="preserve">Es kam nicht als Entschluss. </w:t>
      </w:r>
    </w:p>
    <w:p w14:paraId="1A2439D1" w14:textId="77777777" w:rsidR="002A0287" w:rsidRDefault="00000000">
      <w:pPr>
        <w:ind w:left="19" w:right="15"/>
      </w:pPr>
      <w:r>
        <w:t xml:space="preserve">Es kam als Feststellung. </w:t>
      </w:r>
    </w:p>
    <w:p w14:paraId="7ACAB96D" w14:textId="77777777" w:rsidR="002A0287" w:rsidRDefault="00000000">
      <w:pPr>
        <w:ind w:left="19" w:right="15"/>
      </w:pPr>
      <w:r>
        <w:t xml:space="preserve">Irgendwann – ich weiß nicht mehr wann, vielleicht beim Mise en Place, vielleicht beim hundertsten Teller, vielleicht in einer Pause, die keine war – hörte ich die Stimme. </w:t>
      </w:r>
    </w:p>
    <w:p w14:paraId="4E3874C5" w14:textId="77777777" w:rsidR="002A0287" w:rsidRDefault="00000000">
      <w:pPr>
        <w:ind w:left="19" w:right="15"/>
      </w:pPr>
      <w:r>
        <w:t xml:space="preserve">Nicht die alte Stimme. Nicht die, die jahrelang sagte: Da fehlt noch ein Stück. </w:t>
      </w:r>
    </w:p>
    <w:p w14:paraId="66E4923D" w14:textId="77777777" w:rsidR="002A0287" w:rsidRDefault="00000000">
      <w:pPr>
        <w:ind w:left="19" w:right="15"/>
      </w:pPr>
      <w:r>
        <w:t xml:space="preserve">Eine andere. Jünger. Vertrauter. </w:t>
      </w:r>
    </w:p>
    <w:p w14:paraId="69CB24D8" w14:textId="77777777" w:rsidR="002A0287" w:rsidRDefault="00000000">
      <w:pPr>
        <w:ind w:left="19" w:right="15"/>
      </w:pPr>
      <w:r>
        <w:t xml:space="preserve">Der kleine Forscher. Der 12-Jährige, der damals „HALLO WELT“ tippte und staunte, dass die Maschine gehorchte. </w:t>
      </w:r>
    </w:p>
    <w:p w14:paraId="315167E2" w14:textId="77777777" w:rsidR="002A0287" w:rsidRDefault="00000000">
      <w:pPr>
        <w:ind w:left="19" w:right="15"/>
      </w:pPr>
      <w:r>
        <w:t xml:space="preserve">Er sagte nicht: Gib auf. </w:t>
      </w:r>
    </w:p>
    <w:p w14:paraId="1B0B14C8" w14:textId="77777777" w:rsidR="002A0287" w:rsidRDefault="00000000">
      <w:pPr>
        <w:ind w:left="19" w:right="15"/>
      </w:pPr>
      <w:r>
        <w:t xml:space="preserve">Er sagte nicht: Du hast versagt. </w:t>
      </w:r>
    </w:p>
    <w:p w14:paraId="132901AB" w14:textId="77777777" w:rsidR="002A0287" w:rsidRDefault="00000000">
      <w:pPr>
        <w:spacing w:after="409"/>
        <w:ind w:left="19" w:right="15"/>
      </w:pPr>
      <w:r>
        <w:t xml:space="preserve">Er sagte: Du bist durch. </w:t>
      </w:r>
    </w:p>
    <w:p w14:paraId="2731BBC3" w14:textId="77777777" w:rsidR="002A0287" w:rsidRDefault="00000000">
      <w:pPr>
        <w:ind w:left="19" w:right="15"/>
      </w:pPr>
      <w:r>
        <w:t xml:space="preserve">Wie McKenna. Das torlose Tor. Nur diesmal nicht der spirituelle Tod. </w:t>
      </w:r>
    </w:p>
    <w:p w14:paraId="39FCFBFC" w14:textId="77777777" w:rsidR="002A0287" w:rsidRDefault="00000000">
      <w:pPr>
        <w:spacing w:after="409"/>
        <w:ind w:left="19" w:right="15"/>
      </w:pPr>
      <w:r>
        <w:t xml:space="preserve">Das Ende der Forschung. </w:t>
      </w:r>
    </w:p>
    <w:p w14:paraId="395BCBB6" w14:textId="77777777" w:rsidR="002A0287" w:rsidRDefault="00000000">
      <w:pPr>
        <w:ind w:left="19" w:right="15"/>
      </w:pPr>
      <w:r>
        <w:t xml:space="preserve">Ich schaute mich um. </w:t>
      </w:r>
    </w:p>
    <w:p w14:paraId="11A2E4CE" w14:textId="77777777" w:rsidR="002A0287" w:rsidRDefault="00000000">
      <w:pPr>
        <w:ind w:left="19" w:right="15"/>
      </w:pPr>
      <w:r>
        <w:t xml:space="preserve">Die Küche. Die Menschen. Das System, das sie fraß, ohne dass sie es merkten. </w:t>
      </w:r>
    </w:p>
    <w:p w14:paraId="31306497" w14:textId="77777777" w:rsidR="002A0287" w:rsidRDefault="00000000">
      <w:pPr>
        <w:ind w:left="19" w:right="15"/>
      </w:pPr>
      <w:r>
        <w:t xml:space="preserve">36 Jahre hatte ich gebraucht, um das zu verstehen. Um die Sprache zu finden. Um den Code zu schreiben. </w:t>
      </w:r>
    </w:p>
    <w:p w14:paraId="288FBFB6" w14:textId="77777777" w:rsidR="002A0287" w:rsidRDefault="00000000">
      <w:pPr>
        <w:ind w:left="19" w:right="15"/>
      </w:pPr>
      <w:r>
        <w:t xml:space="preserve">Und jetzt stand ich hier, mitten im Beweis, und wusste: </w:t>
      </w:r>
    </w:p>
    <w:p w14:paraId="2DBA6E34" w14:textId="77777777" w:rsidR="002A0287" w:rsidRDefault="00000000">
      <w:pPr>
        <w:ind w:left="19" w:right="15"/>
      </w:pPr>
      <w:r>
        <w:lastRenderedPageBreak/>
        <w:t xml:space="preserve">Es reicht. </w:t>
      </w:r>
    </w:p>
    <w:p w14:paraId="6422867F" w14:textId="77777777" w:rsidR="002A0287" w:rsidRDefault="00000000">
      <w:pPr>
        <w:ind w:left="19" w:right="15"/>
      </w:pPr>
      <w:r>
        <w:t xml:space="preserve">Du hast alles gesehen. </w:t>
      </w:r>
    </w:p>
    <w:p w14:paraId="1B8EAC87" w14:textId="77777777" w:rsidR="002A0287" w:rsidRDefault="00000000">
      <w:pPr>
        <w:spacing w:after="444"/>
        <w:ind w:left="19" w:right="15"/>
      </w:pPr>
      <w:r>
        <w:t xml:space="preserve">Geh nach Hause. </w:t>
      </w:r>
    </w:p>
    <w:p w14:paraId="4B7D6A38" w14:textId="77777777" w:rsidR="002A0287" w:rsidRDefault="00000000">
      <w:pPr>
        <w:spacing w:after="184" w:line="265" w:lineRule="auto"/>
        <w:ind w:left="-5" w:right="0"/>
      </w:pPr>
      <w:r>
        <w:rPr>
          <w:sz w:val="28"/>
        </w:rPr>
        <w:t>Der Abschied</w:t>
      </w:r>
      <w:r>
        <w:t xml:space="preserve"> </w:t>
      </w:r>
    </w:p>
    <w:p w14:paraId="2560C282" w14:textId="77777777" w:rsidR="002A0287" w:rsidRDefault="00000000">
      <w:pPr>
        <w:ind w:left="19" w:right="15"/>
      </w:pPr>
      <w:r>
        <w:t xml:space="preserve">Ich ging. </w:t>
      </w:r>
    </w:p>
    <w:p w14:paraId="0C12B8BE" w14:textId="77777777" w:rsidR="002A0287" w:rsidRDefault="00000000">
      <w:pPr>
        <w:ind w:left="19" w:right="15"/>
      </w:pPr>
      <w:r>
        <w:t xml:space="preserve">Nicht wie früher. Nicht fliehend. Nicht brennend. Nicht kaputt. </w:t>
      </w:r>
    </w:p>
    <w:p w14:paraId="4545F763" w14:textId="77777777" w:rsidR="002A0287" w:rsidRDefault="00000000">
      <w:pPr>
        <w:ind w:left="19" w:right="15"/>
      </w:pPr>
      <w:r>
        <w:t xml:space="preserve">Ich ging wie ein Wissenschaftler, der sein Labor verlässt, weil das Experiment abgeschlossen ist. </w:t>
      </w:r>
    </w:p>
    <w:p w14:paraId="28306ACE" w14:textId="77777777" w:rsidR="002A0287" w:rsidRDefault="00000000">
      <w:pPr>
        <w:ind w:left="19" w:right="15"/>
      </w:pPr>
      <w:r>
        <w:t xml:space="preserve">Die Studie war fertig. Die Daten gesammelt. Die These bewiesen. </w:t>
      </w:r>
    </w:p>
    <w:p w14:paraId="647E3282" w14:textId="77777777" w:rsidR="002A0287" w:rsidRDefault="00000000">
      <w:pPr>
        <w:ind w:left="19" w:right="15"/>
      </w:pPr>
      <w:r>
        <w:t xml:space="preserve">Systeme, die Menschen als Ressourcen behandeln, funktionieren nicht. </w:t>
      </w:r>
    </w:p>
    <w:p w14:paraId="58647E9D" w14:textId="77777777" w:rsidR="002A0287" w:rsidRDefault="00000000">
      <w:pPr>
        <w:ind w:left="19" w:right="15"/>
      </w:pPr>
      <w:r>
        <w:t xml:space="preserve">Auch wenn die Zahlen stimmen. Auch wenn die Teller rausgehen. Auch wenn alle sagen: So ist das eben. </w:t>
      </w:r>
    </w:p>
    <w:p w14:paraId="225A41A0" w14:textId="77777777" w:rsidR="002A0287" w:rsidRDefault="00000000">
      <w:pPr>
        <w:ind w:left="19" w:right="15"/>
      </w:pPr>
      <w:r>
        <w:t xml:space="preserve">Sie funktionieren nicht. </w:t>
      </w:r>
    </w:p>
    <w:p w14:paraId="7B9462E0" w14:textId="77777777" w:rsidR="002A0287" w:rsidRDefault="00000000">
      <w:pPr>
        <w:spacing w:after="409"/>
        <w:ind w:left="19" w:right="15"/>
      </w:pPr>
      <w:r>
        <w:t xml:space="preserve">Und ich hatte den Beweis. </w:t>
      </w:r>
    </w:p>
    <w:p w14:paraId="06A21DB8" w14:textId="77777777" w:rsidR="002A0287" w:rsidRDefault="00000000">
      <w:pPr>
        <w:ind w:left="19" w:right="15"/>
      </w:pPr>
      <w:r>
        <w:t xml:space="preserve">Sorry, dachte ich, als ich zum letzten Mal durch die Tür ging. </w:t>
      </w:r>
    </w:p>
    <w:p w14:paraId="145AD65E" w14:textId="77777777" w:rsidR="002A0287" w:rsidRDefault="00000000">
      <w:pPr>
        <w:ind w:left="19" w:right="15"/>
      </w:pPr>
      <w:r>
        <w:t xml:space="preserve">Aber ihr wart meine Laborratten. </w:t>
      </w:r>
    </w:p>
    <w:p w14:paraId="7BDE824D" w14:textId="77777777" w:rsidR="002A0287" w:rsidRDefault="00000000">
      <w:pPr>
        <w:ind w:left="19" w:right="15"/>
      </w:pPr>
      <w:r>
        <w:t xml:space="preserve">Nicht ich eure. </w:t>
      </w:r>
    </w:p>
    <w:p w14:paraId="2239BFFB" w14:textId="77777777" w:rsidR="002A0287" w:rsidRDefault="00000000">
      <w:pPr>
        <w:spacing w:after="611"/>
        <w:ind w:left="19" w:right="15"/>
      </w:pPr>
      <w:r>
        <w:t xml:space="preserve">Diesmal nicht. </w:t>
      </w:r>
    </w:p>
    <w:p w14:paraId="1C86CB57" w14:textId="77777777" w:rsidR="002A0287" w:rsidRDefault="00000000">
      <w:pPr>
        <w:spacing w:after="204" w:line="259" w:lineRule="auto"/>
        <w:ind w:left="13" w:right="0"/>
        <w:jc w:val="center"/>
      </w:pPr>
      <w:r>
        <w:rPr>
          <w:sz w:val="20"/>
        </w:rPr>
        <w:t>[Ende Kapitel 17]</w:t>
      </w:r>
      <w:r>
        <w:t xml:space="preserve"> </w:t>
      </w:r>
    </w:p>
    <w:p w14:paraId="7A338332" w14:textId="77777777" w:rsidR="002A0287" w:rsidRDefault="00000000">
      <w:pPr>
        <w:spacing w:after="174" w:line="261" w:lineRule="auto"/>
        <w:ind w:left="13" w:right="0"/>
        <w:jc w:val="center"/>
      </w:pPr>
      <w:r>
        <w:rPr>
          <w:color w:val="666666"/>
          <w:sz w:val="20"/>
        </w:rPr>
        <w:t>Wörter: ~1.400 | Status: ENTWURF 87%</w:t>
      </w:r>
      <w:r>
        <w:t xml:space="preserve"> </w:t>
      </w:r>
    </w:p>
    <w:p w14:paraId="253D1704"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3A8C60D" w14:textId="77777777" w:rsidR="002A0287" w:rsidRDefault="00000000">
      <w:pPr>
        <w:spacing w:after="192" w:line="259" w:lineRule="auto"/>
        <w:ind w:left="12" w:right="1"/>
        <w:jc w:val="center"/>
      </w:pPr>
      <w:r>
        <w:rPr>
          <w:sz w:val="36"/>
        </w:rPr>
        <w:t>RÜCKBLICK</w:t>
      </w:r>
      <w:r>
        <w:rPr>
          <w:sz w:val="36"/>
          <w:vertAlign w:val="subscript"/>
        </w:rPr>
        <w:t xml:space="preserve"> </w:t>
      </w:r>
    </w:p>
    <w:p w14:paraId="6CC2B324" w14:textId="77777777" w:rsidR="002A0287" w:rsidRDefault="00000000">
      <w:pPr>
        <w:spacing w:after="364" w:line="482" w:lineRule="auto"/>
        <w:ind w:left="3057" w:right="3056" w:firstLine="790"/>
      </w:pPr>
      <w:r>
        <w:rPr>
          <w:sz w:val="32"/>
        </w:rPr>
        <w:t>Die Reise</w:t>
      </w:r>
      <w:r>
        <w:t xml:space="preserve"> Oder: Was aus allem wurde </w:t>
      </w:r>
    </w:p>
    <w:p w14:paraId="045F64CB" w14:textId="77777777" w:rsidR="002A0287" w:rsidRDefault="00000000">
      <w:pPr>
        <w:ind w:left="19" w:right="15"/>
      </w:pPr>
      <w:r>
        <w:t xml:space="preserve">Ich hatte es ihnen allen versprochen. </w:t>
      </w:r>
    </w:p>
    <w:p w14:paraId="5AAA64D6" w14:textId="77777777" w:rsidR="002A0287" w:rsidRDefault="00000000">
      <w:pPr>
        <w:spacing w:after="232" w:line="452" w:lineRule="auto"/>
        <w:ind w:left="19" w:right="2264"/>
      </w:pPr>
      <w:r>
        <w:lastRenderedPageBreak/>
        <w:t xml:space="preserve">„Ich komme bald mal vorbei.“ „Wir sehen uns.“ „Bis bald.“ Viele Jahre zu spät hielt ich das Versprechen. </w:t>
      </w:r>
    </w:p>
    <w:p w14:paraId="55EB3C35" w14:textId="77777777" w:rsidR="002A0287" w:rsidRDefault="00000000">
      <w:pPr>
        <w:spacing w:after="184" w:line="265" w:lineRule="auto"/>
        <w:ind w:left="-5" w:right="0"/>
      </w:pPr>
      <w:r>
        <w:rPr>
          <w:sz w:val="28"/>
        </w:rPr>
        <w:t>Die Route</w:t>
      </w:r>
      <w:r>
        <w:t xml:space="preserve"> </w:t>
      </w:r>
    </w:p>
    <w:p w14:paraId="3C71AE9F" w14:textId="77777777" w:rsidR="002A0287" w:rsidRDefault="00000000">
      <w:pPr>
        <w:ind w:left="19" w:right="15"/>
      </w:pPr>
      <w:r>
        <w:t xml:space="preserve">Zwei Wochen. Eine Freundin. Alle meine Städte. </w:t>
      </w:r>
    </w:p>
    <w:p w14:paraId="7044DCC8" w14:textId="77777777" w:rsidR="002A0287" w:rsidRDefault="00000000">
      <w:pPr>
        <w:ind w:left="19" w:right="15"/>
      </w:pPr>
      <w:r>
        <w:t xml:space="preserve">Vom Bodensee über Oberndorf bis an die Nordsee. Von Wertheim nach Münster nach Köln nach Langeoog. Jede Station meines Lebens. Jede Küche. Jede Kneipe. Jeder Mensch, dem ich versprochen hatte, dass ich wiederkomme. </w:t>
      </w:r>
    </w:p>
    <w:p w14:paraId="1CD6C863" w14:textId="77777777" w:rsidR="002A0287" w:rsidRDefault="00000000">
      <w:pPr>
        <w:ind w:left="19" w:right="15"/>
      </w:pPr>
      <w:r>
        <w:t xml:space="preserve">Ich hatte so etwas erwartet. </w:t>
      </w:r>
    </w:p>
    <w:p w14:paraId="76D24ECF" w14:textId="77777777" w:rsidR="002A0287" w:rsidRDefault="00000000">
      <w:pPr>
        <w:spacing w:after="444"/>
        <w:ind w:left="19" w:right="15"/>
      </w:pPr>
      <w:r>
        <w:t xml:space="preserve">Nicht in diesem Ausmaß. </w:t>
      </w:r>
    </w:p>
    <w:p w14:paraId="7D265B06" w14:textId="77777777" w:rsidR="002A0287" w:rsidRDefault="00000000">
      <w:pPr>
        <w:spacing w:after="184" w:line="265" w:lineRule="auto"/>
        <w:ind w:left="-5" w:right="0"/>
      </w:pPr>
      <w:r>
        <w:rPr>
          <w:sz w:val="28"/>
        </w:rPr>
        <w:t>Die Kneipen</w:t>
      </w:r>
      <w:r>
        <w:t xml:space="preserve"> </w:t>
      </w:r>
    </w:p>
    <w:p w14:paraId="437EF0BD" w14:textId="77777777" w:rsidR="002A0287" w:rsidRDefault="00000000">
      <w:pPr>
        <w:ind w:left="19" w:right="15"/>
      </w:pPr>
      <w:r>
        <w:t xml:space="preserve">Sie waren weg. </w:t>
      </w:r>
    </w:p>
    <w:p w14:paraId="77E64A5D" w14:textId="77777777" w:rsidR="002A0287" w:rsidRDefault="00000000">
      <w:pPr>
        <w:ind w:left="19" w:right="15"/>
      </w:pPr>
      <w:r>
        <w:t xml:space="preserve">50, vielleicht 70 kleine Kneipen. Treffpunkte. Lebensmittelpunkte. Orte, an denen sich die Wirte und Köche jeden Sonntag trafen. Orte, an denen Familien ihre Feste feierten. Orte, an denen man hingehörte. </w:t>
      </w:r>
    </w:p>
    <w:p w14:paraId="58BFCB78" w14:textId="77777777" w:rsidR="002A0287" w:rsidRDefault="00000000">
      <w:pPr>
        <w:ind w:left="19" w:right="15"/>
      </w:pPr>
      <w:r>
        <w:t xml:space="preserve">Verschwunden. </w:t>
      </w:r>
    </w:p>
    <w:p w14:paraId="50ED93D5" w14:textId="77777777" w:rsidR="002A0287" w:rsidRDefault="00000000">
      <w:pPr>
        <w:ind w:left="19" w:right="15"/>
      </w:pPr>
      <w:r>
        <w:t xml:space="preserve">Manche geschlossen. Manche abgerissen. Manche noch da, aber mit anderem Namen, anderem Konzept, anderen Menschen. </w:t>
      </w:r>
    </w:p>
    <w:p w14:paraId="454D3908" w14:textId="77777777" w:rsidR="002A0287" w:rsidRDefault="00000000">
      <w:pPr>
        <w:spacing w:after="442"/>
        <w:ind w:left="19" w:right="15"/>
      </w:pPr>
      <w:r>
        <w:t xml:space="preserve">Die Systeme, die einmal trugen – von Familien gebaut, von Menschen getragen – waren zusammengebrochen. </w:t>
      </w:r>
    </w:p>
    <w:p w14:paraId="3E91BBE7" w14:textId="77777777" w:rsidR="002A0287" w:rsidRDefault="00000000">
      <w:pPr>
        <w:spacing w:after="184" w:line="265" w:lineRule="auto"/>
        <w:ind w:left="-5" w:right="0"/>
      </w:pPr>
      <w:r>
        <w:rPr>
          <w:sz w:val="28"/>
        </w:rPr>
        <w:t>Die Menschen</w:t>
      </w:r>
      <w:r>
        <w:t xml:space="preserve"> </w:t>
      </w:r>
    </w:p>
    <w:p w14:paraId="77E25825" w14:textId="77777777" w:rsidR="002A0287" w:rsidRDefault="00000000">
      <w:pPr>
        <w:ind w:left="19" w:right="15"/>
      </w:pPr>
      <w:r>
        <w:t xml:space="preserve">Schlimmer als die Kneipen waren die Menschen. </w:t>
      </w:r>
    </w:p>
    <w:p w14:paraId="415C6B5E" w14:textId="77777777" w:rsidR="002A0287" w:rsidRDefault="00000000">
      <w:pPr>
        <w:ind w:left="19" w:right="15"/>
      </w:pPr>
      <w:r>
        <w:t xml:space="preserve">Krebs. Burnout. Tote Augen. </w:t>
      </w:r>
    </w:p>
    <w:p w14:paraId="118FCC98" w14:textId="77777777" w:rsidR="002A0287" w:rsidRDefault="00000000">
      <w:pPr>
        <w:ind w:left="19" w:right="15"/>
      </w:pPr>
      <w:r>
        <w:t xml:space="preserve">Ich traf zwei von so vielen. Nur zwei. Die anderen – nicht mehr erkannt, nicht mehr da, nicht mehr dieselben. </w:t>
      </w:r>
    </w:p>
    <w:p w14:paraId="54A895B8" w14:textId="77777777" w:rsidR="002A0287" w:rsidRDefault="00000000">
      <w:pPr>
        <w:ind w:left="19" w:right="15"/>
      </w:pPr>
      <w:r>
        <w:t xml:space="preserve">Das System hatte sie gefressen und als Wracks wieder ausgeschissen. </w:t>
      </w:r>
    </w:p>
    <w:p w14:paraId="62849E04" w14:textId="77777777" w:rsidR="002A0287" w:rsidRDefault="00000000">
      <w:pPr>
        <w:spacing w:after="444"/>
        <w:ind w:left="19" w:right="15"/>
      </w:pPr>
      <w:r>
        <w:t xml:space="preserve">So empfand ich es. </w:t>
      </w:r>
    </w:p>
    <w:p w14:paraId="14AEE80E" w14:textId="77777777" w:rsidR="002A0287" w:rsidRDefault="00000000">
      <w:pPr>
        <w:spacing w:after="184" w:line="265" w:lineRule="auto"/>
        <w:ind w:left="-5" w:right="0"/>
      </w:pPr>
      <w:r>
        <w:rPr>
          <w:sz w:val="28"/>
        </w:rPr>
        <w:t>Der Kollege in Köln</w:t>
      </w:r>
      <w:r>
        <w:t xml:space="preserve"> </w:t>
      </w:r>
    </w:p>
    <w:p w14:paraId="15092A72" w14:textId="77777777" w:rsidR="002A0287" w:rsidRDefault="00000000">
      <w:pPr>
        <w:ind w:left="19" w:right="15"/>
      </w:pPr>
      <w:r>
        <w:t xml:space="preserve">Ich besuchte einen alten Kollegen. Einen Leiter. Früher wollte er das System ändern. Er hatte Ideen. Er hatte Feuer. Er hatte den Glauben, dass es besser geht. </w:t>
      </w:r>
    </w:p>
    <w:p w14:paraId="1BAE0439" w14:textId="77777777" w:rsidR="002A0287" w:rsidRDefault="00000000">
      <w:pPr>
        <w:ind w:left="19" w:right="15"/>
      </w:pPr>
      <w:r>
        <w:lastRenderedPageBreak/>
        <w:t xml:space="preserve">Ich fand ihn in seinem Büro. </w:t>
      </w:r>
    </w:p>
    <w:p w14:paraId="7DE4CA02" w14:textId="77777777" w:rsidR="002A0287" w:rsidRDefault="00000000">
      <w:pPr>
        <w:ind w:left="19" w:right="15"/>
      </w:pPr>
      <w:r>
        <w:t xml:space="preserve">Er saß da. Tote Augen. In ein paar Minuten erfuhr ich: Alles den Bach runter. Er selbst völlig durch. Ausgebrannt. Leer. </w:t>
      </w:r>
    </w:p>
    <w:p w14:paraId="4D269D9F" w14:textId="77777777" w:rsidR="002A0287" w:rsidRDefault="00000000">
      <w:pPr>
        <w:spacing w:after="449"/>
        <w:ind w:left="19" w:right="15"/>
      </w:pPr>
      <w:r>
        <w:t xml:space="preserve">Das System hatte gewonnen. Nicht er. </w:t>
      </w:r>
    </w:p>
    <w:p w14:paraId="5D79B001" w14:textId="77777777" w:rsidR="002A0287" w:rsidRDefault="00000000">
      <w:pPr>
        <w:spacing w:after="184" w:line="265" w:lineRule="auto"/>
        <w:ind w:left="-5" w:right="0"/>
      </w:pPr>
      <w:r>
        <w:rPr>
          <w:sz w:val="28"/>
        </w:rPr>
        <w:t>Das Hotel Schwan</w:t>
      </w:r>
      <w:r>
        <w:t xml:space="preserve"> </w:t>
      </w:r>
    </w:p>
    <w:p w14:paraId="20620F00" w14:textId="77777777" w:rsidR="002A0287" w:rsidRDefault="00000000">
      <w:pPr>
        <w:ind w:left="19" w:right="15"/>
      </w:pPr>
      <w:r>
        <w:t xml:space="preserve">Ich fuhr zurück nach Wertheim. </w:t>
      </w:r>
    </w:p>
    <w:p w14:paraId="6CE63768" w14:textId="77777777" w:rsidR="002A0287" w:rsidRDefault="00000000">
      <w:pPr>
        <w:ind w:left="19" w:right="15"/>
      </w:pPr>
      <w:r>
        <w:t xml:space="preserve">Das Hotel stand noch. Der Sohn führte es jetzt. Mein Freund aus der Lehre. Der Porschefahrer. Der, der die beste Ausbildung bekommen hatte und es nicht zu schätzen wusste. </w:t>
      </w:r>
    </w:p>
    <w:p w14:paraId="56E88AC3" w14:textId="77777777" w:rsidR="002A0287" w:rsidRDefault="00000000">
      <w:pPr>
        <w:ind w:left="19" w:right="15"/>
      </w:pPr>
      <w:r>
        <w:t xml:space="preserve">Er wollte einen Porsche verkaufen, um mich einstellen zu können. Das war sein Ernst. </w:t>
      </w:r>
    </w:p>
    <w:p w14:paraId="32204FF4" w14:textId="77777777" w:rsidR="002A0287" w:rsidRDefault="00000000">
      <w:pPr>
        <w:ind w:left="19" w:right="15"/>
      </w:pPr>
      <w:r>
        <w:t xml:space="preserve">Aber ich sah, was er nicht sehen konnte: Er verwaltete einen Kadaver. </w:t>
      </w:r>
    </w:p>
    <w:p w14:paraId="1CA819D0" w14:textId="77777777" w:rsidR="002A0287" w:rsidRDefault="00000000">
      <w:pPr>
        <w:ind w:left="19" w:right="15"/>
      </w:pPr>
      <w:r>
        <w:t xml:space="preserve">Otto war alt. Der Chef war alt. Das System, das sie einmal gebaut hatten – das System, das mich ausgebildet hatte, das mich zur Familie gemacht hatte – war tot. </w:t>
      </w:r>
    </w:p>
    <w:p w14:paraId="77F2EFB0" w14:textId="77777777" w:rsidR="002A0287" w:rsidRDefault="00000000">
      <w:pPr>
        <w:spacing w:after="442"/>
        <w:ind w:left="19" w:right="15"/>
      </w:pPr>
      <w:r>
        <w:t xml:space="preserve">Der Glanz, der einmal war, ist heute eine bessere Touristenfalle. Mit Highlights. Aber innen tot. </w:t>
      </w:r>
    </w:p>
    <w:p w14:paraId="3DE23CCE" w14:textId="77777777" w:rsidR="002A0287" w:rsidRDefault="00000000">
      <w:pPr>
        <w:spacing w:after="184" w:line="265" w:lineRule="auto"/>
        <w:ind w:left="-5" w:right="0"/>
      </w:pPr>
      <w:r>
        <w:rPr>
          <w:sz w:val="28"/>
        </w:rPr>
        <w:t>Die Ausnahme</w:t>
      </w:r>
      <w:r>
        <w:t xml:space="preserve"> </w:t>
      </w:r>
    </w:p>
    <w:p w14:paraId="2B438D12" w14:textId="77777777" w:rsidR="002A0287" w:rsidRDefault="00000000">
      <w:pPr>
        <w:ind w:left="19" w:right="15"/>
      </w:pPr>
      <w:r>
        <w:t xml:space="preserve">Und dann Münster. </w:t>
      </w:r>
    </w:p>
    <w:p w14:paraId="5987A409" w14:textId="77777777" w:rsidR="002A0287" w:rsidRDefault="00000000">
      <w:pPr>
        <w:ind w:left="19" w:right="15"/>
      </w:pPr>
      <w:r>
        <w:t xml:space="preserve">Ich fuhr in der </w:t>
      </w:r>
      <w:proofErr w:type="spellStart"/>
      <w:r>
        <w:t>Frauenstrasse</w:t>
      </w:r>
      <w:proofErr w:type="spellEnd"/>
      <w:r>
        <w:t xml:space="preserve">. </w:t>
      </w:r>
      <w:proofErr w:type="spellStart"/>
      <w:r>
        <w:t>Frauenstrasse</w:t>
      </w:r>
      <w:proofErr w:type="spellEnd"/>
      <w:r>
        <w:t xml:space="preserve"> 24. Eine Institution. Eine Kneipe, in der ich nie gearbeitet hatte – nur ausgeholfen, so wie man das damals tat. </w:t>
      </w:r>
    </w:p>
    <w:p w14:paraId="43ACC576" w14:textId="77777777" w:rsidR="002A0287" w:rsidRDefault="00000000">
      <w:pPr>
        <w:ind w:left="19" w:right="15"/>
      </w:pPr>
      <w:r>
        <w:t xml:space="preserve">Ich erwartete nichts mehr. Nach allem, was ich gesehen hatte. </w:t>
      </w:r>
    </w:p>
    <w:p w14:paraId="562011B0" w14:textId="77777777" w:rsidR="002A0287" w:rsidRDefault="00000000">
      <w:pPr>
        <w:ind w:left="19" w:right="15"/>
      </w:pPr>
      <w:r>
        <w:t xml:space="preserve">Ich ging rein. </w:t>
      </w:r>
    </w:p>
    <w:p w14:paraId="27537444" w14:textId="77777777" w:rsidR="002A0287" w:rsidRDefault="00000000">
      <w:pPr>
        <w:spacing w:after="145"/>
        <w:ind w:left="19" w:right="15"/>
      </w:pPr>
      <w:r>
        <w:t xml:space="preserve">Frauenstraße 24 </w:t>
      </w:r>
    </w:p>
    <w:p w14:paraId="47A01AB0" w14:textId="77777777" w:rsidR="002A0287" w:rsidRDefault="00000000">
      <w:pPr>
        <w:pBdr>
          <w:top w:val="single" w:sz="2" w:space="0" w:color="E5E7EA"/>
          <w:left w:val="single" w:sz="2" w:space="0" w:color="E5E7EA"/>
          <w:bottom w:val="single" w:sz="2" w:space="0" w:color="E5E7EA"/>
          <w:right w:val="single" w:sz="2" w:space="0" w:color="E5E7EA"/>
        </w:pBdr>
        <w:spacing w:after="194" w:line="274" w:lineRule="auto"/>
        <w:ind w:left="0" w:right="0" w:firstLine="0"/>
      </w:pPr>
      <w:r>
        <w:rPr>
          <w:sz w:val="21"/>
        </w:rPr>
        <w:t xml:space="preserve">Mehr als eine Adresse und eine Kneipe: Die F24 ist eines der ersten besetzten Häuser der Bundesrepublik und seit 30 Jahren veranstaltet der Kulturverein hier Konzerte, Lesungen und </w:t>
      </w:r>
      <w:proofErr w:type="spellStart"/>
      <w:r>
        <w:rPr>
          <w:sz w:val="21"/>
        </w:rPr>
        <w:t>politsche</w:t>
      </w:r>
      <w:proofErr w:type="spellEnd"/>
      <w:r>
        <w:rPr>
          <w:sz w:val="21"/>
        </w:rPr>
        <w:t xml:space="preserve"> Diskussionen. Hervorragende türkische Küche! </w:t>
      </w:r>
    </w:p>
    <w:p w14:paraId="642C9E70" w14:textId="77777777" w:rsidR="002A0287" w:rsidRDefault="00000000">
      <w:pPr>
        <w:spacing w:after="418" w:line="259" w:lineRule="auto"/>
        <w:ind w:left="0" w:right="0" w:firstLine="0"/>
      </w:pPr>
      <w:r>
        <w:t xml:space="preserve"> </w:t>
      </w:r>
    </w:p>
    <w:p w14:paraId="1EC719FD" w14:textId="77777777" w:rsidR="002A0287" w:rsidRDefault="00000000">
      <w:pPr>
        <w:spacing w:after="412" w:line="265" w:lineRule="auto"/>
        <w:ind w:left="11" w:right="0"/>
        <w:jc w:val="center"/>
      </w:pPr>
      <w:r>
        <w:t xml:space="preserve">— </w:t>
      </w:r>
    </w:p>
    <w:p w14:paraId="573CB695" w14:textId="77777777" w:rsidR="002A0287" w:rsidRDefault="00000000">
      <w:pPr>
        <w:ind w:left="19" w:right="15"/>
      </w:pPr>
      <w:r>
        <w:t xml:space="preserve">Sie waren alle noch da. </w:t>
      </w:r>
    </w:p>
    <w:p w14:paraId="4F354A65" w14:textId="77777777" w:rsidR="002A0287" w:rsidRDefault="00000000">
      <w:pPr>
        <w:ind w:left="19" w:right="15"/>
      </w:pPr>
      <w:r>
        <w:t xml:space="preserve">Alle. </w:t>
      </w:r>
    </w:p>
    <w:p w14:paraId="4A73DD7B" w14:textId="77777777" w:rsidR="002A0287" w:rsidRDefault="00000000">
      <w:pPr>
        <w:ind w:left="19" w:right="15"/>
      </w:pPr>
      <w:r>
        <w:lastRenderedPageBreak/>
        <w:t xml:space="preserve">Sie hatten Spaß. Keiner war erschöpft. Nicht so wie der Kollege in Köln. Nicht so wie der Porschefahrer aus der Lehre. </w:t>
      </w:r>
    </w:p>
    <w:p w14:paraId="5A049AE3" w14:textId="77777777" w:rsidR="002A0287" w:rsidRDefault="00000000">
      <w:pPr>
        <w:spacing w:after="409"/>
        <w:ind w:left="19" w:right="15"/>
      </w:pPr>
      <w:r>
        <w:t xml:space="preserve">Sie lebten noch dort. Sie lebten ihren Traum. </w:t>
      </w:r>
    </w:p>
    <w:p w14:paraId="7DB6E32F" w14:textId="77777777" w:rsidR="002A0287" w:rsidRDefault="00000000">
      <w:pPr>
        <w:spacing w:after="412" w:line="265" w:lineRule="auto"/>
        <w:ind w:left="11" w:right="0"/>
        <w:jc w:val="center"/>
      </w:pPr>
      <w:r>
        <w:t xml:space="preserve">— </w:t>
      </w:r>
    </w:p>
    <w:p w14:paraId="6C36716A" w14:textId="77777777" w:rsidR="002A0287" w:rsidRDefault="00000000">
      <w:pPr>
        <w:ind w:left="19" w:right="15"/>
      </w:pPr>
      <w:r>
        <w:t xml:space="preserve">Die Begrüßung war kurz. Dann Blicke. Dann Freude. Ein schöner Abend. Erinnerungen. Lachen. </w:t>
      </w:r>
    </w:p>
    <w:p w14:paraId="7FA9EC8F" w14:textId="77777777" w:rsidR="002A0287" w:rsidRDefault="00000000">
      <w:pPr>
        <w:spacing w:after="414"/>
        <w:ind w:left="19" w:right="15"/>
      </w:pPr>
      <w:r>
        <w:t xml:space="preserve">Und Tränen beim Abschied. </w:t>
      </w:r>
    </w:p>
    <w:p w14:paraId="34E5304C" w14:textId="77777777" w:rsidR="002A0287" w:rsidRDefault="00000000">
      <w:pPr>
        <w:spacing w:after="412" w:line="265" w:lineRule="auto"/>
        <w:ind w:left="11" w:right="0"/>
        <w:jc w:val="center"/>
      </w:pPr>
      <w:r>
        <w:t xml:space="preserve">— </w:t>
      </w:r>
    </w:p>
    <w:p w14:paraId="577AA14F" w14:textId="77777777" w:rsidR="002A0287" w:rsidRDefault="00000000">
      <w:pPr>
        <w:spacing w:after="444"/>
        <w:ind w:left="19" w:right="15"/>
      </w:pPr>
      <w:r>
        <w:t xml:space="preserve">Allein dafür hat sich die Reise gelohnt. </w:t>
      </w:r>
    </w:p>
    <w:p w14:paraId="168B3B67" w14:textId="77777777" w:rsidR="002A0287" w:rsidRDefault="00000000">
      <w:pPr>
        <w:spacing w:after="184" w:line="265" w:lineRule="auto"/>
        <w:ind w:left="-5" w:right="0"/>
      </w:pPr>
      <w:r>
        <w:rPr>
          <w:sz w:val="28"/>
        </w:rPr>
        <w:t>Die Erkenntnis</w:t>
      </w:r>
      <w:r>
        <w:t xml:space="preserve"> </w:t>
      </w:r>
    </w:p>
    <w:p w14:paraId="7672A0E0" w14:textId="77777777" w:rsidR="002A0287" w:rsidRDefault="00000000">
      <w:pPr>
        <w:ind w:left="19" w:right="15"/>
      </w:pPr>
      <w:r>
        <w:t xml:space="preserve">50-70 Kneipen. Tot. </w:t>
      </w:r>
    </w:p>
    <w:p w14:paraId="2692B600" w14:textId="77777777" w:rsidR="002A0287" w:rsidRDefault="00000000">
      <w:pPr>
        <w:ind w:left="19" w:right="15"/>
      </w:pPr>
      <w:r>
        <w:t xml:space="preserve">Dutzende Menschen. Verschlissen. </w:t>
      </w:r>
    </w:p>
    <w:p w14:paraId="655CE4CE" w14:textId="77777777" w:rsidR="002A0287" w:rsidRDefault="00000000">
      <w:pPr>
        <w:ind w:left="19" w:right="15"/>
      </w:pPr>
      <w:r>
        <w:t xml:space="preserve">Systeme, die einmal trugen. Zusammengebrochen. </w:t>
      </w:r>
    </w:p>
    <w:p w14:paraId="37C2A5A0" w14:textId="77777777" w:rsidR="002A0287" w:rsidRDefault="00000000">
      <w:pPr>
        <w:spacing w:after="409"/>
        <w:ind w:left="19" w:right="15"/>
      </w:pPr>
      <w:r>
        <w:t xml:space="preserve">Und eine Kneipe, die noch steht. Ein Team, das noch lebt. Ein Traum, der noch trägt. </w:t>
      </w:r>
    </w:p>
    <w:p w14:paraId="4158CF74" w14:textId="77777777" w:rsidR="002A0287" w:rsidRDefault="00000000">
      <w:pPr>
        <w:spacing w:after="412" w:line="265" w:lineRule="auto"/>
        <w:ind w:left="11" w:right="0"/>
        <w:jc w:val="center"/>
      </w:pPr>
      <w:r>
        <w:t xml:space="preserve">— </w:t>
      </w:r>
    </w:p>
    <w:p w14:paraId="071B774D" w14:textId="77777777" w:rsidR="002A0287" w:rsidRDefault="00000000">
      <w:pPr>
        <w:ind w:left="19" w:right="15"/>
      </w:pPr>
      <w:r>
        <w:t xml:space="preserve">Es geht. </w:t>
      </w:r>
    </w:p>
    <w:p w14:paraId="43BC7680" w14:textId="77777777" w:rsidR="002A0287" w:rsidRDefault="00000000">
      <w:pPr>
        <w:ind w:left="19" w:right="15"/>
      </w:pPr>
      <w:r>
        <w:t xml:space="preserve">Es ist möglich. </w:t>
      </w:r>
    </w:p>
    <w:p w14:paraId="301AE8D0" w14:textId="77777777" w:rsidR="002A0287" w:rsidRDefault="00000000">
      <w:pPr>
        <w:ind w:left="19" w:right="15"/>
      </w:pPr>
      <w:r>
        <w:t xml:space="preserve">Systeme können Menschen tragen, ohne sie zu fressen. </w:t>
      </w:r>
    </w:p>
    <w:p w14:paraId="13624503" w14:textId="77777777" w:rsidR="002A0287" w:rsidRDefault="00000000">
      <w:pPr>
        <w:ind w:left="19" w:right="15"/>
      </w:pPr>
      <w:r>
        <w:t xml:space="preserve">Nur: Es ist die Ausnahme. Eine von fünfzig. Eine von siebzig. </w:t>
      </w:r>
    </w:p>
    <w:p w14:paraId="3BFE4893" w14:textId="77777777" w:rsidR="002A0287" w:rsidRDefault="00000000">
      <w:pPr>
        <w:ind w:left="19" w:right="15"/>
      </w:pPr>
      <w:r>
        <w:t xml:space="preserve">Und die Frage, die mich seitdem nicht mehr loslässt: </w:t>
      </w:r>
    </w:p>
    <w:p w14:paraId="253309FE" w14:textId="77777777" w:rsidR="002A0287" w:rsidRDefault="00000000">
      <w:pPr>
        <w:spacing w:after="414"/>
        <w:ind w:left="19" w:right="15"/>
      </w:pPr>
      <w:r>
        <w:t xml:space="preserve">Warum die? Warum nicht die anderen? Was macht Ihr System anders? </w:t>
      </w:r>
    </w:p>
    <w:p w14:paraId="32131FE7" w14:textId="77777777" w:rsidR="002A0287" w:rsidRDefault="00000000">
      <w:pPr>
        <w:ind w:left="19" w:right="15"/>
      </w:pPr>
      <w:r>
        <w:t xml:space="preserve">Vielleicht ist das die Frage, die ich mit diesem Buch zu beantworten versuche. </w:t>
      </w:r>
    </w:p>
    <w:p w14:paraId="22BBB776" w14:textId="77777777" w:rsidR="002A0287" w:rsidRDefault="00000000">
      <w:pPr>
        <w:ind w:left="19" w:right="15"/>
      </w:pPr>
      <w:r>
        <w:t xml:space="preserve">Vielleicht ist meine Software mein Versuch einer Antwort. </w:t>
      </w:r>
    </w:p>
    <w:p w14:paraId="1679FBD7" w14:textId="77777777" w:rsidR="002A0287" w:rsidRDefault="00000000">
      <w:pPr>
        <w:spacing w:after="409"/>
        <w:ind w:left="19" w:right="15"/>
      </w:pPr>
      <w:r>
        <w:t xml:space="preserve">Vielleicht ist es auch nur Melancholie. </w:t>
      </w:r>
    </w:p>
    <w:p w14:paraId="60BF3601" w14:textId="77777777" w:rsidR="002A0287" w:rsidRDefault="00000000">
      <w:pPr>
        <w:spacing w:after="412" w:line="265" w:lineRule="auto"/>
        <w:ind w:left="11" w:right="0"/>
        <w:jc w:val="center"/>
      </w:pPr>
      <w:r>
        <w:t xml:space="preserve">— </w:t>
      </w:r>
    </w:p>
    <w:p w14:paraId="2287A878" w14:textId="77777777" w:rsidR="002A0287" w:rsidRDefault="00000000">
      <w:pPr>
        <w:ind w:left="19" w:right="15"/>
      </w:pPr>
      <w:r>
        <w:lastRenderedPageBreak/>
        <w:t xml:space="preserve">Aber in die </w:t>
      </w:r>
      <w:proofErr w:type="spellStart"/>
      <w:r>
        <w:t>Frauenstrasse</w:t>
      </w:r>
      <w:proofErr w:type="spellEnd"/>
      <w:r>
        <w:t xml:space="preserve"> 24 kannst du seit über 30 Jahrengehen. </w:t>
      </w:r>
    </w:p>
    <w:p w14:paraId="4956D0D8" w14:textId="77777777" w:rsidR="002A0287" w:rsidRDefault="00000000">
      <w:pPr>
        <w:ind w:left="19" w:right="15"/>
      </w:pPr>
      <w:r>
        <w:t xml:space="preserve">Es steht noch. </w:t>
      </w:r>
    </w:p>
    <w:p w14:paraId="2296D2BA" w14:textId="77777777" w:rsidR="002A0287" w:rsidRDefault="00000000">
      <w:pPr>
        <w:spacing w:after="611"/>
        <w:ind w:left="19" w:right="15"/>
      </w:pPr>
      <w:r>
        <w:t xml:space="preserve">Und solange es steht, gibt es Hoffnung. </w:t>
      </w:r>
    </w:p>
    <w:p w14:paraId="0F1EDE66" w14:textId="77777777" w:rsidR="002A0287" w:rsidRDefault="00000000">
      <w:pPr>
        <w:spacing w:after="167" w:line="259" w:lineRule="auto"/>
        <w:ind w:left="13" w:right="1"/>
        <w:jc w:val="center"/>
      </w:pPr>
      <w:r>
        <w:rPr>
          <w:sz w:val="20"/>
        </w:rPr>
        <w:t>[Ende Rückblick]</w:t>
      </w:r>
      <w:r>
        <w:t xml:space="preserve"> </w:t>
      </w:r>
    </w:p>
    <w:p w14:paraId="2E46A4B4" w14:textId="77777777" w:rsidR="002A0287" w:rsidRDefault="00000000">
      <w:pPr>
        <w:spacing w:after="174" w:line="261" w:lineRule="auto"/>
        <w:ind w:left="13" w:right="0"/>
        <w:jc w:val="center"/>
      </w:pPr>
      <w:r>
        <w:rPr>
          <w:color w:val="666666"/>
          <w:sz w:val="20"/>
        </w:rPr>
        <w:t xml:space="preserve">Wörter: ~800 | Status: FERTIG </w:t>
      </w:r>
    </w:p>
    <w:p w14:paraId="67296953" w14:textId="77777777" w:rsidR="002A0287" w:rsidRDefault="00000000">
      <w:pPr>
        <w:spacing w:after="0" w:line="259" w:lineRule="auto"/>
        <w:ind w:left="0" w:right="0" w:firstLine="0"/>
      </w:pPr>
      <w:r>
        <w:rPr>
          <w:rFonts w:ascii="Times New Roman" w:eastAsia="Times New Roman" w:hAnsi="Times New Roman" w:cs="Times New Roman"/>
          <w:color w:val="666666"/>
          <w:sz w:val="20"/>
        </w:rPr>
        <w:t xml:space="preserve"> </w:t>
      </w:r>
      <w:r>
        <w:rPr>
          <w:rFonts w:ascii="Times New Roman" w:eastAsia="Times New Roman" w:hAnsi="Times New Roman" w:cs="Times New Roman"/>
          <w:color w:val="666666"/>
          <w:sz w:val="20"/>
        </w:rPr>
        <w:tab/>
      </w:r>
      <w:r>
        <w:rPr>
          <w:color w:val="666666"/>
          <w:sz w:val="20"/>
        </w:rPr>
        <w:t xml:space="preserve"> </w:t>
      </w:r>
    </w:p>
    <w:p w14:paraId="3ABA907C" w14:textId="77777777" w:rsidR="002A0287" w:rsidRDefault="00000000">
      <w:pPr>
        <w:spacing w:after="291" w:line="259" w:lineRule="auto"/>
        <w:ind w:left="59" w:right="0" w:firstLine="0"/>
        <w:jc w:val="center"/>
      </w:pPr>
      <w:r>
        <w:t xml:space="preserve"> </w:t>
      </w:r>
    </w:p>
    <w:p w14:paraId="2245BE24" w14:textId="77777777" w:rsidR="002A0287" w:rsidRDefault="00000000">
      <w:pPr>
        <w:spacing w:after="192" w:line="259" w:lineRule="auto"/>
        <w:ind w:left="12" w:right="0"/>
        <w:jc w:val="center"/>
      </w:pPr>
      <w:r>
        <w:rPr>
          <w:sz w:val="36"/>
        </w:rPr>
        <w:t>INTERMEZZO</w:t>
      </w:r>
      <w:r>
        <w:rPr>
          <w:sz w:val="36"/>
          <w:vertAlign w:val="subscript"/>
        </w:rPr>
        <w:t xml:space="preserve"> </w:t>
      </w:r>
    </w:p>
    <w:p w14:paraId="689C1D6E" w14:textId="77777777" w:rsidR="002A0287" w:rsidRDefault="00000000">
      <w:pPr>
        <w:spacing w:after="143" w:line="265" w:lineRule="auto"/>
        <w:ind w:left="13" w:right="1"/>
        <w:jc w:val="center"/>
      </w:pPr>
      <w:r>
        <w:rPr>
          <w:sz w:val="32"/>
        </w:rPr>
        <w:t>Die Ausnahme-Regel</w:t>
      </w:r>
      <w:r>
        <w:t xml:space="preserve"> </w:t>
      </w:r>
    </w:p>
    <w:p w14:paraId="4821E133" w14:textId="77777777" w:rsidR="002A0287" w:rsidRDefault="00000000">
      <w:pPr>
        <w:spacing w:after="614" w:line="265" w:lineRule="auto"/>
        <w:ind w:left="11" w:right="0"/>
        <w:jc w:val="center"/>
      </w:pPr>
      <w:r>
        <w:t xml:space="preserve">„Das zählt nicht, weil...“ </w:t>
      </w:r>
    </w:p>
    <w:p w14:paraId="56C92C01" w14:textId="77777777" w:rsidR="002A0287" w:rsidRDefault="00000000">
      <w:pPr>
        <w:ind w:left="19" w:right="15"/>
      </w:pPr>
      <w:r>
        <w:t xml:space="preserve">36 Jahre lang habe ich Dinge angesprochen, die ich sah. </w:t>
      </w:r>
    </w:p>
    <w:p w14:paraId="7EAA1154" w14:textId="77777777" w:rsidR="002A0287" w:rsidRDefault="00000000">
      <w:pPr>
        <w:ind w:left="19" w:right="15"/>
      </w:pPr>
      <w:r>
        <w:t xml:space="preserve">Kaputte Systeme. Überarbeitete Menschen. Strukturen, die nicht tragen. </w:t>
      </w:r>
    </w:p>
    <w:p w14:paraId="5D67C417" w14:textId="77777777" w:rsidR="002A0287" w:rsidRDefault="00000000">
      <w:pPr>
        <w:spacing w:after="409"/>
        <w:ind w:left="19" w:right="15"/>
      </w:pPr>
      <w:r>
        <w:t xml:space="preserve">Und 36 Jahre lang habe ich dieselben Antworten bekommen. </w:t>
      </w:r>
    </w:p>
    <w:p w14:paraId="70DA9ADE" w14:textId="77777777" w:rsidR="002A0287" w:rsidRDefault="00000000">
      <w:pPr>
        <w:ind w:left="19" w:right="15"/>
      </w:pPr>
      <w:r>
        <w:t xml:space="preserve">„Das ist eine Ausnahme.“ </w:t>
      </w:r>
    </w:p>
    <w:p w14:paraId="0D7421CD" w14:textId="77777777" w:rsidR="002A0287" w:rsidRDefault="00000000">
      <w:pPr>
        <w:ind w:left="19" w:right="15"/>
      </w:pPr>
      <w:r>
        <w:t xml:space="preserve">„Normalerweise ist das ja anders.“ </w:t>
      </w:r>
    </w:p>
    <w:p w14:paraId="3B415F35" w14:textId="77777777" w:rsidR="002A0287" w:rsidRDefault="00000000">
      <w:pPr>
        <w:ind w:left="19" w:right="15"/>
      </w:pPr>
      <w:r>
        <w:t xml:space="preserve">„Das ist jetzt nur wegen X, aber </w:t>
      </w:r>
      <w:proofErr w:type="gramStart"/>
      <w:r>
        <w:t>sonst...</w:t>
      </w:r>
      <w:proofErr w:type="gramEnd"/>
      <w:r>
        <w:t xml:space="preserve">“ </w:t>
      </w:r>
    </w:p>
    <w:p w14:paraId="55EE54C3" w14:textId="77777777" w:rsidR="002A0287" w:rsidRDefault="00000000">
      <w:pPr>
        <w:ind w:left="19" w:right="15"/>
      </w:pPr>
      <w:r>
        <w:t xml:space="preserve">„Bei uns läuft das eigentlich gut, das war nur heute.“ </w:t>
      </w:r>
    </w:p>
    <w:p w14:paraId="333694E2" w14:textId="77777777" w:rsidR="002A0287" w:rsidRDefault="00000000">
      <w:pPr>
        <w:ind w:left="19" w:right="15"/>
      </w:pPr>
      <w:r>
        <w:t xml:space="preserve">„Der Kollege hat halt Probleme zuhause.“ </w:t>
      </w:r>
    </w:p>
    <w:p w14:paraId="4FFA65FC" w14:textId="77777777" w:rsidR="002A0287" w:rsidRDefault="00000000">
      <w:pPr>
        <w:spacing w:after="409"/>
        <w:ind w:left="19" w:right="15"/>
      </w:pPr>
      <w:r>
        <w:t xml:space="preserve">„Die Saison ist gerade schwierig.“ </w:t>
      </w:r>
    </w:p>
    <w:p w14:paraId="5427641D" w14:textId="77777777" w:rsidR="002A0287" w:rsidRDefault="00000000">
      <w:pPr>
        <w:spacing w:after="407"/>
        <w:ind w:left="19" w:right="15"/>
      </w:pPr>
      <w:r>
        <w:t xml:space="preserve">Immer das gleiche Muster. Immer dieselbe Struktur. Ich zeige auf etwas. Sie erklären es weg. </w:t>
      </w:r>
    </w:p>
    <w:p w14:paraId="06389823" w14:textId="77777777" w:rsidR="002A0287" w:rsidRDefault="00000000">
      <w:pPr>
        <w:ind w:left="19" w:right="15"/>
      </w:pPr>
      <w:r>
        <w:t xml:space="preserve">Irgendwann verstand ich: Das sind keine Argumente. Das sind Reflexe. </w:t>
      </w:r>
    </w:p>
    <w:p w14:paraId="443123E6" w14:textId="77777777" w:rsidR="002A0287" w:rsidRDefault="00000000">
      <w:pPr>
        <w:spacing w:after="407"/>
        <w:ind w:left="19" w:right="15"/>
      </w:pPr>
      <w:r>
        <w:t xml:space="preserve">Kognitive Dissonanz in Echtzeit. Live den Glitch beobachten. Die Matrix schlägt zu. Noch ein </w:t>
      </w:r>
      <w:proofErr w:type="spellStart"/>
      <w:r>
        <w:t>Schleiher</w:t>
      </w:r>
      <w:proofErr w:type="spellEnd"/>
      <w:r>
        <w:t xml:space="preserve"> vor der Realität. Ich zeige ihnen etwas, das nicht in ihr Weltbild passt – und ihr Gehirn liefert sofort eine Erklärung, die das Weltbild rettet. Automatisch. Ohne Nachdenken. Ohne böse Absicht. </w:t>
      </w:r>
    </w:p>
    <w:p w14:paraId="2C3AF656" w14:textId="77777777" w:rsidR="002A0287" w:rsidRDefault="00000000">
      <w:pPr>
        <w:ind w:left="19" w:right="15"/>
      </w:pPr>
      <w:r>
        <w:t xml:space="preserve">„Das ist eine Ausnahme“ heißt übersetzt: Ich will das Muster nicht sehen. </w:t>
      </w:r>
    </w:p>
    <w:p w14:paraId="6D091B87" w14:textId="77777777" w:rsidR="002A0287" w:rsidRDefault="00000000">
      <w:pPr>
        <w:ind w:left="19" w:right="15"/>
      </w:pPr>
      <w:r>
        <w:lastRenderedPageBreak/>
        <w:t xml:space="preserve">„Normalerweise ist das anders“ heißt: Ich brauche den Glauben an ein funktionierendes System. </w:t>
      </w:r>
    </w:p>
    <w:p w14:paraId="11720587" w14:textId="77777777" w:rsidR="002A0287" w:rsidRDefault="00000000">
      <w:pPr>
        <w:spacing w:after="407"/>
        <w:ind w:left="19" w:right="15"/>
      </w:pPr>
      <w:r>
        <w:t xml:space="preserve">„Das ist nur wegen X“ heißt: Wenn ich eine Ursache benenne, muss ich das Ganze nicht hinterfragen. </w:t>
      </w:r>
    </w:p>
    <w:p w14:paraId="5E4ACCB4" w14:textId="77777777" w:rsidR="002A0287" w:rsidRDefault="00000000">
      <w:pPr>
        <w:ind w:left="19" w:right="15"/>
      </w:pPr>
      <w:r>
        <w:t xml:space="preserve">Das sind keine Lügen. Es sind Schutzreflexe. </w:t>
      </w:r>
    </w:p>
    <w:p w14:paraId="769C0C39" w14:textId="77777777" w:rsidR="002A0287" w:rsidRDefault="00000000">
      <w:pPr>
        <w:spacing w:after="407"/>
        <w:ind w:left="19" w:right="15"/>
      </w:pPr>
      <w:r>
        <w:t xml:space="preserve">Der Mensch, der mir gegenübersteht, glaubt, was er sagt. In dem Moment, in dem er es sagt. Mit voller Überzeugung. Weil die Alternative zu schmerzhaft wäre. </w:t>
      </w:r>
    </w:p>
    <w:p w14:paraId="5B8DEA0E" w14:textId="77777777" w:rsidR="002A0287" w:rsidRDefault="00000000">
      <w:pPr>
        <w:ind w:left="19" w:right="15"/>
      </w:pPr>
      <w:r>
        <w:t xml:space="preserve">Die Alternative wäre: Das System, in dem ich arbeite, ist kaputt. Das System, dem ich vertraue, trägt nicht. Das System, für das ich mich aufopfere, ist die Aufopferung nicht wert. </w:t>
      </w:r>
    </w:p>
    <w:p w14:paraId="6E5904F5" w14:textId="77777777" w:rsidR="002A0287" w:rsidRDefault="00000000">
      <w:pPr>
        <w:spacing w:after="409"/>
        <w:ind w:left="19" w:right="15"/>
      </w:pPr>
      <w:r>
        <w:t xml:space="preserve">Wer will das hören? Also: Ausnahme. Sonderfall. Einmaliger Vorfall. </w:t>
      </w:r>
    </w:p>
    <w:p w14:paraId="68201E17" w14:textId="77777777" w:rsidR="002A0287" w:rsidRDefault="00000000">
      <w:pPr>
        <w:ind w:left="19" w:right="15"/>
      </w:pPr>
      <w:r>
        <w:t xml:space="preserve">Das Fiese daran: Je öfter jemand diese Sätze sagt, desto wahrer werden sie für ihn. </w:t>
      </w:r>
    </w:p>
    <w:p w14:paraId="332F588F" w14:textId="77777777" w:rsidR="002A0287" w:rsidRDefault="00000000">
      <w:pPr>
        <w:ind w:left="19" w:right="15"/>
      </w:pPr>
      <w:r>
        <w:t xml:space="preserve">Jede „Ausnahme“ bestätigt die Regel, die nie existiert hat. </w:t>
      </w:r>
    </w:p>
    <w:p w14:paraId="3A65379F" w14:textId="77777777" w:rsidR="002A0287" w:rsidRDefault="00000000">
      <w:pPr>
        <w:ind w:left="19" w:right="15"/>
      </w:pPr>
      <w:r>
        <w:t xml:space="preserve">Der hundertste Sonderfall ist immer noch ein Sonderfall – nie ein Muster. </w:t>
      </w:r>
    </w:p>
    <w:p w14:paraId="5813A826" w14:textId="77777777" w:rsidR="002A0287" w:rsidRDefault="00000000">
      <w:pPr>
        <w:spacing w:after="409"/>
        <w:ind w:left="19" w:right="15"/>
      </w:pPr>
      <w:r>
        <w:t xml:space="preserve">Die zehnte schwierige Saison ist immer noch die Saison – nie das System. </w:t>
      </w:r>
    </w:p>
    <w:p w14:paraId="0526AE66" w14:textId="77777777" w:rsidR="002A0287" w:rsidRDefault="00000000">
      <w:pPr>
        <w:ind w:left="19" w:right="15"/>
      </w:pPr>
      <w:r>
        <w:t xml:space="preserve">Ich habe 36 Jahre lang Ausnahmen gesammelt. </w:t>
      </w:r>
    </w:p>
    <w:p w14:paraId="37FD2472" w14:textId="77777777" w:rsidR="002A0287" w:rsidRDefault="00000000">
      <w:pPr>
        <w:spacing w:after="407"/>
        <w:ind w:left="19" w:right="15"/>
      </w:pPr>
      <w:r>
        <w:t xml:space="preserve">Irgendwann kippt es. Irgendwann wird die Ausnahme zur Regel. Aber nur für den, der hinschaut. </w:t>
      </w:r>
    </w:p>
    <w:p w14:paraId="056BF565" w14:textId="77777777" w:rsidR="002A0287" w:rsidRDefault="00000000">
      <w:pPr>
        <w:ind w:left="19" w:right="15"/>
      </w:pPr>
      <w:r>
        <w:t xml:space="preserve">Die anderen sehen weiter Ausnahmen. </w:t>
      </w:r>
    </w:p>
    <w:p w14:paraId="19B1DE37" w14:textId="77777777" w:rsidR="002A0287" w:rsidRDefault="00000000">
      <w:pPr>
        <w:ind w:left="19" w:right="15"/>
      </w:pPr>
      <w:r>
        <w:t xml:space="preserve">Bis sie selbst eine werden. </w:t>
      </w:r>
    </w:p>
    <w:p w14:paraId="57A69223" w14:textId="77777777" w:rsidR="002A0287" w:rsidRDefault="00000000">
      <w:pPr>
        <w:spacing w:after="0" w:line="452" w:lineRule="auto"/>
        <w:ind w:left="19" w:right="448"/>
      </w:pPr>
      <w:r>
        <w:t xml:space="preserve">Bis sie der Kollege sind, über den man sagt: „Der hat halt Probleme zuhause.“ Bis sie die schwierige Saison sind, die nie endet. </w:t>
      </w:r>
    </w:p>
    <w:p w14:paraId="2C411E5C" w14:textId="77777777" w:rsidR="002A0287" w:rsidRDefault="00000000">
      <w:pPr>
        <w:spacing w:after="409"/>
        <w:ind w:left="19" w:right="15"/>
      </w:pPr>
      <w:r>
        <w:t xml:space="preserve">Bis sie die Ausnahme sind, die das System ausspuckt. </w:t>
      </w:r>
    </w:p>
    <w:p w14:paraId="59367A80" w14:textId="77777777" w:rsidR="002A0287" w:rsidRDefault="00000000">
      <w:pPr>
        <w:ind w:left="19" w:right="15"/>
      </w:pPr>
      <w:r>
        <w:t xml:space="preserve">Und dann steht jemand neben ihnen und sagt: </w:t>
      </w:r>
    </w:p>
    <w:p w14:paraId="1A065A7E" w14:textId="77777777" w:rsidR="002A0287" w:rsidRDefault="00000000">
      <w:pPr>
        <w:ind w:left="19" w:right="15"/>
      </w:pPr>
      <w:r>
        <w:t xml:space="preserve">„Das ist eine Ausnahme.“ </w:t>
      </w:r>
    </w:p>
    <w:p w14:paraId="00CA4D06" w14:textId="77777777" w:rsidR="002A0287" w:rsidRDefault="00000000">
      <w:pPr>
        <w:ind w:left="19" w:right="15"/>
      </w:pPr>
      <w:r>
        <w:t xml:space="preserve">„Normalerweise ist das ja anders.“ </w:t>
      </w:r>
    </w:p>
    <w:p w14:paraId="6BF989F6" w14:textId="77777777" w:rsidR="002A0287" w:rsidRDefault="00000000">
      <w:pPr>
        <w:spacing w:after="409"/>
        <w:ind w:left="19" w:right="15"/>
      </w:pPr>
      <w:r>
        <w:t xml:space="preserve">„Das ist jetzt nur wegen...“ </w:t>
      </w:r>
    </w:p>
    <w:p w14:paraId="5F2E97B4" w14:textId="77777777" w:rsidR="002A0287" w:rsidRDefault="00000000">
      <w:pPr>
        <w:ind w:left="19" w:right="15"/>
      </w:pPr>
      <w:r>
        <w:t xml:space="preserve">Der Kreis schließt sich. </w:t>
      </w:r>
    </w:p>
    <w:p w14:paraId="197ECB01" w14:textId="77777777" w:rsidR="002A0287" w:rsidRDefault="00000000">
      <w:pPr>
        <w:spacing w:after="409"/>
        <w:ind w:left="19" w:right="15"/>
      </w:pPr>
      <w:r>
        <w:lastRenderedPageBreak/>
        <w:t xml:space="preserve">Das System reproduziert sich selbst. Nicht durch Bosheit. Durch Selbstschutz. </w:t>
      </w:r>
    </w:p>
    <w:p w14:paraId="303EAD72" w14:textId="77777777" w:rsidR="002A0287" w:rsidRDefault="00000000">
      <w:pPr>
        <w:ind w:left="19" w:right="15"/>
      </w:pPr>
      <w:r>
        <w:t xml:space="preserve">Ich habe aufgehört, zu argumentieren. </w:t>
      </w:r>
    </w:p>
    <w:p w14:paraId="6F90BE36" w14:textId="77777777" w:rsidR="002A0287" w:rsidRDefault="00000000">
      <w:pPr>
        <w:spacing w:after="407"/>
        <w:ind w:left="19" w:right="15"/>
      </w:pPr>
      <w:r>
        <w:t xml:space="preserve">Wer das Muster nicht sehen will, wird es nicht sehen. Egal wie viele Ausnahmen ich sammle. Egal wie oft ich darauf zeige. Das Weltbild ist stärker als die Wirklichkeit. Meistens. </w:t>
      </w:r>
    </w:p>
    <w:p w14:paraId="1EDE089E" w14:textId="77777777" w:rsidR="002A0287" w:rsidRDefault="00000000">
      <w:pPr>
        <w:ind w:left="19" w:right="15"/>
      </w:pPr>
      <w:r>
        <w:t xml:space="preserve">Aber manchmal – sehr selten – trifft man jemanden, der innehält. </w:t>
      </w:r>
    </w:p>
    <w:p w14:paraId="46FD578F" w14:textId="77777777" w:rsidR="002A0287" w:rsidRDefault="00000000">
      <w:pPr>
        <w:ind w:left="19" w:right="15"/>
      </w:pPr>
      <w:r>
        <w:t xml:space="preserve">Der nicht sofort erklärt. Der nicht sofort verteidigt. </w:t>
      </w:r>
    </w:p>
    <w:p w14:paraId="0014F1B4" w14:textId="77777777" w:rsidR="002A0287" w:rsidRDefault="00000000">
      <w:pPr>
        <w:ind w:left="19" w:right="15"/>
      </w:pPr>
      <w:r>
        <w:t xml:space="preserve">Der sagt: „Moment. Das habe ich auch schon bemerkt.“ </w:t>
      </w:r>
    </w:p>
    <w:p w14:paraId="3E893752" w14:textId="77777777" w:rsidR="002A0287" w:rsidRDefault="00000000">
      <w:pPr>
        <w:spacing w:after="410"/>
        <w:ind w:left="19" w:right="15"/>
      </w:pPr>
      <w:r>
        <w:t xml:space="preserve">Der sagt: „Erzähl mir mehr.“ </w:t>
      </w:r>
    </w:p>
    <w:p w14:paraId="311C0FB8" w14:textId="77777777" w:rsidR="002A0287" w:rsidRDefault="00000000">
      <w:pPr>
        <w:spacing w:after="410"/>
        <w:ind w:left="19" w:right="15"/>
      </w:pPr>
      <w:r>
        <w:t xml:space="preserve">Eike ich rede von Dir, du Nase </w:t>
      </w:r>
      <w:r>
        <w:rPr>
          <w:rFonts w:ascii="Wingdings" w:eastAsia="Wingdings" w:hAnsi="Wingdings" w:cs="Wingdings"/>
        </w:rPr>
        <w:t>J</w:t>
      </w:r>
      <w:r>
        <w:t xml:space="preserve"> </w:t>
      </w:r>
    </w:p>
    <w:p w14:paraId="1C93DF89" w14:textId="77777777" w:rsidR="002A0287" w:rsidRDefault="00000000">
      <w:pPr>
        <w:ind w:left="19" w:right="15"/>
      </w:pPr>
      <w:r>
        <w:t xml:space="preserve">Für diese Menschen schreibe ich dieses Buch. </w:t>
      </w:r>
    </w:p>
    <w:p w14:paraId="6FF34E81" w14:textId="77777777" w:rsidR="002A0287" w:rsidRDefault="00000000">
      <w:pPr>
        <w:ind w:left="19" w:right="15"/>
      </w:pPr>
      <w:r>
        <w:t xml:space="preserve">Nicht für die, die Ausnahmen sammeln. </w:t>
      </w:r>
    </w:p>
    <w:p w14:paraId="64178C7E" w14:textId="77777777" w:rsidR="002A0287" w:rsidRDefault="00000000">
      <w:pPr>
        <w:spacing w:after="611"/>
        <w:ind w:left="19" w:right="15"/>
      </w:pPr>
      <w:r>
        <w:t xml:space="preserve">Für die, die Muster sehen wollen. </w:t>
      </w:r>
    </w:p>
    <w:p w14:paraId="7675B1AF" w14:textId="77777777" w:rsidR="002A0287" w:rsidRDefault="00000000">
      <w:pPr>
        <w:spacing w:after="204" w:line="259" w:lineRule="auto"/>
        <w:ind w:left="13" w:right="0"/>
        <w:jc w:val="center"/>
      </w:pPr>
      <w:r>
        <w:rPr>
          <w:sz w:val="20"/>
        </w:rPr>
        <w:t>[Ende Intermezzo]</w:t>
      </w:r>
      <w:r>
        <w:t xml:space="preserve"> </w:t>
      </w:r>
    </w:p>
    <w:p w14:paraId="1C2E86B4" w14:textId="77777777" w:rsidR="002A0287" w:rsidRDefault="00000000">
      <w:pPr>
        <w:spacing w:after="174" w:line="261" w:lineRule="auto"/>
        <w:ind w:left="13" w:right="1"/>
        <w:jc w:val="center"/>
      </w:pPr>
      <w:r>
        <w:rPr>
          <w:color w:val="666666"/>
          <w:sz w:val="20"/>
        </w:rPr>
        <w:t>Wörter: ~550 | Status: ENTWURF</w:t>
      </w:r>
      <w:r>
        <w:t xml:space="preserve"> </w:t>
      </w:r>
    </w:p>
    <w:p w14:paraId="3FF27218"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30FE03A" w14:textId="77777777" w:rsidR="002A0287" w:rsidRDefault="00000000">
      <w:pPr>
        <w:spacing w:after="192" w:line="259" w:lineRule="auto"/>
        <w:ind w:left="12" w:right="0"/>
        <w:jc w:val="center"/>
      </w:pPr>
      <w:r>
        <w:rPr>
          <w:sz w:val="36"/>
        </w:rPr>
        <w:t>INTERMEZZO</w:t>
      </w:r>
      <w:r>
        <w:rPr>
          <w:sz w:val="36"/>
          <w:vertAlign w:val="subscript"/>
        </w:rPr>
        <w:t xml:space="preserve"> </w:t>
      </w:r>
    </w:p>
    <w:p w14:paraId="231A0549" w14:textId="77777777" w:rsidR="002A0287" w:rsidRDefault="00000000">
      <w:pPr>
        <w:spacing w:after="143" w:line="265" w:lineRule="auto"/>
        <w:ind w:left="13" w:right="0"/>
        <w:jc w:val="center"/>
      </w:pPr>
      <w:r>
        <w:rPr>
          <w:sz w:val="32"/>
        </w:rPr>
        <w:t>Die Zeugnisse</w:t>
      </w:r>
      <w:r>
        <w:t xml:space="preserve"> </w:t>
      </w:r>
    </w:p>
    <w:p w14:paraId="384990CB" w14:textId="77777777" w:rsidR="002A0287" w:rsidRDefault="00000000">
      <w:pPr>
        <w:spacing w:after="614" w:line="265" w:lineRule="auto"/>
        <w:ind w:left="11" w:right="0"/>
        <w:jc w:val="center"/>
      </w:pPr>
      <w:r>
        <w:t xml:space="preserve">Oder: Warum ich aufgehört habe zu fragen </w:t>
      </w:r>
    </w:p>
    <w:p w14:paraId="79449C53" w14:textId="77777777" w:rsidR="002A0287" w:rsidRDefault="00000000">
      <w:pPr>
        <w:ind w:left="19" w:right="15"/>
      </w:pPr>
      <w:r>
        <w:t xml:space="preserve">Irgendwann hörte ich auf, nach Zeugnissen zu fragen. </w:t>
      </w:r>
    </w:p>
    <w:p w14:paraId="582E2186" w14:textId="77777777" w:rsidR="002A0287" w:rsidRDefault="00000000">
      <w:pPr>
        <w:ind w:left="19" w:right="15"/>
      </w:pPr>
      <w:r>
        <w:t xml:space="preserve">Es war nach dem Freizeitpark mit der Maus. Nicht die böse aus den USA. Die </w:t>
      </w:r>
      <w:proofErr w:type="gramStart"/>
      <w:r>
        <w:t>coole</w:t>
      </w:r>
      <w:proofErr w:type="gramEnd"/>
      <w:r>
        <w:t xml:space="preserve"> aus Europa. </w:t>
      </w:r>
    </w:p>
    <w:p w14:paraId="7CC8F7CE" w14:textId="77777777" w:rsidR="002A0287" w:rsidRDefault="00000000">
      <w:pPr>
        <w:spacing w:after="409"/>
        <w:ind w:left="19" w:right="15"/>
      </w:pPr>
      <w:r>
        <w:t xml:space="preserve">Ich weiß nicht warum. Es war </w:t>
      </w:r>
      <w:proofErr w:type="gramStart"/>
      <w:r>
        <w:t>einfach nicht</w:t>
      </w:r>
      <w:proofErr w:type="gramEnd"/>
      <w:r>
        <w:t xml:space="preserve"> mehr wichtig. </w:t>
      </w:r>
    </w:p>
    <w:p w14:paraId="44D789C7" w14:textId="77777777" w:rsidR="002A0287" w:rsidRDefault="00000000">
      <w:pPr>
        <w:ind w:left="19" w:right="15"/>
      </w:pPr>
      <w:r>
        <w:t xml:space="preserve">Manchmal bekam ich irgendwann eines mit der Post. Manche steckte ich sogar in die Mappe. </w:t>
      </w:r>
    </w:p>
    <w:p w14:paraId="1BCD7F5F" w14:textId="77777777" w:rsidR="002A0287" w:rsidRDefault="00000000">
      <w:pPr>
        <w:ind w:left="19" w:right="15"/>
      </w:pPr>
      <w:r>
        <w:t xml:space="preserve">Nicht dass sie schlecht waren. Oder dass zwischen den Zeilen Dinge standen, von denen ich nichts wusste. </w:t>
      </w:r>
    </w:p>
    <w:p w14:paraId="359C1E74" w14:textId="77777777" w:rsidR="002A0287" w:rsidRDefault="00000000">
      <w:pPr>
        <w:ind w:left="19" w:right="15"/>
      </w:pPr>
      <w:r>
        <w:lastRenderedPageBreak/>
        <w:t xml:space="preserve">Ich liebte es selbst, Zeugnisse zu schreiben. </w:t>
      </w:r>
    </w:p>
    <w:p w14:paraId="414911CC" w14:textId="77777777" w:rsidR="002A0287" w:rsidRDefault="00000000">
      <w:pPr>
        <w:spacing w:line="448" w:lineRule="auto"/>
        <w:ind w:left="19" w:right="1300"/>
      </w:pPr>
      <w:r>
        <w:t xml:space="preserve">„Es fiel ihm schwer, die ihm übertragenen Aufgaben zu verstehen.“ Hätte ich gerne manchmal geschrieben. Heute nicht mehr. </w:t>
      </w:r>
    </w:p>
    <w:p w14:paraId="2B3C87CB" w14:textId="77777777" w:rsidR="002A0287" w:rsidRDefault="00000000">
      <w:pPr>
        <w:ind w:left="19" w:right="15"/>
      </w:pPr>
      <w:r>
        <w:t xml:space="preserve">Menschen zu </w:t>
      </w:r>
      <w:proofErr w:type="gramStart"/>
      <w:r>
        <w:t>beurteilen</w:t>
      </w:r>
      <w:proofErr w:type="gramEnd"/>
      <w:r>
        <w:t xml:space="preserve"> finde ich nicht mehr wichtig. </w:t>
      </w:r>
    </w:p>
    <w:p w14:paraId="4C323190" w14:textId="77777777" w:rsidR="002A0287" w:rsidRDefault="00000000">
      <w:pPr>
        <w:ind w:left="19" w:right="15"/>
      </w:pPr>
      <w:r>
        <w:t xml:space="preserve">Scheiß auf Zeugnisse. </w:t>
      </w:r>
    </w:p>
    <w:p w14:paraId="3CA451B5" w14:textId="77777777" w:rsidR="002A0287" w:rsidRDefault="00000000">
      <w:pPr>
        <w:spacing w:after="409"/>
        <w:ind w:left="19" w:right="15"/>
      </w:pPr>
      <w:r>
        <w:t xml:space="preserve">Die sagen gar nichts. Momentaufnahmen. Keine echte Substanz. Meist gelogen. </w:t>
      </w:r>
    </w:p>
    <w:p w14:paraId="06DF51EB" w14:textId="77777777" w:rsidR="002A0287" w:rsidRDefault="00000000">
      <w:pPr>
        <w:ind w:left="19" w:right="15"/>
      </w:pPr>
      <w:r>
        <w:t xml:space="preserve">Ich habe Bücher gelesen, wie man Zeugnisse schreibt und liest. </w:t>
      </w:r>
      <w:proofErr w:type="gramStart"/>
      <w:r>
        <w:t>Habe</w:t>
      </w:r>
      <w:proofErr w:type="gramEnd"/>
      <w:r>
        <w:t xml:space="preserve"> gelernt, Menschen zu beurteilen. </w:t>
      </w:r>
    </w:p>
    <w:p w14:paraId="40564A96" w14:textId="77777777" w:rsidR="002A0287" w:rsidRDefault="00000000">
      <w:pPr>
        <w:ind w:left="19" w:right="15"/>
      </w:pPr>
      <w:r>
        <w:t xml:space="preserve">Ich habe alles vergessen. </w:t>
      </w:r>
    </w:p>
    <w:p w14:paraId="49782865" w14:textId="77777777" w:rsidR="002A0287" w:rsidRDefault="00000000">
      <w:pPr>
        <w:spacing w:after="410"/>
        <w:ind w:left="19" w:right="15"/>
      </w:pPr>
      <w:r>
        <w:t xml:space="preserve">Zum Glück. </w:t>
      </w:r>
    </w:p>
    <w:p w14:paraId="21B2849C" w14:textId="77777777" w:rsidR="002A0287" w:rsidRDefault="00000000">
      <w:pPr>
        <w:spacing w:after="204" w:line="259" w:lineRule="auto"/>
        <w:ind w:left="13" w:right="0"/>
        <w:jc w:val="center"/>
      </w:pPr>
      <w:r>
        <w:rPr>
          <w:sz w:val="20"/>
        </w:rPr>
        <w:t>[Ende Intermezzo: Die Zeugnisse]</w:t>
      </w:r>
      <w:r>
        <w:t xml:space="preserve"> </w:t>
      </w:r>
    </w:p>
    <w:p w14:paraId="589606F3" w14:textId="77777777" w:rsidR="002A0287" w:rsidRDefault="00000000">
      <w:pPr>
        <w:spacing w:after="174" w:line="261" w:lineRule="auto"/>
        <w:ind w:left="13" w:right="0"/>
        <w:jc w:val="center"/>
      </w:pPr>
      <w:r>
        <w:rPr>
          <w:color w:val="666666"/>
          <w:sz w:val="20"/>
        </w:rPr>
        <w:t>Wörter: ~150 | Status: FERTIG</w:t>
      </w:r>
      <w:r>
        <w:t xml:space="preserve"> </w:t>
      </w:r>
    </w:p>
    <w:p w14:paraId="0E956D8D"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5986276" w14:textId="77777777" w:rsidR="002A0287" w:rsidRDefault="00000000">
      <w:pPr>
        <w:spacing w:after="192" w:line="259" w:lineRule="auto"/>
        <w:ind w:left="12" w:right="0"/>
        <w:jc w:val="center"/>
      </w:pPr>
      <w:r>
        <w:rPr>
          <w:sz w:val="36"/>
        </w:rPr>
        <w:t>INTERMEZZO</w:t>
      </w:r>
      <w:r>
        <w:rPr>
          <w:sz w:val="36"/>
          <w:vertAlign w:val="subscript"/>
        </w:rPr>
        <w:t xml:space="preserve"> </w:t>
      </w:r>
    </w:p>
    <w:p w14:paraId="1206111A" w14:textId="77777777" w:rsidR="002A0287" w:rsidRDefault="00000000">
      <w:pPr>
        <w:spacing w:after="143" w:line="265" w:lineRule="auto"/>
        <w:ind w:left="13" w:right="0"/>
        <w:jc w:val="center"/>
      </w:pPr>
      <w:r>
        <w:rPr>
          <w:sz w:val="32"/>
        </w:rPr>
        <w:t>Das Gastro-Bermudadreieck</w:t>
      </w:r>
      <w:r>
        <w:t xml:space="preserve"> </w:t>
      </w:r>
    </w:p>
    <w:p w14:paraId="0DCAC9D2" w14:textId="77777777" w:rsidR="002A0287" w:rsidRDefault="00000000">
      <w:pPr>
        <w:spacing w:after="611"/>
        <w:ind w:left="2083" w:right="15"/>
      </w:pPr>
      <w:r>
        <w:t xml:space="preserve">Oder: Warum der Medizinmann Teller wäscht </w:t>
      </w:r>
    </w:p>
    <w:p w14:paraId="37AD39AF" w14:textId="77777777" w:rsidR="002A0287" w:rsidRDefault="00000000">
      <w:pPr>
        <w:ind w:left="19" w:right="15"/>
      </w:pPr>
      <w:r>
        <w:t xml:space="preserve">Die Eurogastroszene hat ihre eigene Geografie. </w:t>
      </w:r>
    </w:p>
    <w:p w14:paraId="0B8AB17D" w14:textId="77777777" w:rsidR="002A0287" w:rsidRDefault="00000000">
      <w:pPr>
        <w:spacing w:after="409"/>
        <w:ind w:left="19" w:right="15"/>
      </w:pPr>
      <w:r>
        <w:t xml:space="preserve">Unsichtbar. Unausgesprochen. Jeder kennt sie. </w:t>
      </w:r>
    </w:p>
    <w:p w14:paraId="62C7C3C0" w14:textId="77777777" w:rsidR="002A0287" w:rsidRDefault="00000000">
      <w:pPr>
        <w:ind w:left="19" w:right="15"/>
      </w:pPr>
      <w:r>
        <w:t xml:space="preserve">Spülküche: Schwarz. </w:t>
      </w:r>
    </w:p>
    <w:p w14:paraId="24AD978F" w14:textId="77777777" w:rsidR="002A0287" w:rsidRDefault="00000000">
      <w:pPr>
        <w:ind w:left="19" w:right="15"/>
      </w:pPr>
      <w:r>
        <w:t xml:space="preserve">Wäscherei: Filipinas. </w:t>
      </w:r>
    </w:p>
    <w:p w14:paraId="329C17A0" w14:textId="77777777" w:rsidR="002A0287" w:rsidRDefault="00000000">
      <w:pPr>
        <w:ind w:left="19" w:right="15"/>
      </w:pPr>
      <w:proofErr w:type="spellStart"/>
      <w:r>
        <w:t>Gemüseschnitzer</w:t>
      </w:r>
      <w:proofErr w:type="spellEnd"/>
      <w:r>
        <w:t xml:space="preserve">: Thaidamen. </w:t>
      </w:r>
    </w:p>
    <w:p w14:paraId="29432453" w14:textId="77777777" w:rsidR="002A0287" w:rsidRDefault="00000000">
      <w:pPr>
        <w:spacing w:after="409"/>
        <w:ind w:left="19" w:right="15"/>
      </w:pPr>
      <w:r>
        <w:t xml:space="preserve">Lager: Spanisch, Polnisch, Griechisch. </w:t>
      </w:r>
    </w:p>
    <w:p w14:paraId="0FD55DC5" w14:textId="77777777" w:rsidR="002A0287" w:rsidRDefault="00000000">
      <w:pPr>
        <w:ind w:left="19" w:right="15"/>
      </w:pPr>
      <w:r>
        <w:t xml:space="preserve">Ich nenne es das </w:t>
      </w:r>
      <w:proofErr w:type="spellStart"/>
      <w:r>
        <w:t>Kurwa</w:t>
      </w:r>
      <w:proofErr w:type="spellEnd"/>
      <w:r>
        <w:t>-</w:t>
      </w:r>
      <w:proofErr w:type="spellStart"/>
      <w:r>
        <w:t>Gonjo</w:t>
      </w:r>
      <w:proofErr w:type="spellEnd"/>
      <w:r>
        <w:t xml:space="preserve">-Malaka-Dreieck. </w:t>
      </w:r>
    </w:p>
    <w:p w14:paraId="077B0B56" w14:textId="77777777" w:rsidR="002A0287" w:rsidRDefault="00000000">
      <w:pPr>
        <w:ind w:left="19" w:right="15"/>
      </w:pPr>
      <w:r>
        <w:t xml:space="preserve">Wer diese drei Worte nicht kennt, hat nie in einer europäischen Großküche gearbeitet. Wer sie kennt, lacht gerade. </w:t>
      </w:r>
    </w:p>
    <w:p w14:paraId="166EA1A2" w14:textId="77777777" w:rsidR="002A0287" w:rsidRDefault="00000000">
      <w:pPr>
        <w:spacing w:after="408"/>
        <w:ind w:left="19" w:right="15"/>
      </w:pPr>
      <w:r>
        <w:t xml:space="preserve">Für alle anderen: Es sind Schimpfworte. Die Lingua Franca der Lagerhaltung. Das Esperanto der Nachtschicht. </w:t>
      </w:r>
    </w:p>
    <w:p w14:paraId="2D3B90F4" w14:textId="77777777" w:rsidR="002A0287" w:rsidRDefault="00000000">
      <w:pPr>
        <w:ind w:left="19" w:right="15"/>
      </w:pPr>
      <w:r>
        <w:lastRenderedPageBreak/>
        <w:t xml:space="preserve">Die Jungs in der Spülküche waren die schlausten Menschen, die ich je getroffen habe. </w:t>
      </w:r>
    </w:p>
    <w:p w14:paraId="6134B6F5" w14:textId="77777777" w:rsidR="002A0287" w:rsidRDefault="00000000">
      <w:pPr>
        <w:ind w:left="19" w:right="15"/>
      </w:pPr>
      <w:r>
        <w:t xml:space="preserve">Einer war tätowierter Medizinmann. In seinem Dorf. Jeder Chiropraktiker wäre neidisch gewesen. </w:t>
      </w:r>
    </w:p>
    <w:p w14:paraId="3E5BB86F" w14:textId="77777777" w:rsidR="002A0287" w:rsidRDefault="00000000">
      <w:pPr>
        <w:ind w:left="19" w:right="15"/>
      </w:pPr>
      <w:r>
        <w:t xml:space="preserve">Wenn du Schmerzen hattest – Rücken, Nacken, Schulter, egal – ging er zu ihm. Er sprach eine Formel. Griff deinen Arm. Riss ihn dir ab. </w:t>
      </w:r>
    </w:p>
    <w:p w14:paraId="5FBF5596" w14:textId="77777777" w:rsidR="002A0287" w:rsidRDefault="00000000">
      <w:pPr>
        <w:ind w:left="19" w:right="15"/>
      </w:pPr>
      <w:r>
        <w:t xml:space="preserve">Nicht wirklich. Aber es fühlte sich so an. Für eine Sekunde: Höllenschmerz. </w:t>
      </w:r>
    </w:p>
    <w:p w14:paraId="4A433E79" w14:textId="77777777" w:rsidR="002A0287" w:rsidRDefault="00000000">
      <w:pPr>
        <w:ind w:left="19" w:right="15"/>
      </w:pPr>
      <w:r>
        <w:t xml:space="preserve">Und dann: nichts mehr. </w:t>
      </w:r>
    </w:p>
    <w:p w14:paraId="10C07FC7" w14:textId="77777777" w:rsidR="002A0287" w:rsidRDefault="00000000">
      <w:pPr>
        <w:ind w:left="19" w:right="15"/>
      </w:pPr>
      <w:r>
        <w:t xml:space="preserve">Kein Arzt. Keine Bandage. Keine Tabletten. Es ging einfach weiter. </w:t>
      </w:r>
    </w:p>
    <w:p w14:paraId="43F2A446" w14:textId="77777777" w:rsidR="002A0287" w:rsidRDefault="00000000">
      <w:pPr>
        <w:spacing w:after="409"/>
        <w:ind w:left="19" w:right="15"/>
      </w:pPr>
      <w:r>
        <w:t xml:space="preserve">Er war ein Zauberer. Und er wusch Teller. </w:t>
      </w:r>
    </w:p>
    <w:p w14:paraId="4E94E6FF" w14:textId="77777777" w:rsidR="002A0287" w:rsidRDefault="00000000">
      <w:pPr>
        <w:ind w:left="19" w:right="15"/>
      </w:pPr>
      <w:r>
        <w:t xml:space="preserve">Andere waren Jäger gewesen. Fischer. Lehrer. Ingenieure. </w:t>
      </w:r>
    </w:p>
    <w:p w14:paraId="416EAF1C" w14:textId="77777777" w:rsidR="002A0287" w:rsidRDefault="00000000">
      <w:pPr>
        <w:ind w:left="19" w:right="15"/>
      </w:pPr>
      <w:r>
        <w:t xml:space="preserve">Und dann kam jemand mit Waffen. Hat sie verjagt. Aus ihren Dörfern, aus ihren Ländern, aus ihrem Leben. </w:t>
      </w:r>
    </w:p>
    <w:p w14:paraId="4E40A348" w14:textId="77777777" w:rsidR="002A0287" w:rsidRDefault="00000000">
      <w:pPr>
        <w:spacing w:after="409"/>
        <w:ind w:left="19" w:right="15"/>
      </w:pPr>
      <w:r>
        <w:t xml:space="preserve">Und jetzt stehen sie hier. In meiner Spülküche. Damit ich weiterarbeiten kann. </w:t>
      </w:r>
    </w:p>
    <w:p w14:paraId="20C4E064" w14:textId="77777777" w:rsidR="002A0287" w:rsidRDefault="00000000">
      <w:pPr>
        <w:ind w:left="19" w:right="15"/>
      </w:pPr>
      <w:r>
        <w:t xml:space="preserve">Ich erzählte oft die Geschichte von Herrn </w:t>
      </w:r>
      <w:proofErr w:type="spellStart"/>
      <w:r>
        <w:t>Tschabobao</w:t>
      </w:r>
      <w:proofErr w:type="spellEnd"/>
      <w:r>
        <w:t xml:space="preserve">. </w:t>
      </w:r>
    </w:p>
    <w:p w14:paraId="3BE130FF" w14:textId="77777777" w:rsidR="002A0287" w:rsidRDefault="00000000">
      <w:pPr>
        <w:ind w:left="19" w:right="15"/>
      </w:pPr>
      <w:r>
        <w:t xml:space="preserve">Er war Spüler bei mir, als ich selbstständig war. Schwarz. Er hörte immer auf zu arbeiten, wenn er anfing zu schwitzen. </w:t>
      </w:r>
    </w:p>
    <w:p w14:paraId="49218A37" w14:textId="77777777" w:rsidR="002A0287" w:rsidRDefault="00000000">
      <w:pPr>
        <w:spacing w:after="103" w:line="362" w:lineRule="auto"/>
        <w:ind w:left="19" w:right="15"/>
      </w:pPr>
      <w:r>
        <w:t>Setzte sich hin und sagte: „</w:t>
      </w:r>
      <w:proofErr w:type="spellStart"/>
      <w:r>
        <w:t>Tschabobao</w:t>
      </w:r>
      <w:proofErr w:type="spellEnd"/>
      <w:r>
        <w:t xml:space="preserve"> bleibt sitzen. Körper macht Wasser, das nicht gut. </w:t>
      </w:r>
      <w:proofErr w:type="spellStart"/>
      <w:r>
        <w:t>Tschabobao</w:t>
      </w:r>
      <w:proofErr w:type="spellEnd"/>
      <w:r>
        <w:t xml:space="preserve"> jetzt nicht Arbeit. Arbeit jetzt nicht mehr gut.“ Ich lachte darüber. Lange. </w:t>
      </w:r>
    </w:p>
    <w:p w14:paraId="26C0492F" w14:textId="77777777" w:rsidR="002A0287" w:rsidRDefault="00000000">
      <w:pPr>
        <w:spacing w:after="409"/>
        <w:ind w:left="19" w:right="15"/>
      </w:pPr>
      <w:r>
        <w:t xml:space="preserve">Ich behielt ihn nicht lange. </w:t>
      </w:r>
    </w:p>
    <w:p w14:paraId="39C44473" w14:textId="77777777" w:rsidR="002A0287" w:rsidRDefault="00000000">
      <w:pPr>
        <w:ind w:left="19" w:right="15"/>
      </w:pPr>
      <w:r>
        <w:t xml:space="preserve">Jahre später verstand ich: Er hatte recht. </w:t>
      </w:r>
    </w:p>
    <w:p w14:paraId="3982C858" w14:textId="77777777" w:rsidR="002A0287" w:rsidRDefault="00000000">
      <w:pPr>
        <w:ind w:left="19" w:right="15"/>
      </w:pPr>
      <w:r>
        <w:t xml:space="preserve">Körper macht Wasser. Arbeit nicht mehr gut. Die Belastungsgrenze. In einem Satz. Ohne Bücher. Ohne Formeln. </w:t>
      </w:r>
    </w:p>
    <w:p w14:paraId="694CA644" w14:textId="77777777" w:rsidR="002A0287" w:rsidRDefault="00000000">
      <w:pPr>
        <w:spacing w:after="408"/>
        <w:ind w:left="19" w:right="15"/>
      </w:pPr>
      <w:r>
        <w:t xml:space="preserve">Ein Spüler aus Afrika wusste mehr über Arbeitsschutz als jeder deutsche Berufsgenossenschaftler. </w:t>
      </w:r>
    </w:p>
    <w:p w14:paraId="3C9377CA" w14:textId="77777777" w:rsidR="002A0287" w:rsidRDefault="00000000">
      <w:pPr>
        <w:ind w:left="19" w:right="15"/>
      </w:pPr>
      <w:r>
        <w:t xml:space="preserve">Ich habe diese Geschichte danach in jeder Küche erzählt. </w:t>
      </w:r>
    </w:p>
    <w:p w14:paraId="0067483E" w14:textId="77777777" w:rsidR="002A0287" w:rsidRDefault="00000000">
      <w:pPr>
        <w:ind w:left="19" w:right="15"/>
      </w:pPr>
      <w:r>
        <w:t xml:space="preserve">Zuerst als Beispiel für „andere Länder, andere Sitten“. Negativ gemeint. Der faule Schwarze, der sich hinsetzt. </w:t>
      </w:r>
    </w:p>
    <w:p w14:paraId="154B2D6C" w14:textId="77777777" w:rsidR="002A0287" w:rsidRDefault="00000000">
      <w:pPr>
        <w:ind w:left="19" w:right="15"/>
      </w:pPr>
      <w:r>
        <w:t xml:space="preserve">Irgendwann nicht mehr negativ. </w:t>
      </w:r>
    </w:p>
    <w:p w14:paraId="001A32E0" w14:textId="77777777" w:rsidR="002A0287" w:rsidRDefault="00000000">
      <w:pPr>
        <w:spacing w:after="409"/>
        <w:ind w:left="19" w:right="15"/>
      </w:pPr>
      <w:r>
        <w:lastRenderedPageBreak/>
        <w:t xml:space="preserve">Das war um die Zeit, als der Wichser in mir starb. </w:t>
      </w:r>
    </w:p>
    <w:p w14:paraId="081E646C" w14:textId="77777777" w:rsidR="002A0287" w:rsidRDefault="00000000">
      <w:pPr>
        <w:ind w:left="19" w:right="15"/>
      </w:pPr>
      <w:r>
        <w:t xml:space="preserve">Heute sage ich: Recht hattest du, Herr </w:t>
      </w:r>
      <w:proofErr w:type="spellStart"/>
      <w:r>
        <w:t>Tschabobao</w:t>
      </w:r>
      <w:proofErr w:type="spellEnd"/>
      <w:r>
        <w:t xml:space="preserve">. </w:t>
      </w:r>
    </w:p>
    <w:p w14:paraId="10FF2CE1" w14:textId="77777777" w:rsidR="002A0287" w:rsidRDefault="00000000">
      <w:pPr>
        <w:ind w:left="19" w:right="15"/>
      </w:pPr>
      <w:r>
        <w:t xml:space="preserve">Bleib sitzen, </w:t>
      </w:r>
      <w:proofErr w:type="gramStart"/>
      <w:r>
        <w:t>so lange</w:t>
      </w:r>
      <w:proofErr w:type="gramEnd"/>
      <w:r>
        <w:t xml:space="preserve"> du möchtest. </w:t>
      </w:r>
    </w:p>
    <w:p w14:paraId="28697D24" w14:textId="77777777" w:rsidR="002A0287" w:rsidRDefault="00000000">
      <w:pPr>
        <w:spacing w:after="611"/>
        <w:ind w:left="19" w:right="15"/>
      </w:pPr>
      <w:r>
        <w:t xml:space="preserve">Du hast es verstanden. Lange vor mir. </w:t>
      </w:r>
    </w:p>
    <w:p w14:paraId="71F2A0D1" w14:textId="77777777" w:rsidR="002A0287" w:rsidRDefault="00000000">
      <w:pPr>
        <w:spacing w:after="204" w:line="259" w:lineRule="auto"/>
        <w:ind w:left="13" w:right="0"/>
        <w:jc w:val="center"/>
      </w:pPr>
      <w:r>
        <w:rPr>
          <w:sz w:val="20"/>
        </w:rPr>
        <w:t>[Ende Intermezzo]</w:t>
      </w:r>
      <w:r>
        <w:t xml:space="preserve"> </w:t>
      </w:r>
    </w:p>
    <w:p w14:paraId="04105852" w14:textId="77777777" w:rsidR="002A0287" w:rsidRDefault="00000000">
      <w:pPr>
        <w:spacing w:after="174" w:line="261" w:lineRule="auto"/>
        <w:ind w:left="13" w:right="0"/>
        <w:jc w:val="center"/>
      </w:pPr>
      <w:r>
        <w:rPr>
          <w:color w:val="666666"/>
          <w:sz w:val="20"/>
        </w:rPr>
        <w:t>Wörter: ~420 | Status: FERTIG</w:t>
      </w:r>
      <w:r>
        <w:t xml:space="preserve"> </w:t>
      </w:r>
    </w:p>
    <w:p w14:paraId="0218EA2E"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10DC9685" w14:textId="77777777" w:rsidR="002A0287" w:rsidRDefault="00000000">
      <w:pPr>
        <w:spacing w:after="0" w:line="259" w:lineRule="auto"/>
        <w:ind w:left="0"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79871B72" w14:textId="77777777" w:rsidR="002A0287" w:rsidRDefault="00000000">
      <w:pPr>
        <w:spacing w:after="249"/>
        <w:ind w:left="19" w:right="15"/>
      </w:pPr>
      <w:r>
        <w:lastRenderedPageBreak/>
        <w:t xml:space="preserve">ANHÄNGE </w:t>
      </w:r>
    </w:p>
    <w:p w14:paraId="4F34DEEC" w14:textId="77777777" w:rsidR="002A0287" w:rsidRDefault="00000000">
      <w:pPr>
        <w:spacing w:after="0" w:line="259" w:lineRule="auto"/>
        <w:ind w:left="0" w:righ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3A58DCFA" w14:textId="77777777" w:rsidR="002A0287" w:rsidRDefault="002A0287">
      <w:pPr>
        <w:sectPr w:rsidR="002A0287">
          <w:footerReference w:type="even" r:id="rId52"/>
          <w:footerReference w:type="default" r:id="rId53"/>
          <w:footerReference w:type="first" r:id="rId54"/>
          <w:pgSz w:w="11904" w:h="16838"/>
          <w:pgMar w:top="1438" w:right="1439" w:bottom="706" w:left="1440" w:header="720" w:footer="720" w:gutter="0"/>
          <w:cols w:space="720"/>
          <w:titlePg/>
        </w:sectPr>
      </w:pPr>
    </w:p>
    <w:p w14:paraId="7E22231B" w14:textId="77777777" w:rsidR="002A0287" w:rsidRDefault="00000000">
      <w:pPr>
        <w:tabs>
          <w:tab w:val="right" w:pos="9025"/>
        </w:tabs>
        <w:spacing w:after="173" w:line="269" w:lineRule="auto"/>
        <w:ind w:left="0" w:right="0" w:firstLine="0"/>
      </w:pPr>
      <w:r>
        <w:rPr>
          <w:rFonts w:ascii="Aptos" w:eastAsia="Aptos" w:hAnsi="Aptos" w:cs="Aptos"/>
        </w:rPr>
        <w:lastRenderedPageBreak/>
        <w:t xml:space="preserve"> </w:t>
      </w:r>
      <w:r>
        <w:rPr>
          <w:rFonts w:ascii="Aptos" w:eastAsia="Aptos" w:hAnsi="Aptos" w:cs="Aptos"/>
        </w:rPr>
        <w:tab/>
        <w:t xml:space="preserve">247 </w:t>
      </w:r>
    </w:p>
    <w:p w14:paraId="7EA9BD2A" w14:textId="77777777" w:rsidR="002A0287" w:rsidRDefault="00000000">
      <w:pPr>
        <w:spacing w:after="192" w:line="259" w:lineRule="auto"/>
        <w:ind w:left="12" w:right="1"/>
        <w:jc w:val="center"/>
      </w:pPr>
      <w:r>
        <w:rPr>
          <w:sz w:val="36"/>
        </w:rPr>
        <w:t>ANHANG</w:t>
      </w:r>
      <w:r>
        <w:rPr>
          <w:sz w:val="36"/>
          <w:vertAlign w:val="subscript"/>
        </w:rPr>
        <w:t xml:space="preserve"> </w:t>
      </w:r>
    </w:p>
    <w:p w14:paraId="50CAE5EC" w14:textId="77777777" w:rsidR="002A0287" w:rsidRDefault="00000000">
      <w:pPr>
        <w:spacing w:after="143" w:line="265" w:lineRule="auto"/>
        <w:ind w:left="13" w:right="1"/>
        <w:jc w:val="center"/>
      </w:pPr>
      <w:r>
        <w:rPr>
          <w:sz w:val="32"/>
        </w:rPr>
        <w:t>Im Kopf des Kochs</w:t>
      </w:r>
      <w:r>
        <w:t xml:space="preserve"> </w:t>
      </w:r>
    </w:p>
    <w:p w14:paraId="12E37DB5" w14:textId="77777777" w:rsidR="002A0287" w:rsidRDefault="00000000">
      <w:pPr>
        <w:spacing w:after="208" w:line="265" w:lineRule="auto"/>
        <w:ind w:left="12" w:right="1"/>
        <w:jc w:val="center"/>
      </w:pPr>
      <w:r>
        <w:rPr>
          <w:sz w:val="22"/>
        </w:rPr>
        <w:t>Der Text, den ich schrieb, bevor ich wusste, dass ich ein Buch schreiben würde.</w:t>
      </w:r>
      <w:r>
        <w:t xml:space="preserve"> </w:t>
      </w:r>
    </w:p>
    <w:p w14:paraId="3C5A3C9B" w14:textId="77777777" w:rsidR="002A0287" w:rsidRDefault="00000000">
      <w:pPr>
        <w:spacing w:after="611" w:line="265" w:lineRule="auto"/>
        <w:ind w:left="12" w:right="0"/>
        <w:jc w:val="center"/>
      </w:pPr>
      <w:r>
        <w:rPr>
          <w:sz w:val="22"/>
        </w:rPr>
        <w:t>Unbearbeitet. Roh. Mit allen Fehlern.</w:t>
      </w:r>
      <w:r>
        <w:t xml:space="preserve"> </w:t>
      </w:r>
    </w:p>
    <w:p w14:paraId="6CD3D475" w14:textId="77777777" w:rsidR="002A0287" w:rsidRDefault="00000000">
      <w:pPr>
        <w:spacing w:after="11"/>
        <w:ind w:left="19" w:right="15"/>
      </w:pPr>
      <w:r>
        <w:t xml:space="preserve">Ich habe die letzten Jahre beim Arbeiten oft Vergleiche zwischen </w:t>
      </w:r>
    </w:p>
    <w:p w14:paraId="158A77A7" w14:textId="77777777" w:rsidR="002A0287" w:rsidRDefault="00000000">
      <w:pPr>
        <w:ind w:left="19" w:right="15"/>
      </w:pPr>
      <w:r>
        <w:t xml:space="preserve">Computerprogrammen und Rezepten </w:t>
      </w:r>
      <w:proofErr w:type="gramStart"/>
      <w:r>
        <w:t>gemacht</w:t>
      </w:r>
      <w:proofErr w:type="gramEnd"/>
      <w:r>
        <w:t xml:space="preserve"> um Arbeitsschritte und Abläufe zu verdeutlichen. </w:t>
      </w:r>
    </w:p>
    <w:p w14:paraId="7C1D11C3" w14:textId="77777777" w:rsidR="002A0287" w:rsidRDefault="00000000">
      <w:pPr>
        <w:ind w:left="19" w:right="15"/>
      </w:pPr>
      <w:r>
        <w:t xml:space="preserve">Der Vergleich zwischen Rezepten und Programmen wurde schon in den ersten Basic Büchern erwähnt, die ich als 12-Jähriger aus dem Büro meines Vaters </w:t>
      </w:r>
      <w:proofErr w:type="gramStart"/>
      <w:r>
        <w:t>geklaut</w:t>
      </w:r>
      <w:proofErr w:type="gramEnd"/>
      <w:r>
        <w:t xml:space="preserve"> und gelesen habe. </w:t>
      </w:r>
    </w:p>
    <w:p w14:paraId="023F6CB7" w14:textId="77777777" w:rsidR="002A0287" w:rsidRDefault="00000000">
      <w:pPr>
        <w:ind w:left="19" w:right="15"/>
      </w:pPr>
      <w:r>
        <w:t xml:space="preserve">Dieser sehr passende Vergleich ist aber seit der 2002 entwickelten Programmiersprache Chef völlig obsolet. </w:t>
      </w:r>
    </w:p>
    <w:p w14:paraId="563A5A28" w14:textId="77777777" w:rsidR="002A0287" w:rsidRDefault="00000000">
      <w:pPr>
        <w:spacing w:after="409"/>
        <w:ind w:left="19" w:right="15"/>
      </w:pPr>
      <w:r>
        <w:t xml:space="preserve">Rezepte sind Programme. Hier ist das: </w:t>
      </w:r>
    </w:p>
    <w:p w14:paraId="17A19AC9" w14:textId="77777777" w:rsidR="002A0287" w:rsidRDefault="00000000">
      <w:pPr>
        <w:ind w:left="19" w:right="15"/>
      </w:pPr>
      <w:r>
        <w:t xml:space="preserve">Hello World </w:t>
      </w:r>
      <w:proofErr w:type="spellStart"/>
      <w:r>
        <w:t>Souffle</w:t>
      </w:r>
      <w:proofErr w:type="spellEnd"/>
      <w:r>
        <w:t xml:space="preserve">. </w:t>
      </w:r>
    </w:p>
    <w:p w14:paraId="2DBBCADE" w14:textId="77777777" w:rsidR="002A0287" w:rsidRDefault="00000000">
      <w:pPr>
        <w:spacing w:after="77" w:line="264" w:lineRule="auto"/>
        <w:ind w:left="-5" w:right="0"/>
      </w:pPr>
      <w:proofErr w:type="spellStart"/>
      <w:r>
        <w:rPr>
          <w:sz w:val="22"/>
        </w:rPr>
        <w:t>Ingredients</w:t>
      </w:r>
      <w:proofErr w:type="spellEnd"/>
      <w:r>
        <w:rPr>
          <w:sz w:val="22"/>
        </w:rPr>
        <w:t>.</w:t>
      </w:r>
      <w:r>
        <w:t xml:space="preserve"> </w:t>
      </w:r>
    </w:p>
    <w:p w14:paraId="186262D2" w14:textId="77777777" w:rsidR="002A0287" w:rsidRDefault="00000000">
      <w:pPr>
        <w:spacing w:after="205" w:line="264" w:lineRule="auto"/>
        <w:ind w:left="-5" w:right="0"/>
      </w:pPr>
      <w:r>
        <w:rPr>
          <w:sz w:val="20"/>
        </w:rPr>
        <w:t xml:space="preserve">72 g </w:t>
      </w:r>
      <w:proofErr w:type="spellStart"/>
      <w:r>
        <w:rPr>
          <w:sz w:val="20"/>
        </w:rPr>
        <w:t>haricot</w:t>
      </w:r>
      <w:proofErr w:type="spellEnd"/>
      <w:r>
        <w:rPr>
          <w:sz w:val="20"/>
        </w:rPr>
        <w:t xml:space="preserve"> </w:t>
      </w:r>
      <w:proofErr w:type="spellStart"/>
      <w:r>
        <w:rPr>
          <w:sz w:val="20"/>
        </w:rPr>
        <w:t>beans</w:t>
      </w:r>
      <w:proofErr w:type="spellEnd"/>
      <w:r>
        <w:rPr>
          <w:sz w:val="20"/>
        </w:rPr>
        <w:t xml:space="preserve"> 101 </w:t>
      </w:r>
      <w:proofErr w:type="spellStart"/>
      <w:r>
        <w:rPr>
          <w:sz w:val="20"/>
        </w:rPr>
        <w:t>eggs</w:t>
      </w:r>
      <w:proofErr w:type="spellEnd"/>
      <w:r>
        <w:rPr>
          <w:sz w:val="20"/>
        </w:rPr>
        <w:t xml:space="preserve"> 108 g </w:t>
      </w:r>
      <w:proofErr w:type="spellStart"/>
      <w:r>
        <w:rPr>
          <w:sz w:val="20"/>
        </w:rPr>
        <w:t>lard</w:t>
      </w:r>
      <w:proofErr w:type="spellEnd"/>
      <w:r>
        <w:rPr>
          <w:sz w:val="20"/>
        </w:rPr>
        <w:t xml:space="preserve"> 111 </w:t>
      </w:r>
      <w:proofErr w:type="spellStart"/>
      <w:r>
        <w:rPr>
          <w:sz w:val="20"/>
        </w:rPr>
        <w:t>cups</w:t>
      </w:r>
      <w:proofErr w:type="spellEnd"/>
      <w:r>
        <w:rPr>
          <w:sz w:val="20"/>
        </w:rPr>
        <w:t xml:space="preserve"> </w:t>
      </w:r>
      <w:proofErr w:type="spellStart"/>
      <w:r>
        <w:rPr>
          <w:sz w:val="20"/>
        </w:rPr>
        <w:t>oil</w:t>
      </w:r>
      <w:proofErr w:type="spellEnd"/>
      <w:r>
        <w:rPr>
          <w:sz w:val="20"/>
        </w:rPr>
        <w:t xml:space="preserve"> 32 </w:t>
      </w:r>
      <w:proofErr w:type="spellStart"/>
      <w:r>
        <w:rPr>
          <w:sz w:val="20"/>
        </w:rPr>
        <w:t>zucchinis</w:t>
      </w:r>
      <w:proofErr w:type="spellEnd"/>
      <w:r>
        <w:rPr>
          <w:sz w:val="20"/>
        </w:rPr>
        <w:t xml:space="preserve"> 119 ml </w:t>
      </w:r>
      <w:proofErr w:type="spellStart"/>
      <w:r>
        <w:rPr>
          <w:sz w:val="20"/>
        </w:rPr>
        <w:t>water</w:t>
      </w:r>
      <w:proofErr w:type="spellEnd"/>
      <w:r>
        <w:rPr>
          <w:sz w:val="20"/>
        </w:rPr>
        <w:t xml:space="preserve"> 114 g </w:t>
      </w:r>
      <w:proofErr w:type="spellStart"/>
      <w:r>
        <w:rPr>
          <w:sz w:val="20"/>
        </w:rPr>
        <w:t>red</w:t>
      </w:r>
      <w:proofErr w:type="spellEnd"/>
      <w:r>
        <w:rPr>
          <w:sz w:val="20"/>
        </w:rPr>
        <w:t xml:space="preserve"> </w:t>
      </w:r>
      <w:proofErr w:type="spellStart"/>
      <w:r>
        <w:rPr>
          <w:sz w:val="20"/>
        </w:rPr>
        <w:t>salmon</w:t>
      </w:r>
      <w:proofErr w:type="spellEnd"/>
      <w:r>
        <w:rPr>
          <w:sz w:val="20"/>
        </w:rPr>
        <w:t xml:space="preserve"> 100 g </w:t>
      </w:r>
      <w:proofErr w:type="spellStart"/>
      <w:r>
        <w:rPr>
          <w:sz w:val="20"/>
        </w:rPr>
        <w:t>dijon</w:t>
      </w:r>
      <w:proofErr w:type="spellEnd"/>
      <w:r>
        <w:rPr>
          <w:sz w:val="20"/>
        </w:rPr>
        <w:t xml:space="preserve"> </w:t>
      </w:r>
      <w:proofErr w:type="spellStart"/>
      <w:r>
        <w:rPr>
          <w:sz w:val="20"/>
        </w:rPr>
        <w:t>mustard</w:t>
      </w:r>
      <w:proofErr w:type="spellEnd"/>
      <w:r>
        <w:rPr>
          <w:sz w:val="20"/>
        </w:rPr>
        <w:t xml:space="preserve"> 33 </w:t>
      </w:r>
      <w:proofErr w:type="spellStart"/>
      <w:r>
        <w:rPr>
          <w:sz w:val="20"/>
        </w:rPr>
        <w:t>potatoes</w:t>
      </w:r>
      <w:proofErr w:type="spellEnd"/>
      <w:r>
        <w:t xml:space="preserve"> </w:t>
      </w:r>
    </w:p>
    <w:p w14:paraId="1175C04C" w14:textId="77777777" w:rsidR="002A0287" w:rsidRDefault="00000000">
      <w:pPr>
        <w:spacing w:after="77" w:line="264" w:lineRule="auto"/>
        <w:ind w:left="-5" w:right="0"/>
      </w:pPr>
      <w:r>
        <w:rPr>
          <w:sz w:val="22"/>
        </w:rPr>
        <w:t>Method.</w:t>
      </w:r>
      <w:r>
        <w:t xml:space="preserve"> </w:t>
      </w:r>
    </w:p>
    <w:p w14:paraId="6D5EEB50" w14:textId="77777777" w:rsidR="002A0287" w:rsidRDefault="00000000">
      <w:pPr>
        <w:spacing w:after="405" w:line="264" w:lineRule="auto"/>
        <w:ind w:left="-5" w:right="0"/>
      </w:pPr>
      <w:r>
        <w:rPr>
          <w:sz w:val="20"/>
        </w:rPr>
        <w:t xml:space="preserve">Put </w:t>
      </w:r>
      <w:proofErr w:type="spellStart"/>
      <w:r>
        <w:rPr>
          <w:sz w:val="20"/>
        </w:rPr>
        <w:t>potatoes</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dijon</w:t>
      </w:r>
      <w:proofErr w:type="spellEnd"/>
      <w:r>
        <w:rPr>
          <w:sz w:val="20"/>
        </w:rPr>
        <w:t xml:space="preserve"> </w:t>
      </w:r>
      <w:proofErr w:type="spellStart"/>
      <w:r>
        <w:rPr>
          <w:sz w:val="20"/>
        </w:rPr>
        <w:t>mustard</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lard</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red</w:t>
      </w:r>
      <w:proofErr w:type="spellEnd"/>
      <w:r>
        <w:rPr>
          <w:sz w:val="20"/>
        </w:rPr>
        <w:t xml:space="preserve"> </w:t>
      </w:r>
      <w:proofErr w:type="spellStart"/>
      <w:r>
        <w:rPr>
          <w:sz w:val="20"/>
        </w:rPr>
        <w:t>salmon</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oil</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water</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zucchinis</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oil</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lard</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lard</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eggs</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Put </w:t>
      </w:r>
      <w:proofErr w:type="spellStart"/>
      <w:r>
        <w:rPr>
          <w:sz w:val="20"/>
        </w:rPr>
        <w:t>haricot</w:t>
      </w:r>
      <w:proofErr w:type="spellEnd"/>
      <w:r>
        <w:rPr>
          <w:sz w:val="20"/>
        </w:rPr>
        <w:t xml:space="preserve"> </w:t>
      </w:r>
      <w:proofErr w:type="spellStart"/>
      <w:r>
        <w:rPr>
          <w:sz w:val="20"/>
        </w:rPr>
        <w:t>beans</w:t>
      </w:r>
      <w:proofErr w:type="spellEnd"/>
      <w:r>
        <w:rPr>
          <w:sz w:val="20"/>
        </w:rPr>
        <w:t xml:space="preserve">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w:t>
      </w:r>
      <w:proofErr w:type="spellStart"/>
      <w:r>
        <w:rPr>
          <w:sz w:val="20"/>
        </w:rPr>
        <w:t>Liquefy</w:t>
      </w:r>
      <w:proofErr w:type="spellEnd"/>
      <w:r>
        <w:rPr>
          <w:sz w:val="20"/>
        </w:rPr>
        <w:t xml:space="preserve"> </w:t>
      </w:r>
      <w:proofErr w:type="spellStart"/>
      <w:r>
        <w:rPr>
          <w:sz w:val="20"/>
        </w:rPr>
        <w:t>contents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Pour </w:t>
      </w:r>
      <w:proofErr w:type="spellStart"/>
      <w:r>
        <w:rPr>
          <w:sz w:val="20"/>
        </w:rPr>
        <w:t>contents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roofErr w:type="spellStart"/>
      <w:r>
        <w:rPr>
          <w:sz w:val="20"/>
        </w:rPr>
        <w:t>mixing</w:t>
      </w:r>
      <w:proofErr w:type="spellEnd"/>
      <w:r>
        <w:rPr>
          <w:sz w:val="20"/>
        </w:rPr>
        <w:t xml:space="preserve"> bowl </w:t>
      </w:r>
      <w:proofErr w:type="spellStart"/>
      <w:r>
        <w:rPr>
          <w:sz w:val="20"/>
        </w:rPr>
        <w:t>into</w:t>
      </w:r>
      <w:proofErr w:type="spellEnd"/>
      <w:r>
        <w:rPr>
          <w:sz w:val="20"/>
        </w:rPr>
        <w:t xml:space="preserve"> </w:t>
      </w:r>
      <w:proofErr w:type="spellStart"/>
      <w:r>
        <w:rPr>
          <w:sz w:val="20"/>
        </w:rPr>
        <w:t>the</w:t>
      </w:r>
      <w:proofErr w:type="spellEnd"/>
      <w:r>
        <w:rPr>
          <w:sz w:val="20"/>
        </w:rPr>
        <w:t xml:space="preserve"> </w:t>
      </w:r>
      <w:proofErr w:type="spellStart"/>
      <w:r>
        <w:rPr>
          <w:sz w:val="20"/>
        </w:rPr>
        <w:t>baking</w:t>
      </w:r>
      <w:proofErr w:type="spellEnd"/>
      <w:r>
        <w:rPr>
          <w:sz w:val="20"/>
        </w:rPr>
        <w:t xml:space="preserve"> </w:t>
      </w:r>
      <w:proofErr w:type="spellStart"/>
      <w:r>
        <w:rPr>
          <w:sz w:val="20"/>
        </w:rPr>
        <w:t>dish</w:t>
      </w:r>
      <w:proofErr w:type="spellEnd"/>
      <w:r>
        <w:rPr>
          <w:sz w:val="20"/>
        </w:rPr>
        <w:t>.</w:t>
      </w:r>
      <w:r>
        <w:t xml:space="preserve"> </w:t>
      </w:r>
    </w:p>
    <w:p w14:paraId="6D7655BE" w14:textId="77777777" w:rsidR="002A0287" w:rsidRDefault="00000000">
      <w:pPr>
        <w:spacing w:after="407"/>
        <w:ind w:left="19" w:right="15"/>
      </w:pPr>
      <w:r>
        <w:t xml:space="preserve">Da hat der Typ doch </w:t>
      </w:r>
      <w:proofErr w:type="gramStart"/>
      <w:r>
        <w:t>wirklich eine</w:t>
      </w:r>
      <w:proofErr w:type="gramEnd"/>
      <w:r>
        <w:t xml:space="preserve"> esoterische Programmiersprache aus meinem Job gemacht. Chef ist zwar nicht für den praktischen Einsatz gedacht, obwohl sich damit lauffähige Programme schreiben lassen. Die Sprache wird jedoch aus didaktischen Gründen an verschiedenen Universitäten behandelt. </w:t>
      </w:r>
    </w:p>
    <w:p w14:paraId="6FC459A0" w14:textId="77777777" w:rsidR="002A0287" w:rsidRDefault="00000000">
      <w:pPr>
        <w:spacing w:after="412" w:line="265" w:lineRule="auto"/>
        <w:ind w:left="11" w:right="0"/>
        <w:jc w:val="center"/>
      </w:pPr>
      <w:r>
        <w:t xml:space="preserve">— </w:t>
      </w:r>
    </w:p>
    <w:p w14:paraId="5AAF35DA" w14:textId="77777777" w:rsidR="002A0287" w:rsidRDefault="00000000">
      <w:pPr>
        <w:spacing w:after="11"/>
        <w:ind w:left="19" w:right="15"/>
      </w:pPr>
      <w:r>
        <w:t xml:space="preserve">Somit sollten doch alle Köche auch programmieren können. Wir müssen das </w:t>
      </w:r>
    </w:p>
    <w:p w14:paraId="0EB1C73D" w14:textId="77777777" w:rsidR="002A0287" w:rsidRDefault="00000000">
      <w:pPr>
        <w:spacing w:after="11"/>
        <w:ind w:left="19" w:right="15"/>
      </w:pPr>
      <w:r>
        <w:t xml:space="preserve">Französisch nur gegen Englisch tauschen und den Computer als lernresistenten </w:t>
      </w:r>
    </w:p>
    <w:p w14:paraId="553516DF" w14:textId="77777777" w:rsidR="002A0287" w:rsidRDefault="00000000">
      <w:pPr>
        <w:ind w:left="19" w:right="15"/>
      </w:pPr>
      <w:r>
        <w:lastRenderedPageBreak/>
        <w:t xml:space="preserve">Lehrling betrachten, dessen Umgangssprache lernen (wie im richtigen Leben wird der Lehrling nicht fähig sein deine Sprache zu lernen) und ihm versuchen zu </w:t>
      </w:r>
      <w:proofErr w:type="gramStart"/>
      <w:r>
        <w:t>erklären</w:t>
      </w:r>
      <w:proofErr w:type="gramEnd"/>
      <w:r>
        <w:t xml:space="preserve"> was er machen soll. </w:t>
      </w:r>
    </w:p>
    <w:p w14:paraId="70BB4D30" w14:textId="77777777" w:rsidR="002A0287" w:rsidRDefault="00000000">
      <w:pPr>
        <w:ind w:left="19" w:right="15"/>
      </w:pPr>
      <w:r>
        <w:t xml:space="preserve">Beim Computer gibt es den Vorteil, dass er das Verstandene auch umsetzt. Allerdings auch nur wenn wir als Lehrer gut sind. Ihm das Richtige beibringen. </w:t>
      </w:r>
    </w:p>
    <w:p w14:paraId="5C8D2505" w14:textId="77777777" w:rsidR="002A0287" w:rsidRDefault="00000000">
      <w:pPr>
        <w:spacing w:after="6"/>
        <w:ind w:left="19" w:right="15"/>
      </w:pPr>
      <w:r>
        <w:t xml:space="preserve">Der Lehrling hat allerdings nach einem 25-stündigem Rave am Montag </w:t>
      </w:r>
    </w:p>
    <w:p w14:paraId="2DD210F3" w14:textId="77777777" w:rsidR="002A0287" w:rsidRDefault="00000000">
      <w:pPr>
        <w:spacing w:after="407"/>
        <w:ind w:left="19" w:right="15"/>
      </w:pPr>
      <w:r>
        <w:t xml:space="preserve">(Wochenende gibts kein frei). Er hat bis Mittwoch wieder alles vergessen und wir fangen von vorne an. </w:t>
      </w:r>
    </w:p>
    <w:p w14:paraId="6EE115D6" w14:textId="77777777" w:rsidR="002A0287" w:rsidRDefault="00000000">
      <w:pPr>
        <w:spacing w:after="412" w:line="265" w:lineRule="auto"/>
        <w:ind w:left="11" w:right="0"/>
        <w:jc w:val="center"/>
      </w:pPr>
      <w:r>
        <w:t xml:space="preserve">— </w:t>
      </w:r>
    </w:p>
    <w:p w14:paraId="4C0FB198" w14:textId="77777777" w:rsidR="002A0287" w:rsidRDefault="00000000">
      <w:pPr>
        <w:ind w:left="19" w:right="15"/>
      </w:pPr>
      <w:r>
        <w:t xml:space="preserve">Und der Computer ist eigentlich noch viel schlimmer als das junge Ding das da so verloren in der Küche steht. Viel schlimmer. Der versteht nämlich nur Bahnhof. Oder kein Bahnhof. </w:t>
      </w:r>
      <w:proofErr w:type="spellStart"/>
      <w:r>
        <w:t>Garnix</w:t>
      </w:r>
      <w:proofErr w:type="spellEnd"/>
      <w:r>
        <w:t xml:space="preserve"> oder etwas, also Null oder Eins. Licht an oder Licht aus. </w:t>
      </w:r>
    </w:p>
    <w:p w14:paraId="111D01FE" w14:textId="77777777" w:rsidR="002A0287" w:rsidRDefault="00000000">
      <w:pPr>
        <w:spacing w:after="409"/>
        <w:ind w:left="19" w:right="15"/>
      </w:pPr>
      <w:r>
        <w:t xml:space="preserve">Nicht wie bei meiner Ex, das war noch besser. Licht war an, aber niemand zu Hause. </w:t>
      </w:r>
    </w:p>
    <w:p w14:paraId="20E224B9" w14:textId="77777777" w:rsidR="002A0287" w:rsidRDefault="00000000">
      <w:pPr>
        <w:spacing w:after="412" w:line="265" w:lineRule="auto"/>
        <w:ind w:left="11" w:right="0"/>
        <w:jc w:val="center"/>
      </w:pPr>
      <w:r>
        <w:t xml:space="preserve">— </w:t>
      </w:r>
    </w:p>
    <w:p w14:paraId="1EA79092" w14:textId="77777777" w:rsidR="002A0287" w:rsidRDefault="00000000">
      <w:pPr>
        <w:ind w:left="19" w:right="15"/>
      </w:pPr>
      <w:r>
        <w:t xml:space="preserve">Dabei sollte uns allerdings bewusst sein, dass wir selbst einen großen Teil dazu beitragen, was ein anderer durch uns lernt. Wir können nicht alles dem Lehrling in die Schuhe schieben. Ein „das </w:t>
      </w:r>
      <w:proofErr w:type="spellStart"/>
      <w:r>
        <w:t>machste</w:t>
      </w:r>
      <w:proofErr w:type="spellEnd"/>
      <w:r>
        <w:t xml:space="preserve"> jetzt erstmal so und beeil dich mal ein bisschen“ helfen beim Lernen nicht wirklich. </w:t>
      </w:r>
    </w:p>
    <w:p w14:paraId="1D61EFD5" w14:textId="77777777" w:rsidR="002A0287" w:rsidRDefault="00000000">
      <w:pPr>
        <w:spacing w:after="407"/>
        <w:ind w:left="19" w:right="15"/>
      </w:pPr>
      <w:r>
        <w:t xml:space="preserve">15 Lehrlinge habe ich ausgebildet und einer hat es wegen mir und meinen damaligen Lehrmethoden nicht geschafft. Er war nicht die hellste Kerze auf der Torte, aber hätte ich mich mehr angestrengt. Wer weiß. </w:t>
      </w:r>
    </w:p>
    <w:p w14:paraId="513A7A19" w14:textId="77777777" w:rsidR="002A0287" w:rsidRDefault="00000000">
      <w:pPr>
        <w:spacing w:after="412" w:line="265" w:lineRule="auto"/>
        <w:ind w:left="11" w:right="0"/>
        <w:jc w:val="center"/>
      </w:pPr>
      <w:r>
        <w:t xml:space="preserve">— </w:t>
      </w:r>
    </w:p>
    <w:p w14:paraId="4B6AE201" w14:textId="77777777" w:rsidR="002A0287" w:rsidRDefault="00000000">
      <w:pPr>
        <w:ind w:left="19" w:right="15"/>
      </w:pPr>
      <w:proofErr w:type="spellStart"/>
      <w:r>
        <w:t>Timewarp</w:t>
      </w:r>
      <w:proofErr w:type="spellEnd"/>
      <w:r>
        <w:t xml:space="preserve">: </w:t>
      </w:r>
    </w:p>
    <w:p w14:paraId="5E6D20CB" w14:textId="77777777" w:rsidR="002A0287" w:rsidRDefault="00000000">
      <w:pPr>
        <w:ind w:left="19" w:right="15"/>
      </w:pPr>
      <w:proofErr w:type="gramStart"/>
      <w:r>
        <w:t>Habe</w:t>
      </w:r>
      <w:proofErr w:type="gramEnd"/>
      <w:r>
        <w:t xml:space="preserve"> mit 12 Jahren einen 8-Bit/C116 zu Weihnachten bekommen. Ein paar Jahre später dann Akustikkoppler, die ersten Windows PCs, etwas später das erste Modem. Es begann so langsam mit dem Internet. </w:t>
      </w:r>
      <w:proofErr w:type="spellStart"/>
      <w:r>
        <w:t>Ups</w:t>
      </w:r>
      <w:proofErr w:type="spellEnd"/>
      <w:r>
        <w:t xml:space="preserve">, schon 10 Jahre im Job als Koch, wie die Zeit vergeht. Nokia 3310, </w:t>
      </w:r>
      <w:proofErr w:type="spellStart"/>
      <w:r>
        <w:t>Lanpartys</w:t>
      </w:r>
      <w:proofErr w:type="spellEnd"/>
      <w:r>
        <w:t xml:space="preserve"> und erste Webseiten die sich auf Erwachsenenunterhaltung spezialisierten. AOL gabs doch auch mal. </w:t>
      </w:r>
    </w:p>
    <w:p w14:paraId="1B90032F" w14:textId="77777777" w:rsidR="002A0287" w:rsidRDefault="00000000">
      <w:pPr>
        <w:ind w:left="19" w:right="15"/>
      </w:pPr>
      <w:proofErr w:type="gramStart"/>
      <w:r>
        <w:t>Hab</w:t>
      </w:r>
      <w:proofErr w:type="gramEnd"/>
      <w:r>
        <w:t xml:space="preserve"> die Entwicklung der Internetprotokolle und so Zeug nur so am Rande mitbekommen. Die Sache hat sich so schnell an mir vorbei weiterentwickelt. </w:t>
      </w:r>
    </w:p>
    <w:p w14:paraId="7ED6EA14" w14:textId="77777777" w:rsidR="002A0287" w:rsidRDefault="00000000">
      <w:pPr>
        <w:spacing w:after="11"/>
        <w:ind w:left="19" w:right="15"/>
      </w:pPr>
      <w:r>
        <w:t xml:space="preserve">Während ich Karriere in meinem Job machte. 16-Stundentage, Saisonarbeit, </w:t>
      </w:r>
    </w:p>
    <w:p w14:paraId="15DEF076" w14:textId="77777777" w:rsidR="002A0287" w:rsidRDefault="00000000">
      <w:pPr>
        <w:spacing w:after="407"/>
        <w:ind w:left="19" w:right="15"/>
      </w:pPr>
      <w:r>
        <w:t xml:space="preserve">Meisterkurse, Umzug, Fortbildungen und Schulungen und Umzüge. Frau, Umzug, Kind, Umzug, Hund. Trennung, Umzug. Alimente und Arbeit... </w:t>
      </w:r>
      <w:proofErr w:type="spellStart"/>
      <w:r>
        <w:t>Ups</w:t>
      </w:r>
      <w:proofErr w:type="spellEnd"/>
      <w:r>
        <w:t xml:space="preserve">. 30 Jahre vergangen. </w:t>
      </w:r>
    </w:p>
    <w:p w14:paraId="24BBA7A0" w14:textId="77777777" w:rsidR="002A0287" w:rsidRDefault="00000000">
      <w:pPr>
        <w:spacing w:after="412" w:line="265" w:lineRule="auto"/>
        <w:ind w:left="11" w:right="0"/>
        <w:jc w:val="center"/>
      </w:pPr>
      <w:r>
        <w:lastRenderedPageBreak/>
        <w:t xml:space="preserve">— </w:t>
      </w:r>
    </w:p>
    <w:p w14:paraId="4E1A66E9" w14:textId="77777777" w:rsidR="002A0287" w:rsidRDefault="00000000">
      <w:pPr>
        <w:spacing w:after="232"/>
        <w:ind w:left="19" w:right="15"/>
      </w:pPr>
      <w:r>
        <w:t xml:space="preserve">Allerdings ist und war da immer etwas in mir das etwas anderes wollte. </w:t>
      </w:r>
    </w:p>
    <w:p w14:paraId="65EAE4EA" w14:textId="77777777" w:rsidR="002A0287" w:rsidRDefault="00000000">
      <w:pPr>
        <w:spacing w:after="196" w:line="265" w:lineRule="auto"/>
        <w:ind w:left="-5" w:right="0"/>
      </w:pPr>
      <w:r>
        <w:rPr>
          <w:sz w:val="26"/>
        </w:rPr>
        <w:t>Ich träume in Basic.</w:t>
      </w:r>
      <w:r>
        <w:t xml:space="preserve"> </w:t>
      </w:r>
    </w:p>
    <w:p w14:paraId="7F5CD0E7" w14:textId="77777777" w:rsidR="002A0287" w:rsidRDefault="00000000">
      <w:pPr>
        <w:ind w:left="19" w:right="15"/>
      </w:pPr>
      <w:r>
        <w:t xml:space="preserve">Kaufe seit Jahren immer wieder, wie in Trance, Bücher über C, C++ oder </w:t>
      </w:r>
      <w:proofErr w:type="spellStart"/>
      <w:r>
        <w:t>Javascript</w:t>
      </w:r>
      <w:proofErr w:type="spellEnd"/>
      <w:r>
        <w:t xml:space="preserve">, </w:t>
      </w:r>
      <w:proofErr w:type="spellStart"/>
      <w:r>
        <w:t>Html</w:t>
      </w:r>
      <w:proofErr w:type="spellEnd"/>
      <w:r>
        <w:t xml:space="preserve">, Python und vieles mehr. Schubladen voller </w:t>
      </w:r>
      <w:proofErr w:type="spellStart"/>
      <w:r>
        <w:t>Raspberrys</w:t>
      </w:r>
      <w:proofErr w:type="spellEnd"/>
      <w:r>
        <w:t xml:space="preserve"> und </w:t>
      </w:r>
      <w:proofErr w:type="gramStart"/>
      <w:r>
        <w:t>Microcontrollern</w:t>
      </w:r>
      <w:proofErr w:type="gramEnd"/>
      <w:r>
        <w:t xml:space="preserve"> die ich nie wirklich programmiert habe, und nie Zeit zum Erlernen hatte. Alles angefangen... mehr nicht. </w:t>
      </w:r>
    </w:p>
    <w:p w14:paraId="26C71D57" w14:textId="77777777" w:rsidR="002A0287" w:rsidRDefault="00000000">
      <w:pPr>
        <w:spacing w:after="414"/>
        <w:ind w:left="19" w:right="15"/>
      </w:pPr>
      <w:r>
        <w:t xml:space="preserve">Ich bin ja aber auch Koch. Ich liebe meinen Beruf immer noch. </w:t>
      </w:r>
    </w:p>
    <w:p w14:paraId="3FBD49FA" w14:textId="77777777" w:rsidR="002A0287" w:rsidRDefault="00000000">
      <w:pPr>
        <w:spacing w:after="412" w:line="265" w:lineRule="auto"/>
        <w:ind w:left="11" w:right="0"/>
        <w:jc w:val="center"/>
      </w:pPr>
      <w:r>
        <w:t xml:space="preserve">— </w:t>
      </w:r>
    </w:p>
    <w:p w14:paraId="5BCBDE93" w14:textId="77777777" w:rsidR="002A0287" w:rsidRDefault="00000000">
      <w:pPr>
        <w:ind w:left="19" w:right="15"/>
      </w:pPr>
      <w:r>
        <w:t xml:space="preserve">Veranstaltungen mit bis zu 40.000 Menschen. Ganze Rinder am Spieß. 12-gängige Menüs mit vom Aussterben bedrohten Meeresfrüchten. Schnaps zu 2500€ der Liter (nicht ich, meine Gäste). Ich war der König. </w:t>
      </w:r>
    </w:p>
    <w:p w14:paraId="372696AD" w14:textId="77777777" w:rsidR="002A0287" w:rsidRDefault="00000000">
      <w:pPr>
        <w:spacing w:after="11"/>
        <w:ind w:left="19" w:right="15"/>
      </w:pPr>
      <w:r>
        <w:t xml:space="preserve">Mittlerweile bin ich allerdings nicht mehr in der Lage, das Pensum an </w:t>
      </w:r>
      <w:proofErr w:type="spellStart"/>
      <w:r>
        <w:t>Alk</w:t>
      </w:r>
      <w:proofErr w:type="spellEnd"/>
      <w:r>
        <w:t xml:space="preserve">, Kaffee, </w:t>
      </w:r>
    </w:p>
    <w:p w14:paraId="5E6F4C8D" w14:textId="77777777" w:rsidR="002A0287" w:rsidRDefault="00000000">
      <w:pPr>
        <w:spacing w:after="409"/>
        <w:ind w:left="19" w:right="15"/>
      </w:pPr>
      <w:r>
        <w:t xml:space="preserve">Zigaretten und dem der Gastronomie geschuldeten Lebenswandel gerecht zu werden. </w:t>
      </w:r>
    </w:p>
    <w:p w14:paraId="6ED8B807" w14:textId="77777777" w:rsidR="002A0287" w:rsidRDefault="00000000">
      <w:pPr>
        <w:spacing w:after="412" w:line="265" w:lineRule="auto"/>
        <w:ind w:left="11" w:right="0"/>
        <w:jc w:val="center"/>
      </w:pPr>
      <w:r>
        <w:t xml:space="preserve">— </w:t>
      </w:r>
    </w:p>
    <w:p w14:paraId="0B18D996" w14:textId="77777777" w:rsidR="002A0287" w:rsidRDefault="00000000">
      <w:pPr>
        <w:ind w:left="19" w:right="15"/>
      </w:pPr>
      <w:r>
        <w:t xml:space="preserve">Ich will das nicht mehr. Die Füße tun weh. Der Rücken. Das künstliche Kniegelenk lässt mich mehrmals am Tag im Stich. Der Tinnitus ist mein einziger Freund und die Apothekerin bekommt leuchtende </w:t>
      </w:r>
      <w:proofErr w:type="gramStart"/>
      <w:r>
        <w:t>Augen</w:t>
      </w:r>
      <w:proofErr w:type="gramEnd"/>
      <w:r>
        <w:t xml:space="preserve"> wenn ich Schmerzmittel kaufen komme. </w:t>
      </w:r>
    </w:p>
    <w:p w14:paraId="535FF854" w14:textId="77777777" w:rsidR="002A0287" w:rsidRDefault="00000000">
      <w:pPr>
        <w:ind w:left="19" w:right="15"/>
      </w:pPr>
      <w:r>
        <w:t xml:space="preserve">Gestern </w:t>
      </w:r>
      <w:proofErr w:type="gramStart"/>
      <w:r>
        <w:t>hab</w:t>
      </w:r>
      <w:proofErr w:type="gramEnd"/>
      <w:r>
        <w:t xml:space="preserve"> ich erst wieder einen Topf fallen lassen, als ich mit meinem Kunstknie leicht an eine Tischkante stieß und irgendwie die Kontrolle über meine Extremitäten verlor. </w:t>
      </w:r>
    </w:p>
    <w:p w14:paraId="23C68822" w14:textId="77777777" w:rsidR="002A0287" w:rsidRDefault="00000000">
      <w:pPr>
        <w:spacing w:after="409"/>
        <w:ind w:left="19" w:right="15"/>
      </w:pPr>
      <w:r>
        <w:t xml:space="preserve">Im Kopf kann ich das alles noch, doch der Körper sagt langsam nein. </w:t>
      </w:r>
    </w:p>
    <w:p w14:paraId="12613D1F" w14:textId="77777777" w:rsidR="002A0287" w:rsidRDefault="00000000">
      <w:pPr>
        <w:spacing w:after="412" w:line="265" w:lineRule="auto"/>
        <w:ind w:left="11" w:right="0"/>
        <w:jc w:val="center"/>
      </w:pPr>
      <w:r>
        <w:t xml:space="preserve">— </w:t>
      </w:r>
    </w:p>
    <w:p w14:paraId="37728DA7" w14:textId="77777777" w:rsidR="002A0287" w:rsidRDefault="00000000">
      <w:pPr>
        <w:spacing w:after="407"/>
        <w:ind w:left="19" w:right="15"/>
      </w:pPr>
      <w:r>
        <w:t xml:space="preserve">Die Idee in meinem Alter Programmierer zu werden finde ich von Tag zu Tag verlockender. Es gibt wohl Altersdiskriminierung in der IT-Branche. Doch damit komme ich klar. </w:t>
      </w:r>
      <w:proofErr w:type="gramStart"/>
      <w:r>
        <w:t>Hab</w:t>
      </w:r>
      <w:proofErr w:type="gramEnd"/>
      <w:r>
        <w:t xml:space="preserve"> mein Abi in Frankfurt auf der Straße gemacht. </w:t>
      </w:r>
    </w:p>
    <w:p w14:paraId="40B10CC5" w14:textId="77777777" w:rsidR="002A0287" w:rsidRDefault="00000000">
      <w:pPr>
        <w:spacing w:after="412" w:line="265" w:lineRule="auto"/>
        <w:ind w:left="11" w:right="0"/>
        <w:jc w:val="center"/>
      </w:pPr>
      <w:r>
        <w:t xml:space="preserve">— </w:t>
      </w:r>
    </w:p>
    <w:p w14:paraId="6343B7E2" w14:textId="77777777" w:rsidR="002A0287" w:rsidRDefault="00000000">
      <w:pPr>
        <w:ind w:left="19" w:right="15"/>
      </w:pPr>
      <w:r>
        <w:t xml:space="preserve">Ich kann es nicht, weiß nichts darüber und werde es aus genau diesen Gründen machen. </w:t>
      </w:r>
    </w:p>
    <w:p w14:paraId="37F23C88" w14:textId="77777777" w:rsidR="002A0287" w:rsidRDefault="00000000">
      <w:pPr>
        <w:ind w:left="19" w:right="15"/>
      </w:pPr>
      <w:r>
        <w:lastRenderedPageBreak/>
        <w:t xml:space="preserve">Ich bin Koch, ich kann alles. </w:t>
      </w:r>
    </w:p>
    <w:p w14:paraId="630908AB" w14:textId="77777777" w:rsidR="002A0287" w:rsidRDefault="00000000">
      <w:pPr>
        <w:spacing w:after="409"/>
        <w:ind w:left="19" w:right="15"/>
      </w:pPr>
      <w:r>
        <w:t xml:space="preserve">GOTO 10. </w:t>
      </w:r>
    </w:p>
    <w:p w14:paraId="6C9E6B19" w14:textId="77777777" w:rsidR="002A0287" w:rsidRDefault="00000000">
      <w:pPr>
        <w:spacing w:after="412" w:line="265" w:lineRule="auto"/>
        <w:ind w:left="11" w:right="0"/>
        <w:jc w:val="center"/>
      </w:pPr>
      <w:r>
        <w:t xml:space="preserve">— </w:t>
      </w:r>
    </w:p>
    <w:p w14:paraId="147F9C44" w14:textId="77777777" w:rsidR="002A0287" w:rsidRDefault="00000000">
      <w:pPr>
        <w:spacing w:after="390"/>
        <w:ind w:left="19" w:right="15"/>
      </w:pPr>
      <w:r>
        <w:t xml:space="preserve">Lassen wir doch den Computer entscheiden. </w:t>
      </w:r>
    </w:p>
    <w:p w14:paraId="7E9A8BAE" w14:textId="77777777" w:rsidR="002A0287" w:rsidRDefault="00000000">
      <w:pPr>
        <w:spacing w:after="614" w:line="264" w:lineRule="auto"/>
        <w:ind w:left="-5" w:right="0"/>
      </w:pPr>
      <w:r>
        <w:rPr>
          <w:sz w:val="22"/>
        </w:rPr>
        <w:t xml:space="preserve">10 Print "Willst du Programmierer werden? Tippe </w:t>
      </w:r>
      <w:proofErr w:type="gramStart"/>
      <w:r>
        <w:rPr>
          <w:sz w:val="22"/>
        </w:rPr>
        <w:t>ja oder</w:t>
      </w:r>
      <w:proofErr w:type="gramEnd"/>
      <w:r>
        <w:rPr>
          <w:sz w:val="22"/>
        </w:rPr>
        <w:t xml:space="preserve"> nein auf der Tastatur" 20 Input A$ 30 </w:t>
      </w:r>
      <w:proofErr w:type="spellStart"/>
      <w:r>
        <w:rPr>
          <w:sz w:val="22"/>
        </w:rPr>
        <w:t>If</w:t>
      </w:r>
      <w:proofErr w:type="spellEnd"/>
      <w:r>
        <w:rPr>
          <w:sz w:val="22"/>
        </w:rPr>
        <w:t xml:space="preserve"> A$ = "ja" </w:t>
      </w:r>
      <w:proofErr w:type="spellStart"/>
      <w:r>
        <w:rPr>
          <w:sz w:val="22"/>
        </w:rPr>
        <w:t>then</w:t>
      </w:r>
      <w:proofErr w:type="spellEnd"/>
      <w:r>
        <w:rPr>
          <w:sz w:val="22"/>
        </w:rPr>
        <w:t xml:space="preserve"> </w:t>
      </w:r>
      <w:proofErr w:type="spellStart"/>
      <w:r>
        <w:rPr>
          <w:sz w:val="22"/>
        </w:rPr>
        <w:t>goto</w:t>
      </w:r>
      <w:proofErr w:type="spellEnd"/>
      <w:r>
        <w:rPr>
          <w:sz w:val="22"/>
        </w:rPr>
        <w:t xml:space="preserve"> 50 40 </w:t>
      </w:r>
      <w:proofErr w:type="spellStart"/>
      <w:r>
        <w:rPr>
          <w:sz w:val="22"/>
        </w:rPr>
        <w:t>If</w:t>
      </w:r>
      <w:proofErr w:type="spellEnd"/>
      <w:r>
        <w:rPr>
          <w:sz w:val="22"/>
        </w:rPr>
        <w:t xml:space="preserve"> A$ = "nein" </w:t>
      </w:r>
      <w:proofErr w:type="spellStart"/>
      <w:r>
        <w:rPr>
          <w:sz w:val="22"/>
        </w:rPr>
        <w:t>goto</w:t>
      </w:r>
      <w:proofErr w:type="spellEnd"/>
      <w:r>
        <w:rPr>
          <w:sz w:val="22"/>
        </w:rPr>
        <w:t xml:space="preserve"> 10 50 Print "Dann heute!" 60 END</w:t>
      </w:r>
      <w:r>
        <w:t xml:space="preserve"> </w:t>
      </w:r>
    </w:p>
    <w:p w14:paraId="09ED8E25" w14:textId="77777777" w:rsidR="002A0287" w:rsidRDefault="00000000">
      <w:pPr>
        <w:spacing w:after="204" w:line="259" w:lineRule="auto"/>
        <w:ind w:left="13" w:right="0"/>
        <w:jc w:val="center"/>
      </w:pPr>
      <w:r>
        <w:rPr>
          <w:sz w:val="20"/>
        </w:rPr>
        <w:t>[Ende Anhang: Im Kopf des Kochs]</w:t>
      </w:r>
      <w:r>
        <w:t xml:space="preserve"> </w:t>
      </w:r>
    </w:p>
    <w:p w14:paraId="7972E58C" w14:textId="77777777" w:rsidR="002A0287" w:rsidRDefault="00000000">
      <w:pPr>
        <w:spacing w:after="174" w:line="261" w:lineRule="auto"/>
        <w:ind w:left="13" w:right="1"/>
        <w:jc w:val="center"/>
      </w:pPr>
      <w:r>
        <w:rPr>
          <w:color w:val="666666"/>
          <w:sz w:val="20"/>
        </w:rPr>
        <w:t>Geschrieben vor der Umschulung. Unverändert.</w:t>
      </w:r>
      <w:r>
        <w:t xml:space="preserve"> </w:t>
      </w:r>
    </w:p>
    <w:p w14:paraId="47DD3055"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p w14:paraId="0B940C1E" w14:textId="77777777" w:rsidR="002A0287" w:rsidRDefault="00000000">
      <w:pPr>
        <w:spacing w:after="192" w:line="259" w:lineRule="auto"/>
        <w:ind w:left="12" w:right="1"/>
        <w:jc w:val="center"/>
      </w:pPr>
      <w:r>
        <w:rPr>
          <w:sz w:val="36"/>
        </w:rPr>
        <w:lastRenderedPageBreak/>
        <w:t>ANHANG 2</w:t>
      </w:r>
      <w:r>
        <w:rPr>
          <w:sz w:val="36"/>
          <w:vertAlign w:val="subscript"/>
        </w:rPr>
        <w:t xml:space="preserve"> </w:t>
      </w:r>
    </w:p>
    <w:p w14:paraId="49A18934" w14:textId="77777777" w:rsidR="002A0287" w:rsidRDefault="00000000">
      <w:pPr>
        <w:spacing w:after="143" w:line="265" w:lineRule="auto"/>
        <w:ind w:left="13" w:right="0"/>
        <w:jc w:val="center"/>
      </w:pPr>
      <w:proofErr w:type="spellStart"/>
      <w:r>
        <w:rPr>
          <w:sz w:val="32"/>
        </w:rPr>
        <w:t>Kotlin</w:t>
      </w:r>
      <w:proofErr w:type="spellEnd"/>
      <w:r>
        <w:rPr>
          <w:sz w:val="32"/>
        </w:rPr>
        <w:t xml:space="preserve"> für Hauptschüler</w:t>
      </w:r>
      <w:r>
        <w:t xml:space="preserve"> </w:t>
      </w:r>
    </w:p>
    <w:p w14:paraId="55197378" w14:textId="77777777" w:rsidR="002A0287" w:rsidRDefault="00000000">
      <w:pPr>
        <w:spacing w:after="611" w:line="265" w:lineRule="auto"/>
        <w:ind w:left="12" w:right="0"/>
        <w:jc w:val="center"/>
      </w:pPr>
      <w:r>
        <w:rPr>
          <w:sz w:val="22"/>
        </w:rPr>
        <w:t>Die vor 1980 geboren sind und nur den C64 kennen</w:t>
      </w:r>
      <w:r>
        <w:t xml:space="preserve"> </w:t>
      </w:r>
    </w:p>
    <w:p w14:paraId="4C6FABCB" w14:textId="77777777" w:rsidR="002A0287" w:rsidRDefault="00000000">
      <w:pPr>
        <w:ind w:left="19" w:right="15"/>
      </w:pPr>
      <w:r>
        <w:t xml:space="preserve">Basic und </w:t>
      </w:r>
      <w:proofErr w:type="spellStart"/>
      <w:r>
        <w:t>Kotlin</w:t>
      </w:r>
      <w:proofErr w:type="spellEnd"/>
      <w:r>
        <w:t xml:space="preserve"> sind zwei verschiedene Programmiersprachen mit unterschiedlichen Designphilosophien und Eigenschaften. </w:t>
      </w:r>
    </w:p>
    <w:p w14:paraId="731E657B" w14:textId="77777777" w:rsidR="002A0287" w:rsidRDefault="00000000">
      <w:pPr>
        <w:ind w:left="19" w:right="15"/>
      </w:pPr>
      <w:r>
        <w:t xml:space="preserve">Basic ist eine ältere Programmiersprache, die in den 1960er Jahren entwickelt wurde. Sie wurde hauptsächlich für Anfänger und zum schnellen </w:t>
      </w:r>
      <w:proofErr w:type="spellStart"/>
      <w:r>
        <w:t>Prototyping</w:t>
      </w:r>
      <w:proofErr w:type="spellEnd"/>
      <w:r>
        <w:t xml:space="preserve"> verwendet. Basic hat eine einfach zu lesende und zu schreibende Syntax und wurde oft für die Entwicklung von Desktop-Anwendungen verwendet. </w:t>
      </w:r>
    </w:p>
    <w:p w14:paraId="70281E9C" w14:textId="77777777" w:rsidR="002A0287" w:rsidRDefault="00000000">
      <w:pPr>
        <w:ind w:left="19" w:right="15"/>
      </w:pPr>
      <w:proofErr w:type="spellStart"/>
      <w:r>
        <w:t>Kotlin</w:t>
      </w:r>
      <w:proofErr w:type="spellEnd"/>
      <w:r>
        <w:t xml:space="preserve"> hingegen ist eine moderne Programmiersprache, die in den 2010er Jahren von </w:t>
      </w:r>
      <w:proofErr w:type="spellStart"/>
      <w:r>
        <w:t>JetBrains</w:t>
      </w:r>
      <w:proofErr w:type="spellEnd"/>
      <w:r>
        <w:t xml:space="preserve"> entwickelt wurde. </w:t>
      </w:r>
      <w:proofErr w:type="spellStart"/>
      <w:r>
        <w:t>Kotlin</w:t>
      </w:r>
      <w:proofErr w:type="spellEnd"/>
      <w:r>
        <w:t xml:space="preserve"> wurde speziell für die Entwicklung von plattformübergreifenden Anwendungen entwickelt. </w:t>
      </w:r>
    </w:p>
    <w:p w14:paraId="4E2B3B56" w14:textId="77777777" w:rsidR="002A0287" w:rsidRDefault="00000000">
      <w:pPr>
        <w:spacing w:after="441"/>
        <w:ind w:left="19" w:right="15"/>
      </w:pPr>
      <w:r>
        <w:t xml:space="preserve">Zusammenfassend lässt sich sagen: Basic ist alt und kann wenig. </w:t>
      </w:r>
      <w:proofErr w:type="spellStart"/>
      <w:r>
        <w:t>Kotlin</w:t>
      </w:r>
      <w:proofErr w:type="spellEnd"/>
      <w:r>
        <w:t xml:space="preserve"> ist eine moderne, vielseitige Sprache. </w:t>
      </w:r>
    </w:p>
    <w:p w14:paraId="6B902509" w14:textId="77777777" w:rsidR="002A0287" w:rsidRDefault="00000000">
      <w:pPr>
        <w:spacing w:after="184" w:line="265" w:lineRule="auto"/>
        <w:ind w:left="-5" w:right="0"/>
      </w:pPr>
      <w:r>
        <w:rPr>
          <w:sz w:val="28"/>
        </w:rPr>
        <w:t>Die Hauptunterschiede</w:t>
      </w:r>
      <w:r>
        <w:t xml:space="preserve"> </w:t>
      </w:r>
    </w:p>
    <w:p w14:paraId="13E9BF76" w14:textId="77777777" w:rsidR="002A0287" w:rsidRDefault="00000000">
      <w:pPr>
        <w:spacing w:after="157"/>
        <w:ind w:left="19" w:right="15"/>
      </w:pPr>
      <w:r>
        <w:t xml:space="preserve">Typisierung: Basic ist eine dynamisch typisierte Sprache, während </w:t>
      </w:r>
      <w:proofErr w:type="spellStart"/>
      <w:r>
        <w:t>Kotlin</w:t>
      </w:r>
      <w:proofErr w:type="spellEnd"/>
      <w:r>
        <w:t xml:space="preserve"> eine statisch typisierte Sprache ist. </w:t>
      </w:r>
    </w:p>
    <w:p w14:paraId="0962C8A5" w14:textId="77777777" w:rsidR="002A0287" w:rsidRDefault="00000000">
      <w:pPr>
        <w:spacing w:after="158"/>
        <w:ind w:left="19" w:right="15"/>
      </w:pPr>
      <w:r>
        <w:t xml:space="preserve">Objektorientierung: Basic unterstützt zwar Objektorientierung, jedoch ist diese nicht so ausgereift wie bei </w:t>
      </w:r>
      <w:proofErr w:type="spellStart"/>
      <w:r>
        <w:t>Kotlin</w:t>
      </w:r>
      <w:proofErr w:type="spellEnd"/>
      <w:r>
        <w:t xml:space="preserve">. </w:t>
      </w:r>
    </w:p>
    <w:p w14:paraId="2DB80CF4" w14:textId="77777777" w:rsidR="002A0287" w:rsidRDefault="00000000">
      <w:pPr>
        <w:spacing w:after="157"/>
        <w:ind w:left="19" w:right="15"/>
      </w:pPr>
      <w:r>
        <w:t xml:space="preserve">Null-Sicherheit: </w:t>
      </w:r>
      <w:proofErr w:type="spellStart"/>
      <w:r>
        <w:t>Kotlin</w:t>
      </w:r>
      <w:proofErr w:type="spellEnd"/>
      <w:r>
        <w:t xml:space="preserve"> ist in der Lage, Null-Referenzen bei der Kompilierung zu erkennen und Fehler zu vermeiden. </w:t>
      </w:r>
    </w:p>
    <w:p w14:paraId="08D5AA29" w14:textId="77777777" w:rsidR="002A0287" w:rsidRDefault="00000000">
      <w:pPr>
        <w:spacing w:after="407"/>
        <w:ind w:left="19" w:right="15"/>
      </w:pPr>
      <w:r>
        <w:t xml:space="preserve">Funktionale Programmierung: </w:t>
      </w:r>
      <w:proofErr w:type="spellStart"/>
      <w:r>
        <w:t>Kotlin</w:t>
      </w:r>
      <w:proofErr w:type="spellEnd"/>
      <w:r>
        <w:t xml:space="preserve"> unterstützt funktionale Programmierung, während Basic dies nur eingeschränkt unterstützt. </w:t>
      </w:r>
    </w:p>
    <w:p w14:paraId="07ED9F3F" w14:textId="77777777" w:rsidR="002A0287" w:rsidRDefault="00000000">
      <w:pPr>
        <w:spacing w:after="446" w:line="265" w:lineRule="auto"/>
        <w:ind w:left="11" w:right="0"/>
        <w:jc w:val="center"/>
      </w:pPr>
      <w:r>
        <w:t xml:space="preserve">— </w:t>
      </w:r>
    </w:p>
    <w:p w14:paraId="4202D7C7" w14:textId="77777777" w:rsidR="002A0287" w:rsidRDefault="00000000">
      <w:pPr>
        <w:spacing w:after="184" w:line="265" w:lineRule="auto"/>
        <w:ind w:left="-5" w:right="0"/>
      </w:pPr>
      <w:r>
        <w:rPr>
          <w:sz w:val="28"/>
        </w:rPr>
        <w:t>Das Beispiel: Eine Stoppuhr</w:t>
      </w:r>
      <w:r>
        <w:t xml:space="preserve"> </w:t>
      </w:r>
    </w:p>
    <w:p w14:paraId="021CC75C" w14:textId="77777777" w:rsidR="002A0287" w:rsidRDefault="00000000">
      <w:pPr>
        <w:spacing w:after="429"/>
        <w:ind w:left="19" w:right="15"/>
      </w:pPr>
      <w:r>
        <w:t xml:space="preserve">Hier der Unterschied zwischen Basic und </w:t>
      </w:r>
      <w:proofErr w:type="spellStart"/>
      <w:r>
        <w:t>Kotlin</w:t>
      </w:r>
      <w:proofErr w:type="spellEnd"/>
      <w:r>
        <w:t xml:space="preserve"> am Beispiel einer Stoppuhr-App. </w:t>
      </w:r>
    </w:p>
    <w:p w14:paraId="2518D4A3" w14:textId="77777777" w:rsidR="002A0287" w:rsidRDefault="00000000">
      <w:pPr>
        <w:spacing w:after="162" w:line="265" w:lineRule="auto"/>
        <w:ind w:left="-5" w:right="0"/>
      </w:pPr>
      <w:r>
        <w:rPr>
          <w:sz w:val="26"/>
        </w:rPr>
        <w:t>Die Stoppuhr in Basic (C64):</w:t>
      </w:r>
      <w:r>
        <w:t xml:space="preserve"> </w:t>
      </w:r>
    </w:p>
    <w:p w14:paraId="44A23E3E" w14:textId="77777777" w:rsidR="002A0287" w:rsidRDefault="00000000">
      <w:pPr>
        <w:spacing w:after="205" w:line="264" w:lineRule="auto"/>
        <w:ind w:left="-5" w:right="0"/>
      </w:pPr>
      <w:r>
        <w:rPr>
          <w:sz w:val="20"/>
        </w:rPr>
        <w:t xml:space="preserve">10 GET TIME T  </w:t>
      </w:r>
    </w:p>
    <w:p w14:paraId="1F3AB6E1" w14:textId="77777777" w:rsidR="002A0287" w:rsidRDefault="00000000">
      <w:pPr>
        <w:spacing w:after="205" w:line="264" w:lineRule="auto"/>
        <w:ind w:left="-5" w:right="0"/>
      </w:pPr>
      <w:r>
        <w:rPr>
          <w:sz w:val="20"/>
        </w:rPr>
        <w:t xml:space="preserve">20 INPUT "Drücken Sie eine Taste, um den </w:t>
      </w:r>
      <w:proofErr w:type="spellStart"/>
      <w:r>
        <w:rPr>
          <w:sz w:val="20"/>
        </w:rPr>
        <w:t>Timer</w:t>
      </w:r>
      <w:proofErr w:type="spellEnd"/>
      <w:r>
        <w:rPr>
          <w:sz w:val="20"/>
        </w:rPr>
        <w:t xml:space="preserve"> zu stoppen...", </w:t>
      </w:r>
      <w:proofErr w:type="spellStart"/>
      <w:r>
        <w:rPr>
          <w:sz w:val="20"/>
        </w:rPr>
        <w:t>stopper</w:t>
      </w:r>
      <w:proofErr w:type="spellEnd"/>
      <w:r>
        <w:rPr>
          <w:sz w:val="20"/>
        </w:rPr>
        <w:t xml:space="preserve">$  </w:t>
      </w:r>
    </w:p>
    <w:p w14:paraId="2A868DDC" w14:textId="77777777" w:rsidR="002A0287" w:rsidRDefault="00000000">
      <w:pPr>
        <w:spacing w:after="205" w:line="264" w:lineRule="auto"/>
        <w:ind w:left="-5" w:right="0"/>
      </w:pPr>
      <w:r>
        <w:rPr>
          <w:sz w:val="20"/>
        </w:rPr>
        <w:t xml:space="preserve">30 GET TIME T2  </w:t>
      </w:r>
    </w:p>
    <w:p w14:paraId="06FD0CA3" w14:textId="77777777" w:rsidR="002A0287" w:rsidRDefault="00000000">
      <w:pPr>
        <w:spacing w:after="205" w:line="264" w:lineRule="auto"/>
        <w:ind w:left="-5" w:right="0"/>
      </w:pPr>
      <w:r>
        <w:rPr>
          <w:sz w:val="20"/>
        </w:rPr>
        <w:lastRenderedPageBreak/>
        <w:t xml:space="preserve">40 DURATION = T2 - T  </w:t>
      </w:r>
    </w:p>
    <w:p w14:paraId="34DA8948" w14:textId="77777777" w:rsidR="002A0287" w:rsidRDefault="00000000">
      <w:pPr>
        <w:spacing w:after="27" w:line="483" w:lineRule="auto"/>
        <w:ind w:left="-5" w:right="0"/>
      </w:pPr>
      <w:r>
        <w:rPr>
          <w:sz w:val="20"/>
        </w:rPr>
        <w:t xml:space="preserve">50 PRINT "Die Dauer betrug "; DURATION/60; " Minuten und "; DURATION MOD 60; " Sekunden."  60 END </w:t>
      </w:r>
    </w:p>
    <w:p w14:paraId="3ED14E3F" w14:textId="77777777" w:rsidR="002A0287" w:rsidRDefault="00000000">
      <w:pPr>
        <w:spacing w:after="433" w:line="264" w:lineRule="auto"/>
        <w:ind w:left="-5" w:right="0"/>
      </w:pPr>
      <w:r>
        <w:rPr>
          <w:sz w:val="22"/>
        </w:rPr>
        <w:t>6 Zeilen. Fertig.</w:t>
      </w:r>
      <w:r>
        <w:t xml:space="preserve"> </w:t>
      </w:r>
    </w:p>
    <w:p w14:paraId="7EB39E79" w14:textId="77777777" w:rsidR="002A0287" w:rsidRDefault="00000000">
      <w:pPr>
        <w:spacing w:after="124" w:line="265" w:lineRule="auto"/>
        <w:ind w:left="-5" w:right="0"/>
      </w:pPr>
      <w:r>
        <w:rPr>
          <w:sz w:val="26"/>
        </w:rPr>
        <w:t xml:space="preserve">Die Stoppuhr in </w:t>
      </w:r>
      <w:proofErr w:type="spellStart"/>
      <w:r>
        <w:rPr>
          <w:sz w:val="26"/>
        </w:rPr>
        <w:t>Kotlin</w:t>
      </w:r>
      <w:proofErr w:type="spellEnd"/>
      <w:r>
        <w:rPr>
          <w:sz w:val="26"/>
        </w:rPr>
        <w:t xml:space="preserve"> (Android):</w:t>
      </w:r>
      <w:r>
        <w:t xml:space="preserve"> </w:t>
      </w:r>
    </w:p>
    <w:p w14:paraId="4BD3951F" w14:textId="77777777" w:rsidR="002A0287" w:rsidRDefault="00000000">
      <w:pPr>
        <w:spacing w:after="0" w:line="543" w:lineRule="auto"/>
        <w:ind w:left="0" w:right="4122" w:firstLine="0"/>
        <w:jc w:val="both"/>
      </w:pPr>
      <w:proofErr w:type="spellStart"/>
      <w:r>
        <w:rPr>
          <w:sz w:val="16"/>
        </w:rPr>
        <w:t>import</w:t>
      </w:r>
      <w:proofErr w:type="spellEnd"/>
      <w:r>
        <w:rPr>
          <w:sz w:val="16"/>
        </w:rPr>
        <w:t xml:space="preserve"> </w:t>
      </w:r>
      <w:proofErr w:type="spellStart"/>
      <w:r>
        <w:rPr>
          <w:sz w:val="16"/>
        </w:rPr>
        <w:t>android.os.Bundle</w:t>
      </w:r>
      <w:proofErr w:type="spellEnd"/>
      <w:r>
        <w:rPr>
          <w:sz w:val="16"/>
        </w:rPr>
        <w:t xml:space="preserve">  </w:t>
      </w:r>
      <w:proofErr w:type="spellStart"/>
      <w:r>
        <w:rPr>
          <w:sz w:val="16"/>
        </w:rPr>
        <w:t>import</w:t>
      </w:r>
      <w:proofErr w:type="spellEnd"/>
      <w:r>
        <w:rPr>
          <w:sz w:val="16"/>
        </w:rPr>
        <w:t xml:space="preserve"> </w:t>
      </w:r>
      <w:proofErr w:type="spellStart"/>
      <w:r>
        <w:rPr>
          <w:sz w:val="16"/>
        </w:rPr>
        <w:t>android.os.Handler</w:t>
      </w:r>
      <w:proofErr w:type="spellEnd"/>
      <w:r>
        <w:rPr>
          <w:sz w:val="16"/>
        </w:rPr>
        <w:t xml:space="preserve">  </w:t>
      </w:r>
      <w:proofErr w:type="spellStart"/>
      <w:r>
        <w:rPr>
          <w:sz w:val="16"/>
        </w:rPr>
        <w:t>import</w:t>
      </w:r>
      <w:proofErr w:type="spellEnd"/>
      <w:r>
        <w:rPr>
          <w:sz w:val="16"/>
        </w:rPr>
        <w:t xml:space="preserve"> </w:t>
      </w:r>
      <w:proofErr w:type="spellStart"/>
      <w:r>
        <w:rPr>
          <w:sz w:val="16"/>
        </w:rPr>
        <w:t>android.view.View</w:t>
      </w:r>
      <w:proofErr w:type="spellEnd"/>
      <w:r>
        <w:rPr>
          <w:sz w:val="16"/>
        </w:rPr>
        <w:t xml:space="preserve">  </w:t>
      </w:r>
      <w:proofErr w:type="spellStart"/>
      <w:r>
        <w:rPr>
          <w:sz w:val="16"/>
        </w:rPr>
        <w:t>import</w:t>
      </w:r>
      <w:proofErr w:type="spellEnd"/>
      <w:r>
        <w:rPr>
          <w:sz w:val="16"/>
        </w:rPr>
        <w:t xml:space="preserve"> </w:t>
      </w:r>
      <w:proofErr w:type="spellStart"/>
      <w:r>
        <w:rPr>
          <w:sz w:val="16"/>
        </w:rPr>
        <w:t>android.widget.Button</w:t>
      </w:r>
      <w:proofErr w:type="spellEnd"/>
      <w:r>
        <w:rPr>
          <w:sz w:val="16"/>
        </w:rPr>
        <w:t xml:space="preserve">  </w:t>
      </w:r>
      <w:proofErr w:type="spellStart"/>
      <w:r>
        <w:rPr>
          <w:sz w:val="16"/>
        </w:rPr>
        <w:t>import</w:t>
      </w:r>
      <w:proofErr w:type="spellEnd"/>
      <w:r>
        <w:rPr>
          <w:sz w:val="16"/>
        </w:rPr>
        <w:t xml:space="preserve"> </w:t>
      </w:r>
      <w:proofErr w:type="spellStart"/>
      <w:r>
        <w:rPr>
          <w:sz w:val="16"/>
        </w:rPr>
        <w:t>android.widget.TextView</w:t>
      </w:r>
      <w:proofErr w:type="spellEnd"/>
      <w:r>
        <w:rPr>
          <w:sz w:val="16"/>
        </w:rPr>
        <w:t xml:space="preserve">  </w:t>
      </w:r>
      <w:proofErr w:type="spellStart"/>
      <w:r>
        <w:rPr>
          <w:sz w:val="16"/>
        </w:rPr>
        <w:t>import</w:t>
      </w:r>
      <w:proofErr w:type="spellEnd"/>
      <w:r>
        <w:rPr>
          <w:sz w:val="16"/>
        </w:rPr>
        <w:t xml:space="preserve"> </w:t>
      </w:r>
      <w:proofErr w:type="spellStart"/>
      <w:r>
        <w:rPr>
          <w:sz w:val="16"/>
        </w:rPr>
        <w:t>androidx.appcompat.app.AppCompatActivity</w:t>
      </w:r>
      <w:proofErr w:type="spellEnd"/>
      <w:r>
        <w:rPr>
          <w:sz w:val="16"/>
        </w:rPr>
        <w:t xml:space="preserve">   </w:t>
      </w:r>
      <w:proofErr w:type="spellStart"/>
      <w:r>
        <w:rPr>
          <w:sz w:val="16"/>
        </w:rPr>
        <w:t>class</w:t>
      </w:r>
      <w:proofErr w:type="spellEnd"/>
      <w:r>
        <w:rPr>
          <w:sz w:val="16"/>
        </w:rPr>
        <w:t xml:space="preserve"> </w:t>
      </w:r>
      <w:proofErr w:type="spellStart"/>
      <w:r>
        <w:rPr>
          <w:sz w:val="16"/>
        </w:rPr>
        <w:t>MainActivity</w:t>
      </w:r>
      <w:proofErr w:type="spellEnd"/>
      <w:r>
        <w:rPr>
          <w:sz w:val="16"/>
        </w:rPr>
        <w:t xml:space="preserve"> : </w:t>
      </w:r>
      <w:proofErr w:type="spellStart"/>
      <w:r>
        <w:rPr>
          <w:sz w:val="16"/>
        </w:rPr>
        <w:t>AppCompatActivity</w:t>
      </w:r>
      <w:proofErr w:type="spellEnd"/>
      <w:r>
        <w:rPr>
          <w:sz w:val="16"/>
        </w:rPr>
        <w:t xml:space="preserve">() {      private </w:t>
      </w:r>
      <w:proofErr w:type="spellStart"/>
      <w:r>
        <w:rPr>
          <w:sz w:val="16"/>
        </w:rPr>
        <w:t>var</w:t>
      </w:r>
      <w:proofErr w:type="spellEnd"/>
      <w:r>
        <w:rPr>
          <w:sz w:val="16"/>
        </w:rPr>
        <w:t xml:space="preserve"> </w:t>
      </w:r>
      <w:proofErr w:type="spellStart"/>
      <w:r>
        <w:rPr>
          <w:sz w:val="16"/>
        </w:rPr>
        <w:t>seconds</w:t>
      </w:r>
      <w:proofErr w:type="spellEnd"/>
      <w:r>
        <w:rPr>
          <w:sz w:val="16"/>
        </w:rPr>
        <w:t xml:space="preserve"> = 0      private </w:t>
      </w:r>
      <w:proofErr w:type="spellStart"/>
      <w:r>
        <w:rPr>
          <w:sz w:val="16"/>
        </w:rPr>
        <w:t>var</w:t>
      </w:r>
      <w:proofErr w:type="spellEnd"/>
      <w:r>
        <w:rPr>
          <w:sz w:val="16"/>
        </w:rPr>
        <w:t xml:space="preserve"> </w:t>
      </w:r>
      <w:proofErr w:type="spellStart"/>
      <w:r>
        <w:rPr>
          <w:sz w:val="16"/>
        </w:rPr>
        <w:t>running</w:t>
      </w:r>
      <w:proofErr w:type="spellEnd"/>
      <w:r>
        <w:rPr>
          <w:sz w:val="16"/>
        </w:rPr>
        <w:t xml:space="preserve"> = </w:t>
      </w:r>
      <w:proofErr w:type="spellStart"/>
      <w:r>
        <w:rPr>
          <w:sz w:val="16"/>
        </w:rPr>
        <w:t>false</w:t>
      </w:r>
      <w:proofErr w:type="spellEnd"/>
      <w:r>
        <w:rPr>
          <w:sz w:val="16"/>
        </w:rPr>
        <w:t xml:space="preserve">      private </w:t>
      </w:r>
      <w:proofErr w:type="spellStart"/>
      <w:r>
        <w:rPr>
          <w:sz w:val="16"/>
        </w:rPr>
        <w:t>lateinit</w:t>
      </w:r>
      <w:proofErr w:type="spellEnd"/>
      <w:r>
        <w:rPr>
          <w:sz w:val="16"/>
        </w:rPr>
        <w:t xml:space="preserve"> </w:t>
      </w:r>
      <w:proofErr w:type="spellStart"/>
      <w:r>
        <w:rPr>
          <w:sz w:val="16"/>
        </w:rPr>
        <w:t>var</w:t>
      </w:r>
      <w:proofErr w:type="spellEnd"/>
      <w:r>
        <w:rPr>
          <w:sz w:val="16"/>
        </w:rPr>
        <w:t xml:space="preserve"> </w:t>
      </w:r>
      <w:proofErr w:type="spellStart"/>
      <w:r>
        <w:rPr>
          <w:sz w:val="16"/>
        </w:rPr>
        <w:t>timeView</w:t>
      </w:r>
      <w:proofErr w:type="spellEnd"/>
      <w:r>
        <w:rPr>
          <w:sz w:val="16"/>
        </w:rPr>
        <w:t xml:space="preserve">: </w:t>
      </w:r>
      <w:proofErr w:type="spellStart"/>
      <w:r>
        <w:rPr>
          <w:sz w:val="16"/>
        </w:rPr>
        <w:t>TextView</w:t>
      </w:r>
      <w:proofErr w:type="spellEnd"/>
      <w:r>
        <w:rPr>
          <w:sz w:val="16"/>
        </w:rPr>
        <w:t xml:space="preserve">      private </w:t>
      </w:r>
      <w:proofErr w:type="spellStart"/>
      <w:r>
        <w:rPr>
          <w:sz w:val="16"/>
        </w:rPr>
        <w:t>lateinit</w:t>
      </w:r>
      <w:proofErr w:type="spellEnd"/>
      <w:r>
        <w:rPr>
          <w:sz w:val="16"/>
        </w:rPr>
        <w:t xml:space="preserve"> </w:t>
      </w:r>
      <w:proofErr w:type="spellStart"/>
      <w:r>
        <w:rPr>
          <w:sz w:val="16"/>
        </w:rPr>
        <w:t>var</w:t>
      </w:r>
      <w:proofErr w:type="spellEnd"/>
      <w:r>
        <w:rPr>
          <w:sz w:val="16"/>
        </w:rPr>
        <w:t xml:space="preserve"> </w:t>
      </w:r>
      <w:proofErr w:type="spellStart"/>
      <w:r>
        <w:rPr>
          <w:sz w:val="16"/>
        </w:rPr>
        <w:t>startButton</w:t>
      </w:r>
      <w:proofErr w:type="spellEnd"/>
      <w:r>
        <w:rPr>
          <w:sz w:val="16"/>
        </w:rPr>
        <w:t xml:space="preserve">: Button      private </w:t>
      </w:r>
      <w:proofErr w:type="spellStart"/>
      <w:r>
        <w:rPr>
          <w:sz w:val="16"/>
        </w:rPr>
        <w:t>lateinit</w:t>
      </w:r>
      <w:proofErr w:type="spellEnd"/>
      <w:r>
        <w:rPr>
          <w:sz w:val="16"/>
        </w:rPr>
        <w:t xml:space="preserve"> </w:t>
      </w:r>
      <w:proofErr w:type="spellStart"/>
      <w:r>
        <w:rPr>
          <w:sz w:val="16"/>
        </w:rPr>
        <w:t>var</w:t>
      </w:r>
      <w:proofErr w:type="spellEnd"/>
      <w:r>
        <w:rPr>
          <w:sz w:val="16"/>
        </w:rPr>
        <w:t xml:space="preserve"> </w:t>
      </w:r>
      <w:proofErr w:type="spellStart"/>
      <w:r>
        <w:rPr>
          <w:sz w:val="16"/>
        </w:rPr>
        <w:t>stopButton</w:t>
      </w:r>
      <w:proofErr w:type="spellEnd"/>
      <w:r>
        <w:rPr>
          <w:sz w:val="16"/>
        </w:rPr>
        <w:t xml:space="preserve">: Button      private </w:t>
      </w:r>
      <w:proofErr w:type="spellStart"/>
      <w:r>
        <w:rPr>
          <w:sz w:val="16"/>
        </w:rPr>
        <w:t>lateinit</w:t>
      </w:r>
      <w:proofErr w:type="spellEnd"/>
      <w:r>
        <w:rPr>
          <w:sz w:val="16"/>
        </w:rPr>
        <w:t xml:space="preserve"> </w:t>
      </w:r>
      <w:proofErr w:type="spellStart"/>
      <w:r>
        <w:rPr>
          <w:sz w:val="16"/>
        </w:rPr>
        <w:t>var</w:t>
      </w:r>
      <w:proofErr w:type="spellEnd"/>
      <w:r>
        <w:rPr>
          <w:sz w:val="16"/>
        </w:rPr>
        <w:t xml:space="preserve"> </w:t>
      </w:r>
      <w:proofErr w:type="spellStart"/>
      <w:r>
        <w:rPr>
          <w:sz w:val="16"/>
        </w:rPr>
        <w:t>resetButton</w:t>
      </w:r>
      <w:proofErr w:type="spellEnd"/>
      <w:r>
        <w:rPr>
          <w:sz w:val="16"/>
        </w:rPr>
        <w:t xml:space="preserve">: Button       </w:t>
      </w:r>
      <w:proofErr w:type="spellStart"/>
      <w:r>
        <w:rPr>
          <w:sz w:val="16"/>
        </w:rPr>
        <w:t>override</w:t>
      </w:r>
      <w:proofErr w:type="spellEnd"/>
      <w:r>
        <w:rPr>
          <w:sz w:val="16"/>
        </w:rPr>
        <w:t xml:space="preserve"> </w:t>
      </w:r>
      <w:proofErr w:type="spellStart"/>
      <w:r>
        <w:rPr>
          <w:sz w:val="16"/>
        </w:rPr>
        <w:t>fun</w:t>
      </w:r>
      <w:proofErr w:type="spellEnd"/>
      <w:r>
        <w:rPr>
          <w:sz w:val="16"/>
        </w:rPr>
        <w:t xml:space="preserve"> </w:t>
      </w:r>
      <w:proofErr w:type="spellStart"/>
      <w:r>
        <w:rPr>
          <w:sz w:val="16"/>
        </w:rPr>
        <w:t>onCreate</w:t>
      </w:r>
      <w:proofErr w:type="spellEnd"/>
      <w:r>
        <w:rPr>
          <w:sz w:val="16"/>
        </w:rPr>
        <w:t>(</w:t>
      </w:r>
      <w:proofErr w:type="spellStart"/>
      <w:r>
        <w:rPr>
          <w:sz w:val="16"/>
        </w:rPr>
        <w:t>savedInstanceState</w:t>
      </w:r>
      <w:proofErr w:type="spellEnd"/>
      <w:r>
        <w:rPr>
          <w:sz w:val="16"/>
        </w:rPr>
        <w:t xml:space="preserve">: Bundle?) {          </w:t>
      </w:r>
      <w:proofErr w:type="spellStart"/>
      <w:r>
        <w:rPr>
          <w:sz w:val="16"/>
        </w:rPr>
        <w:t>super.onCreate</w:t>
      </w:r>
      <w:proofErr w:type="spellEnd"/>
      <w:r>
        <w:rPr>
          <w:sz w:val="16"/>
        </w:rPr>
        <w:t>(</w:t>
      </w:r>
      <w:proofErr w:type="spellStart"/>
      <w:r>
        <w:rPr>
          <w:sz w:val="16"/>
        </w:rPr>
        <w:t>savedInstanceState</w:t>
      </w:r>
      <w:proofErr w:type="spellEnd"/>
      <w:r>
        <w:rPr>
          <w:sz w:val="16"/>
        </w:rPr>
        <w:t xml:space="preserve">)          </w:t>
      </w:r>
      <w:proofErr w:type="spellStart"/>
      <w:r>
        <w:rPr>
          <w:sz w:val="16"/>
        </w:rPr>
        <w:t>setContentView</w:t>
      </w:r>
      <w:proofErr w:type="spellEnd"/>
      <w:r>
        <w:rPr>
          <w:sz w:val="16"/>
        </w:rPr>
        <w:t>(</w:t>
      </w:r>
      <w:proofErr w:type="spellStart"/>
      <w:r>
        <w:rPr>
          <w:sz w:val="16"/>
        </w:rPr>
        <w:t>R.layout.activity_main</w:t>
      </w:r>
      <w:proofErr w:type="spellEnd"/>
      <w:r>
        <w:rPr>
          <w:sz w:val="16"/>
        </w:rPr>
        <w:t xml:space="preserve">)           </w:t>
      </w:r>
      <w:proofErr w:type="spellStart"/>
      <w:r>
        <w:rPr>
          <w:sz w:val="16"/>
        </w:rPr>
        <w:t>timeView</w:t>
      </w:r>
      <w:proofErr w:type="spellEnd"/>
      <w:r>
        <w:rPr>
          <w:sz w:val="16"/>
        </w:rPr>
        <w:t xml:space="preserve"> = </w:t>
      </w:r>
      <w:proofErr w:type="spellStart"/>
      <w:r>
        <w:rPr>
          <w:sz w:val="16"/>
        </w:rPr>
        <w:t>findViewById</w:t>
      </w:r>
      <w:proofErr w:type="spellEnd"/>
      <w:r>
        <w:rPr>
          <w:sz w:val="16"/>
        </w:rPr>
        <w:t>(</w:t>
      </w:r>
      <w:proofErr w:type="spellStart"/>
      <w:r>
        <w:rPr>
          <w:sz w:val="16"/>
        </w:rPr>
        <w:t>R.id.time_view</w:t>
      </w:r>
      <w:proofErr w:type="spellEnd"/>
      <w:r>
        <w:rPr>
          <w:sz w:val="16"/>
        </w:rPr>
        <w:t xml:space="preserve">)          </w:t>
      </w:r>
      <w:proofErr w:type="spellStart"/>
      <w:r>
        <w:rPr>
          <w:sz w:val="16"/>
        </w:rPr>
        <w:t>startButton</w:t>
      </w:r>
      <w:proofErr w:type="spellEnd"/>
      <w:r>
        <w:rPr>
          <w:sz w:val="16"/>
        </w:rPr>
        <w:t xml:space="preserve"> = </w:t>
      </w:r>
      <w:proofErr w:type="spellStart"/>
      <w:r>
        <w:rPr>
          <w:sz w:val="16"/>
        </w:rPr>
        <w:t>findViewById</w:t>
      </w:r>
      <w:proofErr w:type="spellEnd"/>
      <w:r>
        <w:rPr>
          <w:sz w:val="16"/>
        </w:rPr>
        <w:t>(</w:t>
      </w:r>
      <w:proofErr w:type="spellStart"/>
      <w:r>
        <w:rPr>
          <w:sz w:val="16"/>
        </w:rPr>
        <w:t>R.id.start_button</w:t>
      </w:r>
      <w:proofErr w:type="spellEnd"/>
      <w:r>
        <w:rPr>
          <w:sz w:val="16"/>
        </w:rPr>
        <w:t xml:space="preserve">)          </w:t>
      </w:r>
      <w:proofErr w:type="spellStart"/>
      <w:r>
        <w:rPr>
          <w:sz w:val="16"/>
        </w:rPr>
        <w:t>stopButton</w:t>
      </w:r>
      <w:proofErr w:type="spellEnd"/>
      <w:r>
        <w:rPr>
          <w:sz w:val="16"/>
        </w:rPr>
        <w:t xml:space="preserve"> = </w:t>
      </w:r>
      <w:proofErr w:type="spellStart"/>
      <w:r>
        <w:rPr>
          <w:sz w:val="16"/>
        </w:rPr>
        <w:t>findViewById</w:t>
      </w:r>
      <w:proofErr w:type="spellEnd"/>
      <w:r>
        <w:rPr>
          <w:sz w:val="16"/>
        </w:rPr>
        <w:t>(</w:t>
      </w:r>
      <w:proofErr w:type="spellStart"/>
      <w:r>
        <w:rPr>
          <w:sz w:val="16"/>
        </w:rPr>
        <w:t>R.id.stop_button</w:t>
      </w:r>
      <w:proofErr w:type="spellEnd"/>
      <w:r>
        <w:rPr>
          <w:sz w:val="16"/>
        </w:rPr>
        <w:t xml:space="preserve">)          </w:t>
      </w:r>
      <w:proofErr w:type="spellStart"/>
      <w:r>
        <w:rPr>
          <w:sz w:val="16"/>
        </w:rPr>
        <w:t>resetButton</w:t>
      </w:r>
      <w:proofErr w:type="spellEnd"/>
      <w:r>
        <w:rPr>
          <w:sz w:val="16"/>
        </w:rPr>
        <w:t xml:space="preserve"> = </w:t>
      </w:r>
      <w:proofErr w:type="spellStart"/>
      <w:r>
        <w:rPr>
          <w:sz w:val="16"/>
        </w:rPr>
        <w:t>findViewById</w:t>
      </w:r>
      <w:proofErr w:type="spellEnd"/>
      <w:r>
        <w:rPr>
          <w:sz w:val="16"/>
        </w:rPr>
        <w:t>(</w:t>
      </w:r>
      <w:proofErr w:type="spellStart"/>
      <w:r>
        <w:rPr>
          <w:sz w:val="16"/>
        </w:rPr>
        <w:t>R.id.reset_button</w:t>
      </w:r>
      <w:proofErr w:type="spellEnd"/>
      <w:r>
        <w:rPr>
          <w:sz w:val="16"/>
        </w:rPr>
        <w:t xml:space="preserve">)           </w:t>
      </w:r>
      <w:proofErr w:type="spellStart"/>
      <w:r>
        <w:rPr>
          <w:sz w:val="16"/>
        </w:rPr>
        <w:t>startButton.setOnClickListener</w:t>
      </w:r>
      <w:proofErr w:type="spellEnd"/>
      <w:r>
        <w:rPr>
          <w:sz w:val="16"/>
        </w:rPr>
        <w:t xml:space="preserve"> { </w:t>
      </w:r>
      <w:proofErr w:type="spellStart"/>
      <w:r>
        <w:rPr>
          <w:sz w:val="16"/>
        </w:rPr>
        <w:t>startTimer</w:t>
      </w:r>
      <w:proofErr w:type="spellEnd"/>
      <w:r>
        <w:rPr>
          <w:sz w:val="16"/>
        </w:rPr>
        <w:t xml:space="preserve">() }          </w:t>
      </w:r>
      <w:proofErr w:type="spellStart"/>
      <w:r>
        <w:rPr>
          <w:sz w:val="16"/>
        </w:rPr>
        <w:t>stopButton.setOnClickListener</w:t>
      </w:r>
      <w:proofErr w:type="spellEnd"/>
      <w:r>
        <w:rPr>
          <w:sz w:val="16"/>
        </w:rPr>
        <w:t xml:space="preserve"> { </w:t>
      </w:r>
      <w:proofErr w:type="spellStart"/>
      <w:r>
        <w:rPr>
          <w:sz w:val="16"/>
        </w:rPr>
        <w:t>stopTimer</w:t>
      </w:r>
      <w:proofErr w:type="spellEnd"/>
      <w:r>
        <w:rPr>
          <w:sz w:val="16"/>
        </w:rPr>
        <w:t xml:space="preserve">() }          </w:t>
      </w:r>
      <w:proofErr w:type="spellStart"/>
      <w:r>
        <w:rPr>
          <w:sz w:val="16"/>
        </w:rPr>
        <w:t>resetButton.setOnClickListener</w:t>
      </w:r>
      <w:proofErr w:type="spellEnd"/>
      <w:r>
        <w:rPr>
          <w:sz w:val="16"/>
        </w:rPr>
        <w:t xml:space="preserve"> { </w:t>
      </w:r>
      <w:proofErr w:type="spellStart"/>
      <w:r>
        <w:rPr>
          <w:sz w:val="16"/>
        </w:rPr>
        <w:t>resetTimer</w:t>
      </w:r>
      <w:proofErr w:type="spellEnd"/>
      <w:r>
        <w:rPr>
          <w:sz w:val="16"/>
        </w:rPr>
        <w:t xml:space="preserve">() }           </w:t>
      </w:r>
      <w:proofErr w:type="spellStart"/>
      <w:r>
        <w:rPr>
          <w:sz w:val="16"/>
        </w:rPr>
        <w:t>runTimer</w:t>
      </w:r>
      <w:proofErr w:type="spellEnd"/>
      <w:r>
        <w:rPr>
          <w:sz w:val="16"/>
        </w:rPr>
        <w:t xml:space="preserve">()     }       private </w:t>
      </w:r>
      <w:proofErr w:type="spellStart"/>
      <w:r>
        <w:rPr>
          <w:sz w:val="16"/>
        </w:rPr>
        <w:t>fun</w:t>
      </w:r>
      <w:proofErr w:type="spellEnd"/>
      <w:r>
        <w:rPr>
          <w:sz w:val="16"/>
        </w:rPr>
        <w:t xml:space="preserve"> </w:t>
      </w:r>
      <w:proofErr w:type="spellStart"/>
      <w:r>
        <w:rPr>
          <w:sz w:val="16"/>
        </w:rPr>
        <w:t>startTimer</w:t>
      </w:r>
      <w:proofErr w:type="spellEnd"/>
      <w:r>
        <w:rPr>
          <w:sz w:val="16"/>
        </w:rPr>
        <w:t xml:space="preserve">() {         </w:t>
      </w:r>
      <w:proofErr w:type="spellStart"/>
      <w:r>
        <w:rPr>
          <w:sz w:val="16"/>
        </w:rPr>
        <w:t>running</w:t>
      </w:r>
      <w:proofErr w:type="spellEnd"/>
      <w:r>
        <w:rPr>
          <w:sz w:val="16"/>
        </w:rPr>
        <w:t xml:space="preserve"> = </w:t>
      </w:r>
      <w:proofErr w:type="spellStart"/>
      <w:r>
        <w:rPr>
          <w:sz w:val="16"/>
        </w:rPr>
        <w:t>true</w:t>
      </w:r>
      <w:proofErr w:type="spellEnd"/>
      <w:r>
        <w:rPr>
          <w:sz w:val="16"/>
        </w:rPr>
        <w:t xml:space="preserve">     }       private </w:t>
      </w:r>
      <w:proofErr w:type="spellStart"/>
      <w:r>
        <w:rPr>
          <w:sz w:val="16"/>
        </w:rPr>
        <w:t>fun</w:t>
      </w:r>
      <w:proofErr w:type="spellEnd"/>
      <w:r>
        <w:rPr>
          <w:sz w:val="16"/>
        </w:rPr>
        <w:t xml:space="preserve"> </w:t>
      </w:r>
      <w:proofErr w:type="spellStart"/>
      <w:r>
        <w:rPr>
          <w:sz w:val="16"/>
        </w:rPr>
        <w:t>stopTimer</w:t>
      </w:r>
      <w:proofErr w:type="spellEnd"/>
      <w:r>
        <w:rPr>
          <w:sz w:val="16"/>
        </w:rPr>
        <w:t xml:space="preserve">() {         </w:t>
      </w:r>
      <w:proofErr w:type="spellStart"/>
      <w:r>
        <w:rPr>
          <w:sz w:val="16"/>
        </w:rPr>
        <w:t>running</w:t>
      </w:r>
      <w:proofErr w:type="spellEnd"/>
      <w:r>
        <w:rPr>
          <w:sz w:val="16"/>
        </w:rPr>
        <w:t xml:space="preserve"> = </w:t>
      </w:r>
      <w:proofErr w:type="spellStart"/>
      <w:r>
        <w:rPr>
          <w:sz w:val="16"/>
        </w:rPr>
        <w:t>false</w:t>
      </w:r>
      <w:proofErr w:type="spellEnd"/>
      <w:r>
        <w:rPr>
          <w:sz w:val="16"/>
        </w:rPr>
        <w:t xml:space="preserve">     }       private </w:t>
      </w:r>
      <w:proofErr w:type="spellStart"/>
      <w:r>
        <w:rPr>
          <w:sz w:val="16"/>
        </w:rPr>
        <w:t>fun</w:t>
      </w:r>
      <w:proofErr w:type="spellEnd"/>
      <w:r>
        <w:rPr>
          <w:sz w:val="16"/>
        </w:rPr>
        <w:t xml:space="preserve"> </w:t>
      </w:r>
      <w:proofErr w:type="spellStart"/>
      <w:r>
        <w:rPr>
          <w:sz w:val="16"/>
        </w:rPr>
        <w:t>resetTimer</w:t>
      </w:r>
      <w:proofErr w:type="spellEnd"/>
      <w:r>
        <w:rPr>
          <w:sz w:val="16"/>
        </w:rPr>
        <w:t xml:space="preserve">() {         </w:t>
      </w:r>
      <w:proofErr w:type="spellStart"/>
      <w:r>
        <w:rPr>
          <w:sz w:val="16"/>
        </w:rPr>
        <w:t>running</w:t>
      </w:r>
      <w:proofErr w:type="spellEnd"/>
      <w:r>
        <w:rPr>
          <w:sz w:val="16"/>
        </w:rPr>
        <w:t xml:space="preserve"> = </w:t>
      </w:r>
      <w:proofErr w:type="spellStart"/>
      <w:r>
        <w:rPr>
          <w:sz w:val="16"/>
        </w:rPr>
        <w:t>false</w:t>
      </w:r>
      <w:proofErr w:type="spellEnd"/>
      <w:r>
        <w:rPr>
          <w:sz w:val="16"/>
        </w:rPr>
        <w:t xml:space="preserve">         </w:t>
      </w:r>
      <w:proofErr w:type="spellStart"/>
      <w:r>
        <w:rPr>
          <w:sz w:val="16"/>
        </w:rPr>
        <w:t>seconds</w:t>
      </w:r>
      <w:proofErr w:type="spellEnd"/>
      <w:r>
        <w:rPr>
          <w:sz w:val="16"/>
        </w:rPr>
        <w:t xml:space="preserve"> = 0     }       private </w:t>
      </w:r>
      <w:proofErr w:type="spellStart"/>
      <w:r>
        <w:rPr>
          <w:sz w:val="16"/>
        </w:rPr>
        <w:t>fun</w:t>
      </w:r>
      <w:proofErr w:type="spellEnd"/>
      <w:r>
        <w:rPr>
          <w:sz w:val="16"/>
        </w:rPr>
        <w:t xml:space="preserve"> </w:t>
      </w:r>
      <w:proofErr w:type="spellStart"/>
      <w:r>
        <w:rPr>
          <w:sz w:val="16"/>
        </w:rPr>
        <w:t>runTimer</w:t>
      </w:r>
      <w:proofErr w:type="spellEnd"/>
      <w:r>
        <w:rPr>
          <w:sz w:val="16"/>
        </w:rPr>
        <w:t xml:space="preserve">() {          </w:t>
      </w:r>
    </w:p>
    <w:p w14:paraId="0F0CA832" w14:textId="77777777" w:rsidR="002A0287" w:rsidRDefault="00000000">
      <w:pPr>
        <w:spacing w:after="192"/>
        <w:ind w:left="-5" w:right="0"/>
      </w:pPr>
      <w:proofErr w:type="spellStart"/>
      <w:r>
        <w:rPr>
          <w:sz w:val="16"/>
        </w:rPr>
        <w:t>val</w:t>
      </w:r>
      <w:proofErr w:type="spellEnd"/>
      <w:r>
        <w:rPr>
          <w:sz w:val="16"/>
        </w:rPr>
        <w:t xml:space="preserve"> </w:t>
      </w:r>
      <w:proofErr w:type="spellStart"/>
      <w:r>
        <w:rPr>
          <w:sz w:val="16"/>
        </w:rPr>
        <w:t>handler</w:t>
      </w:r>
      <w:proofErr w:type="spellEnd"/>
      <w:r>
        <w:rPr>
          <w:sz w:val="16"/>
        </w:rPr>
        <w:t xml:space="preserve"> = </w:t>
      </w:r>
      <w:proofErr w:type="gramStart"/>
      <w:r>
        <w:rPr>
          <w:sz w:val="16"/>
        </w:rPr>
        <w:t>Handler(</w:t>
      </w:r>
      <w:proofErr w:type="gramEnd"/>
      <w:r>
        <w:rPr>
          <w:sz w:val="16"/>
        </w:rPr>
        <w:t xml:space="preserve">)          </w:t>
      </w:r>
    </w:p>
    <w:p w14:paraId="739D4926" w14:textId="77777777" w:rsidR="002A0287" w:rsidRDefault="00000000">
      <w:pPr>
        <w:spacing w:after="279"/>
        <w:ind w:left="-5" w:right="0"/>
      </w:pPr>
      <w:proofErr w:type="spellStart"/>
      <w:proofErr w:type="gramStart"/>
      <w:r>
        <w:rPr>
          <w:sz w:val="16"/>
        </w:rPr>
        <w:t>handler.post</w:t>
      </w:r>
      <w:proofErr w:type="spellEnd"/>
      <w:r>
        <w:rPr>
          <w:sz w:val="16"/>
        </w:rPr>
        <w:t>(</w:t>
      </w:r>
      <w:proofErr w:type="spellStart"/>
      <w:r>
        <w:rPr>
          <w:sz w:val="16"/>
        </w:rPr>
        <w:t>object</w:t>
      </w:r>
      <w:proofErr w:type="spellEnd"/>
      <w:r>
        <w:rPr>
          <w:sz w:val="16"/>
        </w:rPr>
        <w:t xml:space="preserve"> :</w:t>
      </w:r>
      <w:proofErr w:type="gramEnd"/>
      <w:r>
        <w:rPr>
          <w:sz w:val="16"/>
        </w:rPr>
        <w:t xml:space="preserve"> </w:t>
      </w:r>
      <w:proofErr w:type="spellStart"/>
      <w:r>
        <w:rPr>
          <w:sz w:val="16"/>
        </w:rPr>
        <w:t>Runnable</w:t>
      </w:r>
      <w:proofErr w:type="spellEnd"/>
      <w:r>
        <w:rPr>
          <w:sz w:val="16"/>
        </w:rPr>
        <w:t xml:space="preserve"> </w:t>
      </w:r>
      <w:proofErr w:type="gramStart"/>
      <w:r>
        <w:rPr>
          <w:sz w:val="16"/>
        </w:rPr>
        <w:t xml:space="preserve">{  </w:t>
      </w:r>
      <w:proofErr w:type="gramEnd"/>
      <w:r>
        <w:rPr>
          <w:sz w:val="16"/>
        </w:rPr>
        <w:t xml:space="preserve">           </w:t>
      </w:r>
      <w:proofErr w:type="spellStart"/>
      <w:r>
        <w:rPr>
          <w:sz w:val="16"/>
        </w:rPr>
        <w:t>override</w:t>
      </w:r>
      <w:proofErr w:type="spellEnd"/>
      <w:r>
        <w:rPr>
          <w:sz w:val="16"/>
        </w:rPr>
        <w:t xml:space="preserve"> </w:t>
      </w:r>
      <w:proofErr w:type="spellStart"/>
      <w:r>
        <w:rPr>
          <w:sz w:val="16"/>
        </w:rPr>
        <w:t>fun</w:t>
      </w:r>
      <w:proofErr w:type="spellEnd"/>
      <w:r>
        <w:rPr>
          <w:sz w:val="16"/>
        </w:rPr>
        <w:t xml:space="preserve"> </w:t>
      </w:r>
      <w:proofErr w:type="spellStart"/>
      <w:proofErr w:type="gramStart"/>
      <w:r>
        <w:rPr>
          <w:sz w:val="16"/>
        </w:rPr>
        <w:t>run</w:t>
      </w:r>
      <w:proofErr w:type="spellEnd"/>
      <w:r>
        <w:rPr>
          <w:sz w:val="16"/>
        </w:rPr>
        <w:t>(</w:t>
      </w:r>
      <w:proofErr w:type="gramEnd"/>
      <w:r>
        <w:rPr>
          <w:sz w:val="16"/>
        </w:rPr>
        <w:t xml:space="preserve">) </w:t>
      </w:r>
      <w:proofErr w:type="gramStart"/>
      <w:r>
        <w:rPr>
          <w:sz w:val="16"/>
        </w:rPr>
        <w:t xml:space="preserve">{  </w:t>
      </w:r>
      <w:proofErr w:type="gramEnd"/>
      <w:r>
        <w:rPr>
          <w:sz w:val="16"/>
        </w:rPr>
        <w:t xml:space="preserve">               </w:t>
      </w:r>
      <w:proofErr w:type="spellStart"/>
      <w:r>
        <w:rPr>
          <w:sz w:val="16"/>
        </w:rPr>
        <w:t>val</w:t>
      </w:r>
      <w:proofErr w:type="spellEnd"/>
      <w:r>
        <w:rPr>
          <w:sz w:val="16"/>
        </w:rPr>
        <w:t xml:space="preserve"> </w:t>
      </w:r>
      <w:proofErr w:type="spellStart"/>
      <w:r>
        <w:rPr>
          <w:sz w:val="16"/>
        </w:rPr>
        <w:t>hours</w:t>
      </w:r>
      <w:proofErr w:type="spellEnd"/>
      <w:r>
        <w:rPr>
          <w:sz w:val="16"/>
        </w:rPr>
        <w:t xml:space="preserve"> = </w:t>
      </w:r>
      <w:proofErr w:type="spellStart"/>
      <w:r>
        <w:rPr>
          <w:sz w:val="16"/>
        </w:rPr>
        <w:t>seconds</w:t>
      </w:r>
      <w:proofErr w:type="spellEnd"/>
      <w:r>
        <w:rPr>
          <w:sz w:val="16"/>
        </w:rPr>
        <w:t xml:space="preserve"> / 3600                 </w:t>
      </w:r>
      <w:proofErr w:type="spellStart"/>
      <w:r>
        <w:rPr>
          <w:sz w:val="16"/>
        </w:rPr>
        <w:t>val</w:t>
      </w:r>
      <w:proofErr w:type="spellEnd"/>
      <w:r>
        <w:rPr>
          <w:sz w:val="16"/>
        </w:rPr>
        <w:t xml:space="preserve"> </w:t>
      </w:r>
      <w:proofErr w:type="spellStart"/>
      <w:r>
        <w:rPr>
          <w:sz w:val="16"/>
        </w:rPr>
        <w:t>minutes</w:t>
      </w:r>
      <w:proofErr w:type="spellEnd"/>
      <w:r>
        <w:rPr>
          <w:sz w:val="16"/>
        </w:rPr>
        <w:t xml:space="preserve"> = (</w:t>
      </w:r>
      <w:proofErr w:type="spellStart"/>
      <w:r>
        <w:rPr>
          <w:sz w:val="16"/>
        </w:rPr>
        <w:t>seconds</w:t>
      </w:r>
      <w:proofErr w:type="spellEnd"/>
      <w:r>
        <w:rPr>
          <w:sz w:val="16"/>
        </w:rPr>
        <w:t xml:space="preserve"> % 3600) / 60                 </w:t>
      </w:r>
      <w:proofErr w:type="spellStart"/>
      <w:r>
        <w:rPr>
          <w:sz w:val="16"/>
        </w:rPr>
        <w:t>val</w:t>
      </w:r>
      <w:proofErr w:type="spellEnd"/>
      <w:r>
        <w:rPr>
          <w:sz w:val="16"/>
        </w:rPr>
        <w:t xml:space="preserve"> </w:t>
      </w:r>
      <w:proofErr w:type="spellStart"/>
      <w:r>
        <w:rPr>
          <w:sz w:val="16"/>
        </w:rPr>
        <w:t>secs</w:t>
      </w:r>
      <w:proofErr w:type="spellEnd"/>
      <w:r>
        <w:rPr>
          <w:sz w:val="16"/>
        </w:rPr>
        <w:t xml:space="preserve"> = </w:t>
      </w:r>
      <w:proofErr w:type="spellStart"/>
      <w:r>
        <w:rPr>
          <w:sz w:val="16"/>
        </w:rPr>
        <w:t>seconds</w:t>
      </w:r>
      <w:proofErr w:type="spellEnd"/>
      <w:r>
        <w:rPr>
          <w:sz w:val="16"/>
        </w:rPr>
        <w:t xml:space="preserve"> % 60                 </w:t>
      </w:r>
      <w:proofErr w:type="spellStart"/>
      <w:r>
        <w:rPr>
          <w:sz w:val="16"/>
        </w:rPr>
        <w:t>val</w:t>
      </w:r>
      <w:proofErr w:type="spellEnd"/>
      <w:r>
        <w:rPr>
          <w:sz w:val="16"/>
        </w:rPr>
        <w:t xml:space="preserve"> </w:t>
      </w:r>
      <w:proofErr w:type="spellStart"/>
      <w:r>
        <w:rPr>
          <w:sz w:val="16"/>
        </w:rPr>
        <w:t>timeString</w:t>
      </w:r>
      <w:proofErr w:type="spellEnd"/>
      <w:r>
        <w:rPr>
          <w:sz w:val="16"/>
        </w:rPr>
        <w:t xml:space="preserve"> = </w:t>
      </w:r>
      <w:proofErr w:type="spellStart"/>
      <w:r>
        <w:rPr>
          <w:sz w:val="16"/>
        </w:rPr>
        <w:t>String.format</w:t>
      </w:r>
      <w:proofErr w:type="spellEnd"/>
      <w:r>
        <w:rPr>
          <w:sz w:val="16"/>
        </w:rPr>
        <w:t>("%</w:t>
      </w:r>
      <w:proofErr w:type="gramStart"/>
      <w:r>
        <w:rPr>
          <w:sz w:val="16"/>
        </w:rPr>
        <w:t>d:%</w:t>
      </w:r>
      <w:proofErr w:type="gramEnd"/>
      <w:r>
        <w:rPr>
          <w:sz w:val="16"/>
        </w:rPr>
        <w:t>02</w:t>
      </w:r>
      <w:proofErr w:type="gramStart"/>
      <w:r>
        <w:rPr>
          <w:sz w:val="16"/>
        </w:rPr>
        <w:t>d:%</w:t>
      </w:r>
      <w:proofErr w:type="gramEnd"/>
      <w:r>
        <w:rPr>
          <w:sz w:val="16"/>
        </w:rPr>
        <w:t xml:space="preserve">02d", </w:t>
      </w:r>
      <w:proofErr w:type="spellStart"/>
      <w:r>
        <w:rPr>
          <w:sz w:val="16"/>
        </w:rPr>
        <w:t>hours</w:t>
      </w:r>
      <w:proofErr w:type="spellEnd"/>
      <w:r>
        <w:rPr>
          <w:sz w:val="16"/>
        </w:rPr>
        <w:t xml:space="preserve">, </w:t>
      </w:r>
      <w:proofErr w:type="spellStart"/>
      <w:r>
        <w:rPr>
          <w:sz w:val="16"/>
        </w:rPr>
        <w:t>minutes</w:t>
      </w:r>
      <w:proofErr w:type="spellEnd"/>
      <w:r>
        <w:rPr>
          <w:sz w:val="16"/>
        </w:rPr>
        <w:t xml:space="preserve">, </w:t>
      </w:r>
      <w:proofErr w:type="spellStart"/>
      <w:proofErr w:type="gramStart"/>
      <w:r>
        <w:rPr>
          <w:sz w:val="16"/>
        </w:rPr>
        <w:t>secs</w:t>
      </w:r>
      <w:proofErr w:type="spellEnd"/>
      <w:r>
        <w:rPr>
          <w:sz w:val="16"/>
        </w:rPr>
        <w:t xml:space="preserve">)   </w:t>
      </w:r>
      <w:proofErr w:type="gramEnd"/>
      <w:r>
        <w:rPr>
          <w:sz w:val="16"/>
        </w:rPr>
        <w:t xml:space="preserve">              </w:t>
      </w:r>
      <w:proofErr w:type="spellStart"/>
      <w:r>
        <w:rPr>
          <w:sz w:val="16"/>
        </w:rPr>
        <w:t>timeView.text</w:t>
      </w:r>
      <w:proofErr w:type="spellEnd"/>
      <w:r>
        <w:rPr>
          <w:sz w:val="16"/>
        </w:rPr>
        <w:t xml:space="preserve"> = </w:t>
      </w:r>
      <w:proofErr w:type="spellStart"/>
      <w:r>
        <w:rPr>
          <w:sz w:val="16"/>
        </w:rPr>
        <w:t>timeString</w:t>
      </w:r>
      <w:proofErr w:type="spellEnd"/>
      <w:r>
        <w:rPr>
          <w:sz w:val="16"/>
        </w:rPr>
        <w:t xml:space="preserve">                 </w:t>
      </w:r>
      <w:proofErr w:type="spellStart"/>
      <w:r>
        <w:rPr>
          <w:sz w:val="16"/>
        </w:rPr>
        <w:t>if</w:t>
      </w:r>
      <w:proofErr w:type="spellEnd"/>
      <w:r>
        <w:rPr>
          <w:sz w:val="16"/>
        </w:rPr>
        <w:t xml:space="preserve"> (</w:t>
      </w:r>
      <w:proofErr w:type="spellStart"/>
      <w:r>
        <w:rPr>
          <w:sz w:val="16"/>
        </w:rPr>
        <w:t>running</w:t>
      </w:r>
      <w:proofErr w:type="spellEnd"/>
      <w:r>
        <w:rPr>
          <w:sz w:val="16"/>
        </w:rPr>
        <w:t xml:space="preserve">) </w:t>
      </w:r>
      <w:proofErr w:type="gramStart"/>
      <w:r>
        <w:rPr>
          <w:sz w:val="16"/>
        </w:rPr>
        <w:t xml:space="preserve">{  </w:t>
      </w:r>
      <w:proofErr w:type="gramEnd"/>
      <w:r>
        <w:rPr>
          <w:sz w:val="16"/>
        </w:rPr>
        <w:t xml:space="preserve">                   </w:t>
      </w:r>
      <w:proofErr w:type="spellStart"/>
      <w:r>
        <w:rPr>
          <w:sz w:val="16"/>
        </w:rPr>
        <w:t>seconds</w:t>
      </w:r>
      <w:proofErr w:type="spellEnd"/>
      <w:r>
        <w:rPr>
          <w:sz w:val="16"/>
        </w:rPr>
        <w:t xml:space="preserve">++               </w:t>
      </w:r>
      <w:proofErr w:type="gramStart"/>
      <w:r>
        <w:rPr>
          <w:sz w:val="16"/>
        </w:rPr>
        <w:t xml:space="preserve">  }</w:t>
      </w:r>
      <w:proofErr w:type="gramEnd"/>
      <w:r>
        <w:rPr>
          <w:sz w:val="16"/>
        </w:rPr>
        <w:t xml:space="preserve">                 </w:t>
      </w:r>
      <w:proofErr w:type="spellStart"/>
      <w:proofErr w:type="gramStart"/>
      <w:r>
        <w:rPr>
          <w:sz w:val="16"/>
        </w:rPr>
        <w:t>handler.postDelayed</w:t>
      </w:r>
      <w:proofErr w:type="spellEnd"/>
      <w:proofErr w:type="gramEnd"/>
      <w:r>
        <w:rPr>
          <w:sz w:val="16"/>
        </w:rPr>
        <w:t>(</w:t>
      </w:r>
      <w:proofErr w:type="spellStart"/>
      <w:r>
        <w:rPr>
          <w:sz w:val="16"/>
        </w:rPr>
        <w:t>this</w:t>
      </w:r>
      <w:proofErr w:type="spellEnd"/>
      <w:r>
        <w:rPr>
          <w:sz w:val="16"/>
        </w:rPr>
        <w:t xml:space="preserve">, 1000)              </w:t>
      </w:r>
    </w:p>
    <w:p w14:paraId="740C1F7A" w14:textId="77777777" w:rsidR="002A0287" w:rsidRDefault="00000000">
      <w:pPr>
        <w:spacing w:after="192"/>
        <w:ind w:left="-5" w:right="0"/>
      </w:pPr>
      <w:r>
        <w:rPr>
          <w:sz w:val="16"/>
        </w:rPr>
        <w:t>}         })     } }</w:t>
      </w:r>
      <w:r>
        <w:t xml:space="preserve"> </w:t>
      </w:r>
    </w:p>
    <w:p w14:paraId="10208216" w14:textId="77777777" w:rsidR="002A0287" w:rsidRDefault="00000000">
      <w:pPr>
        <w:spacing w:after="413" w:line="264" w:lineRule="auto"/>
        <w:ind w:left="-5" w:right="0"/>
      </w:pPr>
      <w:r>
        <w:rPr>
          <w:sz w:val="22"/>
        </w:rPr>
        <w:t xml:space="preserve">60 Zeilen. Plus Layout. Plus Manifest. Plus </w:t>
      </w:r>
      <w:proofErr w:type="spellStart"/>
      <w:r>
        <w:rPr>
          <w:sz w:val="22"/>
        </w:rPr>
        <w:t>Build</w:t>
      </w:r>
      <w:proofErr w:type="spellEnd"/>
      <w:r>
        <w:rPr>
          <w:sz w:val="22"/>
        </w:rPr>
        <w:t>-Konfiguration.</w:t>
      </w:r>
      <w:r>
        <w:t xml:space="preserve"> </w:t>
      </w:r>
    </w:p>
    <w:p w14:paraId="4A2B35B9" w14:textId="77777777" w:rsidR="002A0287" w:rsidRDefault="00000000">
      <w:pPr>
        <w:spacing w:after="412" w:line="265" w:lineRule="auto"/>
        <w:ind w:left="11" w:right="0"/>
        <w:jc w:val="center"/>
      </w:pPr>
      <w:r>
        <w:t xml:space="preserve">— </w:t>
      </w:r>
    </w:p>
    <w:p w14:paraId="76B8C8BB" w14:textId="77777777" w:rsidR="002A0287" w:rsidRDefault="00000000">
      <w:pPr>
        <w:spacing w:after="196" w:line="265" w:lineRule="auto"/>
        <w:ind w:left="-5" w:right="0"/>
      </w:pPr>
      <w:r>
        <w:rPr>
          <w:sz w:val="26"/>
        </w:rPr>
        <w:t xml:space="preserve">Was der </w:t>
      </w:r>
      <w:proofErr w:type="spellStart"/>
      <w:r>
        <w:rPr>
          <w:sz w:val="26"/>
        </w:rPr>
        <w:t>Kotlin</w:t>
      </w:r>
      <w:proofErr w:type="spellEnd"/>
      <w:r>
        <w:rPr>
          <w:sz w:val="26"/>
        </w:rPr>
        <w:t>-Code macht:</w:t>
      </w:r>
      <w:r>
        <w:t xml:space="preserve"> </w:t>
      </w:r>
    </w:p>
    <w:p w14:paraId="29F99590" w14:textId="77777777" w:rsidR="002A0287" w:rsidRDefault="00000000">
      <w:pPr>
        <w:spacing w:after="157"/>
        <w:ind w:left="19" w:right="15"/>
      </w:pPr>
      <w:r>
        <w:lastRenderedPageBreak/>
        <w:t xml:space="preserve">Die App hat drei Buttons (Start, </w:t>
      </w:r>
      <w:proofErr w:type="spellStart"/>
      <w:r>
        <w:t>Stop</w:t>
      </w:r>
      <w:proofErr w:type="spellEnd"/>
      <w:r>
        <w:t xml:space="preserve"> und Zurücksetzen) und einen </w:t>
      </w:r>
      <w:proofErr w:type="spellStart"/>
      <w:r>
        <w:t>TextView</w:t>
      </w:r>
      <w:proofErr w:type="spellEnd"/>
      <w:r>
        <w:t xml:space="preserve">, der die verstrichene Zeit anzeigt. </w:t>
      </w:r>
    </w:p>
    <w:p w14:paraId="66EB70E1" w14:textId="77777777" w:rsidR="002A0287" w:rsidRDefault="00000000">
      <w:pPr>
        <w:spacing w:after="157"/>
        <w:ind w:left="19" w:right="15"/>
      </w:pPr>
      <w:r>
        <w:t>Die App speichert die verstrichene Zeit in Sekunden in einer Variablen namens "</w:t>
      </w:r>
      <w:proofErr w:type="spellStart"/>
      <w:r>
        <w:t>seconds</w:t>
      </w:r>
      <w:proofErr w:type="spellEnd"/>
      <w:r>
        <w:t xml:space="preserve">". </w:t>
      </w:r>
    </w:p>
    <w:p w14:paraId="71565116" w14:textId="77777777" w:rsidR="002A0287" w:rsidRDefault="00000000">
      <w:pPr>
        <w:spacing w:after="157"/>
        <w:ind w:left="19" w:right="15"/>
      </w:pPr>
      <w:r>
        <w:t xml:space="preserve">Die App verwendet einen Handler, um die verstrichene Zeit jede Sekunde zu aktualisieren. </w:t>
      </w:r>
    </w:p>
    <w:p w14:paraId="1771A1AB" w14:textId="77777777" w:rsidR="002A0287" w:rsidRDefault="00000000">
      <w:pPr>
        <w:spacing w:after="158"/>
        <w:ind w:left="19" w:right="15"/>
      </w:pPr>
      <w:r>
        <w:t xml:space="preserve">Wenn der Benutzer auf den Start-Button klickt, wird die verstrichene Zeit aktualisiert, bis der Benutzer auf den </w:t>
      </w:r>
      <w:proofErr w:type="spellStart"/>
      <w:r>
        <w:t>Stop</w:t>
      </w:r>
      <w:proofErr w:type="spellEnd"/>
      <w:r>
        <w:t xml:space="preserve">-Button klickt. </w:t>
      </w:r>
    </w:p>
    <w:p w14:paraId="7D53ED84" w14:textId="77777777" w:rsidR="002A0287" w:rsidRDefault="00000000">
      <w:pPr>
        <w:spacing w:after="407"/>
        <w:ind w:left="19" w:right="15"/>
      </w:pPr>
      <w:r>
        <w:t xml:space="preserve">Wenn der Benutzer auf den Zurücksetzen-Button klickt, wird die verstrichene Zeit auf 0 zurückgesetzt. </w:t>
      </w:r>
    </w:p>
    <w:p w14:paraId="17CBDD56" w14:textId="77777777" w:rsidR="002A0287" w:rsidRDefault="00000000">
      <w:pPr>
        <w:spacing w:after="456" w:line="265" w:lineRule="auto"/>
        <w:ind w:left="11" w:right="0"/>
        <w:jc w:val="center"/>
      </w:pPr>
      <w:r>
        <w:t xml:space="preserve">— </w:t>
      </w:r>
    </w:p>
    <w:p w14:paraId="02F6F3CE" w14:textId="77777777" w:rsidR="002A0287" w:rsidRDefault="00000000">
      <w:pPr>
        <w:spacing w:after="576" w:line="265" w:lineRule="auto"/>
        <w:ind w:left="11" w:right="1"/>
        <w:jc w:val="center"/>
      </w:pPr>
      <w:r>
        <w:rPr>
          <w:sz w:val="28"/>
        </w:rPr>
        <w:t>Ganz einfach wie man sieht.</w:t>
      </w:r>
      <w:r>
        <w:t xml:space="preserve"> </w:t>
      </w:r>
    </w:p>
    <w:p w14:paraId="56F3C4DB" w14:textId="77777777" w:rsidR="002A0287" w:rsidRDefault="00000000">
      <w:pPr>
        <w:spacing w:after="177" w:line="259" w:lineRule="auto"/>
        <w:ind w:left="13" w:right="1"/>
        <w:jc w:val="center"/>
      </w:pPr>
      <w:r>
        <w:rPr>
          <w:sz w:val="20"/>
        </w:rPr>
        <w:t xml:space="preserve">[Ende Anhang 2: </w:t>
      </w:r>
      <w:proofErr w:type="spellStart"/>
      <w:r>
        <w:rPr>
          <w:sz w:val="20"/>
        </w:rPr>
        <w:t>Kotlin</w:t>
      </w:r>
      <w:proofErr w:type="spellEnd"/>
      <w:r>
        <w:rPr>
          <w:sz w:val="20"/>
        </w:rPr>
        <w:t xml:space="preserve"> für Hauptschüler]</w:t>
      </w:r>
      <w:r>
        <w:t xml:space="preserve"> </w:t>
      </w:r>
    </w:p>
    <w:p w14:paraId="60D3E70A" w14:textId="77777777" w:rsidR="002A0287" w:rsidRDefault="00000000">
      <w:pPr>
        <w:spacing w:after="174" w:line="261" w:lineRule="auto"/>
        <w:ind w:left="13" w:right="3"/>
        <w:jc w:val="center"/>
      </w:pPr>
      <w:r>
        <w:rPr>
          <w:color w:val="666666"/>
          <w:sz w:val="20"/>
        </w:rPr>
        <w:t xml:space="preserve">Geschrieben kurz vor der Umschulung. Die Methode: Übersetze das Neue in das Alte, bis du es verstehst, oder nicht. </w:t>
      </w:r>
      <w:proofErr w:type="spellStart"/>
      <w:proofErr w:type="gramStart"/>
      <w:r>
        <w:rPr>
          <w:color w:val="666666"/>
          <w:sz w:val="20"/>
        </w:rPr>
        <w:t>Habs</w:t>
      </w:r>
      <w:proofErr w:type="spellEnd"/>
      <w:proofErr w:type="gramEnd"/>
      <w:r>
        <w:rPr>
          <w:color w:val="666666"/>
          <w:sz w:val="20"/>
        </w:rPr>
        <w:t xml:space="preserve"> lange nicht verstanden. Jetzt kann ich </w:t>
      </w:r>
      <w:proofErr w:type="spellStart"/>
      <w:r>
        <w:rPr>
          <w:color w:val="666666"/>
          <w:sz w:val="20"/>
        </w:rPr>
        <w:t>Kotlin</w:t>
      </w:r>
      <w:proofErr w:type="spellEnd"/>
      <w:r>
        <w:rPr>
          <w:color w:val="666666"/>
          <w:sz w:val="20"/>
        </w:rPr>
        <w:t xml:space="preserve"> und Swift. Fang einfach an Minecraft zu spielen. lol</w:t>
      </w:r>
      <w:r>
        <w:t xml:space="preserve"> </w:t>
      </w:r>
    </w:p>
    <w:p w14:paraId="3C53678A" w14:textId="77777777" w:rsidR="002A0287" w:rsidRDefault="00000000">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6B7EB1A" w14:textId="77777777" w:rsidR="002A0287" w:rsidRDefault="00000000">
      <w:pPr>
        <w:pStyle w:val="berschrift1"/>
        <w:spacing w:after="0" w:line="267" w:lineRule="auto"/>
        <w:ind w:left="-5"/>
      </w:pPr>
      <w:bookmarkStart w:id="167" w:name="_Toc170100"/>
      <w:r>
        <w:rPr>
          <w:rFonts w:ascii="Georgia" w:eastAsia="Georgia" w:hAnsi="Georgia" w:cs="Georgia"/>
          <w:b w:val="0"/>
          <w:i w:val="0"/>
          <w:color w:val="0F4761"/>
          <w:sz w:val="40"/>
        </w:rPr>
        <w:t xml:space="preserve">ANHANG C: Das System </w:t>
      </w:r>
      <w:proofErr w:type="spellStart"/>
      <w:r>
        <w:rPr>
          <w:rFonts w:ascii="Georgia" w:eastAsia="Georgia" w:hAnsi="Georgia" w:cs="Georgia"/>
          <w:b w:val="0"/>
          <w:i w:val="0"/>
          <w:color w:val="0F4761"/>
          <w:sz w:val="40"/>
        </w:rPr>
        <w:t>erklaert</w:t>
      </w:r>
      <w:proofErr w:type="spellEnd"/>
      <w:r>
        <w:rPr>
          <w:rFonts w:ascii="Georgia" w:eastAsia="Georgia" w:hAnsi="Georgia" w:cs="Georgia"/>
          <w:b w:val="0"/>
          <w:i w:val="0"/>
          <w:color w:val="0F4761"/>
          <w:sz w:val="40"/>
        </w:rPr>
        <w:t xml:space="preserve"> </w:t>
      </w:r>
      <w:bookmarkEnd w:id="167"/>
    </w:p>
    <w:p w14:paraId="38C339B5" w14:textId="77777777" w:rsidR="002A0287" w:rsidRDefault="00000000">
      <w:pPr>
        <w:spacing w:after="169"/>
        <w:ind w:left="19" w:right="15"/>
      </w:pPr>
      <w:proofErr w:type="spellStart"/>
      <w:r>
        <w:t>iMOPS</w:t>
      </w:r>
      <w:proofErr w:type="spellEnd"/>
      <w:r>
        <w:t xml:space="preserve"> Features - Als Philosophie </w:t>
      </w:r>
      <w:proofErr w:type="spellStart"/>
      <w:r>
        <w:t>erzaehlt</w:t>
      </w:r>
      <w:proofErr w:type="spellEnd"/>
      <w:r>
        <w:t xml:space="preserve"> </w:t>
      </w:r>
    </w:p>
    <w:p w14:paraId="3489B8DC" w14:textId="77777777" w:rsidR="002A0287" w:rsidRDefault="00000000">
      <w:pPr>
        <w:spacing w:after="183" w:line="259" w:lineRule="auto"/>
        <w:ind w:left="0" w:right="0" w:firstLine="0"/>
      </w:pPr>
      <w:r>
        <w:t xml:space="preserve"> </w:t>
      </w:r>
    </w:p>
    <w:p w14:paraId="22859D2D" w14:textId="77777777" w:rsidR="002A0287" w:rsidRDefault="00000000">
      <w:pPr>
        <w:spacing w:after="167"/>
        <w:ind w:left="19" w:right="15"/>
      </w:pPr>
      <w:r>
        <w:t xml:space="preserve">Diese Features bauen auf dem </w:t>
      </w:r>
      <w:proofErr w:type="spellStart"/>
      <w:r>
        <w:t>iMOPS</w:t>
      </w:r>
      <w:proofErr w:type="spellEnd"/>
      <w:r>
        <w:t>-Kernel (</w:t>
      </w:r>
      <w:proofErr w:type="spellStart"/>
      <w:r>
        <w:t>TheBrain.swift</w:t>
      </w:r>
      <w:proofErr w:type="spellEnd"/>
      <w:r>
        <w:t xml:space="preserve">) auf. Sie sind hier nicht als Code </w:t>
      </w:r>
      <w:proofErr w:type="spellStart"/>
      <w:r>
        <w:t>erklaert</w:t>
      </w:r>
      <w:proofErr w:type="spellEnd"/>
      <w:r>
        <w:t xml:space="preserve">, sondern als Philosophie. Das macht sie </w:t>
      </w:r>
      <w:proofErr w:type="spellStart"/>
      <w:r>
        <w:t>zugaenglich</w:t>
      </w:r>
      <w:proofErr w:type="spellEnd"/>
      <w:r>
        <w:t xml:space="preserve"> </w:t>
      </w:r>
      <w:proofErr w:type="spellStart"/>
      <w:r>
        <w:t>fuer</w:t>
      </w:r>
      <w:proofErr w:type="spellEnd"/>
      <w:r>
        <w:t xml:space="preserve"> Nicht-Programmierer. </w:t>
      </w:r>
    </w:p>
    <w:p w14:paraId="7AEB853C" w14:textId="77777777" w:rsidR="002A0287" w:rsidRDefault="00000000">
      <w:pPr>
        <w:spacing w:after="183" w:line="259" w:lineRule="auto"/>
        <w:ind w:left="0" w:right="0" w:firstLine="0"/>
      </w:pPr>
      <w:r>
        <w:t xml:space="preserve"> </w:t>
      </w:r>
    </w:p>
    <w:p w14:paraId="38635059" w14:textId="77777777" w:rsidR="002A0287" w:rsidRDefault="00000000">
      <w:pPr>
        <w:spacing w:after="169"/>
        <w:ind w:left="19" w:right="15"/>
      </w:pPr>
      <w:proofErr w:type="spellStart"/>
      <w:r>
        <w:t>Scale</w:t>
      </w:r>
      <w:proofErr w:type="spellEnd"/>
      <w:r>
        <w:t xml:space="preserve">: 30 Outlets gleichzeitig, min 600 Mitarbeiter, Groß-Gastronomie </w:t>
      </w:r>
    </w:p>
    <w:p w14:paraId="550E426B" w14:textId="77777777" w:rsidR="002A0287" w:rsidRDefault="00000000">
      <w:pPr>
        <w:spacing w:after="178" w:line="259" w:lineRule="auto"/>
        <w:ind w:left="0" w:right="0" w:firstLine="0"/>
      </w:pPr>
      <w:r>
        <w:t xml:space="preserve"> </w:t>
      </w:r>
    </w:p>
    <w:p w14:paraId="1F16E5C7" w14:textId="77777777" w:rsidR="002A0287" w:rsidRDefault="00000000">
      <w:pPr>
        <w:spacing w:after="250" w:line="259" w:lineRule="auto"/>
        <w:ind w:left="0" w:right="0" w:firstLine="0"/>
      </w:pPr>
      <w:r>
        <w:t xml:space="preserve"> </w:t>
      </w:r>
    </w:p>
    <w:p w14:paraId="4C79D424" w14:textId="77777777" w:rsidR="002A0287" w:rsidRDefault="00000000">
      <w:pPr>
        <w:pStyle w:val="berschrift2"/>
        <w:spacing w:after="29"/>
        <w:ind w:left="-5"/>
      </w:pPr>
      <w:bookmarkStart w:id="168" w:name="_Toc170101"/>
      <w:r>
        <w:rPr>
          <w:sz w:val="32"/>
        </w:rPr>
        <w:t xml:space="preserve">FEATURE 1: DISPATCHER </w:t>
      </w:r>
      <w:bookmarkEnd w:id="168"/>
    </w:p>
    <w:p w14:paraId="78CC428A" w14:textId="77777777" w:rsidR="002A0287" w:rsidRDefault="00000000">
      <w:pPr>
        <w:spacing w:after="169"/>
        <w:ind w:left="19" w:right="15"/>
      </w:pPr>
      <w:r>
        <w:t xml:space="preserve">Strategic Command </w:t>
      </w:r>
    </w:p>
    <w:p w14:paraId="4F21A3B0" w14:textId="77777777" w:rsidR="002A0287" w:rsidRDefault="00000000">
      <w:pPr>
        <w:spacing w:after="183" w:line="259" w:lineRule="auto"/>
        <w:ind w:left="0" w:right="0" w:firstLine="0"/>
      </w:pPr>
      <w:r>
        <w:t xml:space="preserve"> </w:t>
      </w:r>
    </w:p>
    <w:p w14:paraId="58918502" w14:textId="77777777" w:rsidR="002A0287" w:rsidRDefault="00000000">
      <w:pPr>
        <w:spacing w:after="169"/>
        <w:ind w:left="19" w:right="15"/>
      </w:pPr>
      <w:r>
        <w:t xml:space="preserve">Die Kommandozentrale. Steuert das Imperium. </w:t>
      </w:r>
    </w:p>
    <w:p w14:paraId="61A8710C" w14:textId="77777777" w:rsidR="002A0287" w:rsidRDefault="00000000">
      <w:pPr>
        <w:spacing w:after="178" w:line="259" w:lineRule="auto"/>
        <w:ind w:left="0" w:right="0" w:firstLine="0"/>
      </w:pPr>
      <w:r>
        <w:t xml:space="preserve"> </w:t>
      </w:r>
    </w:p>
    <w:p w14:paraId="1605B29A" w14:textId="77777777" w:rsidR="002A0287" w:rsidRDefault="00000000">
      <w:pPr>
        <w:spacing w:after="167"/>
        <w:ind w:left="19" w:right="15"/>
      </w:pPr>
      <w:r>
        <w:lastRenderedPageBreak/>
        <w:t xml:space="preserve">Wir verteilen </w:t>
      </w:r>
      <w:proofErr w:type="spellStart"/>
      <w:r>
        <w:t>Missions</w:t>
      </w:r>
      <w:proofErr w:type="spellEnd"/>
      <w:r>
        <w:t xml:space="preserve"> statt nur Aufgaben. Wer </w:t>
      </w:r>
      <w:proofErr w:type="spellStart"/>
      <w:r>
        <w:t>fuehrt</w:t>
      </w:r>
      <w:proofErr w:type="spellEnd"/>
      <w:r>
        <w:t xml:space="preserve">? Wer schneidet? Wer </w:t>
      </w:r>
      <w:proofErr w:type="spellStart"/>
      <w:r>
        <w:t>laeuft</w:t>
      </w:r>
      <w:proofErr w:type="spellEnd"/>
      <w:r>
        <w:t xml:space="preserve">? Wenn die Struktur steht, kippt nichts mehr. </w:t>
      </w:r>
    </w:p>
    <w:p w14:paraId="73A17E3B" w14:textId="77777777" w:rsidR="002A0287" w:rsidRDefault="00000000">
      <w:pPr>
        <w:spacing w:after="178" w:line="259" w:lineRule="auto"/>
        <w:ind w:left="0" w:right="0" w:firstLine="0"/>
      </w:pPr>
      <w:r>
        <w:t xml:space="preserve"> </w:t>
      </w:r>
    </w:p>
    <w:p w14:paraId="157497CB" w14:textId="77777777" w:rsidR="002A0287" w:rsidRDefault="00000000">
      <w:pPr>
        <w:spacing w:after="169"/>
        <w:ind w:left="19" w:right="15"/>
      </w:pPr>
      <w:r>
        <w:t xml:space="preserve">Der Unterschied: </w:t>
      </w:r>
    </w:p>
    <w:p w14:paraId="34F0120D" w14:textId="77777777" w:rsidR="002A0287" w:rsidRDefault="00000000">
      <w:pPr>
        <w:spacing w:after="0" w:line="414" w:lineRule="auto"/>
        <w:ind w:left="19" w:right="2297"/>
      </w:pPr>
      <w:r>
        <w:t xml:space="preserve">Alte Systeme: Aufgaben verteilen, hoffen dass es </w:t>
      </w:r>
      <w:proofErr w:type="gramStart"/>
      <w:r>
        <w:t>klappt</w:t>
      </w:r>
      <w:proofErr w:type="gramEnd"/>
      <w:r>
        <w:t xml:space="preserve"> </w:t>
      </w:r>
      <w:proofErr w:type="spellStart"/>
      <w:r>
        <w:t>iMOPS</w:t>
      </w:r>
      <w:proofErr w:type="spellEnd"/>
      <w:r>
        <w:t xml:space="preserve">: </w:t>
      </w:r>
      <w:proofErr w:type="spellStart"/>
      <w:r>
        <w:t>Missions</w:t>
      </w:r>
      <w:proofErr w:type="spellEnd"/>
      <w:r>
        <w:t xml:space="preserve"> mit Status, Ort, Person - in Echtzeit </w:t>
      </w:r>
    </w:p>
    <w:p w14:paraId="78F14540" w14:textId="77777777" w:rsidR="002A0287" w:rsidRDefault="00000000">
      <w:pPr>
        <w:spacing w:after="183" w:line="259" w:lineRule="auto"/>
        <w:ind w:left="0" w:right="0" w:firstLine="0"/>
      </w:pPr>
      <w:r>
        <w:t xml:space="preserve"> </w:t>
      </w:r>
    </w:p>
    <w:p w14:paraId="5AFAA1DB" w14:textId="77777777" w:rsidR="002A0287" w:rsidRDefault="00000000">
      <w:pPr>
        <w:spacing w:after="250" w:line="259" w:lineRule="auto"/>
        <w:ind w:left="0" w:right="0" w:firstLine="0"/>
      </w:pPr>
      <w:r>
        <w:t xml:space="preserve"> </w:t>
      </w:r>
    </w:p>
    <w:p w14:paraId="5C204744" w14:textId="77777777" w:rsidR="002A0287" w:rsidRDefault="00000000">
      <w:pPr>
        <w:pStyle w:val="berschrift2"/>
        <w:spacing w:after="29"/>
        <w:ind w:left="-5"/>
      </w:pPr>
      <w:bookmarkStart w:id="169" w:name="_Toc170102"/>
      <w:r>
        <w:rPr>
          <w:sz w:val="32"/>
        </w:rPr>
        <w:t xml:space="preserve">FEATURE 2: VISION-KIT </w:t>
      </w:r>
      <w:bookmarkEnd w:id="169"/>
    </w:p>
    <w:p w14:paraId="5D5AED71" w14:textId="77777777" w:rsidR="002A0287" w:rsidRDefault="00000000">
      <w:pPr>
        <w:spacing w:after="169"/>
        <w:ind w:left="19" w:right="15"/>
      </w:pPr>
      <w:r>
        <w:t>Gastro-</w:t>
      </w:r>
      <w:proofErr w:type="spellStart"/>
      <w:r>
        <w:t>Roentgenblick</w:t>
      </w:r>
      <w:proofErr w:type="spellEnd"/>
      <w:r>
        <w:t xml:space="preserve"> </w:t>
      </w:r>
    </w:p>
    <w:p w14:paraId="0453FDEB" w14:textId="77777777" w:rsidR="002A0287" w:rsidRDefault="00000000">
      <w:pPr>
        <w:spacing w:after="178" w:line="259" w:lineRule="auto"/>
        <w:ind w:left="0" w:right="0" w:firstLine="0"/>
      </w:pPr>
      <w:r>
        <w:t xml:space="preserve"> </w:t>
      </w:r>
    </w:p>
    <w:p w14:paraId="2540C922" w14:textId="77777777" w:rsidR="002A0287" w:rsidRDefault="00000000">
      <w:pPr>
        <w:spacing w:after="174"/>
        <w:ind w:left="19" w:right="15"/>
      </w:pPr>
      <w:r>
        <w:t>KI-</w:t>
      </w:r>
      <w:proofErr w:type="spellStart"/>
      <w:r>
        <w:t>gestuetzter</w:t>
      </w:r>
      <w:proofErr w:type="spellEnd"/>
      <w:r>
        <w:t xml:space="preserve"> Scanner </w:t>
      </w:r>
      <w:proofErr w:type="spellStart"/>
      <w:r>
        <w:t>fuer</w:t>
      </w:r>
      <w:proofErr w:type="spellEnd"/>
      <w:r>
        <w:t xml:space="preserve"> Etiketten und Produkte. </w:t>
      </w:r>
    </w:p>
    <w:p w14:paraId="4170EFFF" w14:textId="77777777" w:rsidR="002A0287" w:rsidRDefault="00000000">
      <w:pPr>
        <w:spacing w:after="178" w:line="259" w:lineRule="auto"/>
        <w:ind w:left="0" w:right="0" w:firstLine="0"/>
      </w:pPr>
      <w:r>
        <w:t xml:space="preserve"> </w:t>
      </w:r>
    </w:p>
    <w:p w14:paraId="24B3F0E4" w14:textId="77777777" w:rsidR="002A0287" w:rsidRDefault="00000000">
      <w:pPr>
        <w:ind w:left="19" w:right="15"/>
      </w:pPr>
      <w:r>
        <w:t xml:space="preserve">Ein stumpfes Messer ist </w:t>
      </w:r>
      <w:proofErr w:type="spellStart"/>
      <w:r>
        <w:t>gefaehrlich</w:t>
      </w:r>
      <w:proofErr w:type="spellEnd"/>
      <w:r>
        <w:t xml:space="preserve">. Ein unklares Etikett auch. Im Gastro-Dschungel verlierst du Zeit, wenn du suchst. Ein Scan auf das Etikett, Abgleich mit der Datenbank, und in zwei Sekunden </w:t>
      </w:r>
      <w:proofErr w:type="spellStart"/>
      <w:r>
        <w:t>weisst</w:t>
      </w:r>
      <w:proofErr w:type="spellEnd"/>
      <w:r>
        <w:t xml:space="preserve"> du: Das ist </w:t>
      </w:r>
      <w:proofErr w:type="spellStart"/>
      <w:r>
        <w:t>fuer</w:t>
      </w:r>
      <w:proofErr w:type="spellEnd"/>
      <w:r>
        <w:t xml:space="preserve"> Karl in Halle 4. </w:t>
      </w:r>
    </w:p>
    <w:p w14:paraId="262D19D8" w14:textId="77777777" w:rsidR="002A0287" w:rsidRDefault="00000000">
      <w:pPr>
        <w:spacing w:after="169"/>
        <w:ind w:left="19" w:right="15"/>
      </w:pPr>
      <w:r>
        <w:t xml:space="preserve">Der Unterschied: </w:t>
      </w:r>
    </w:p>
    <w:p w14:paraId="2B454418" w14:textId="77777777" w:rsidR="002A0287" w:rsidRDefault="00000000">
      <w:pPr>
        <w:spacing w:after="5" w:line="414" w:lineRule="auto"/>
        <w:ind w:left="19" w:right="4252"/>
      </w:pPr>
      <w:r>
        <w:t xml:space="preserve">Alte Systeme: Suchen, fragen, hoffen </w:t>
      </w:r>
      <w:proofErr w:type="spellStart"/>
      <w:r>
        <w:t>iMOPS</w:t>
      </w:r>
      <w:proofErr w:type="spellEnd"/>
      <w:r>
        <w:t xml:space="preserve">: Scan, Wissen, Handeln </w:t>
      </w:r>
    </w:p>
    <w:p w14:paraId="1B521148" w14:textId="77777777" w:rsidR="002A0287" w:rsidRDefault="00000000">
      <w:pPr>
        <w:spacing w:after="178" w:line="259" w:lineRule="auto"/>
        <w:ind w:left="0" w:right="0" w:firstLine="0"/>
      </w:pPr>
      <w:r>
        <w:t xml:space="preserve"> </w:t>
      </w:r>
    </w:p>
    <w:p w14:paraId="366DB25A" w14:textId="77777777" w:rsidR="002A0287" w:rsidRDefault="00000000">
      <w:pPr>
        <w:spacing w:after="250" w:line="259" w:lineRule="auto"/>
        <w:ind w:left="0" w:right="0" w:firstLine="0"/>
      </w:pPr>
      <w:r>
        <w:t xml:space="preserve"> </w:t>
      </w:r>
    </w:p>
    <w:p w14:paraId="295FED34" w14:textId="77777777" w:rsidR="002A0287" w:rsidRDefault="00000000">
      <w:pPr>
        <w:pStyle w:val="berschrift2"/>
        <w:spacing w:after="29"/>
        <w:ind w:left="-5"/>
      </w:pPr>
      <w:bookmarkStart w:id="170" w:name="_Toc170103"/>
      <w:r>
        <w:rPr>
          <w:sz w:val="32"/>
        </w:rPr>
        <w:t xml:space="preserve">FEATURE 3: VISUAL TRUST PROTOCOL (VTP) </w:t>
      </w:r>
      <w:bookmarkEnd w:id="170"/>
    </w:p>
    <w:p w14:paraId="601BBACE" w14:textId="77777777" w:rsidR="002A0287" w:rsidRDefault="00000000">
      <w:pPr>
        <w:spacing w:after="169"/>
        <w:ind w:left="19" w:right="15"/>
      </w:pPr>
      <w:r>
        <w:t xml:space="preserve">Der digitale Schutzschild </w:t>
      </w:r>
    </w:p>
    <w:p w14:paraId="22DA65A7" w14:textId="77777777" w:rsidR="002A0287" w:rsidRDefault="00000000">
      <w:pPr>
        <w:spacing w:after="183" w:line="259" w:lineRule="auto"/>
        <w:ind w:left="0" w:right="0" w:firstLine="0"/>
      </w:pPr>
      <w:r>
        <w:t xml:space="preserve"> </w:t>
      </w:r>
    </w:p>
    <w:p w14:paraId="2F7A71F7" w14:textId="77777777" w:rsidR="002A0287" w:rsidRDefault="00000000">
      <w:pPr>
        <w:spacing w:after="167"/>
        <w:ind w:left="19" w:right="15"/>
      </w:pPr>
      <w:r>
        <w:t xml:space="preserve">Ein Foto vom fertigen Buffet, Abgleich durch die KI, </w:t>
      </w:r>
      <w:proofErr w:type="spellStart"/>
      <w:r>
        <w:t>gruenes</w:t>
      </w:r>
      <w:proofErr w:type="spellEnd"/>
      <w:r>
        <w:t xml:space="preserve"> Licht. </w:t>
      </w:r>
      <w:proofErr w:type="spellStart"/>
      <w:r>
        <w:t>Qualitaet</w:t>
      </w:r>
      <w:proofErr w:type="spellEnd"/>
      <w:r>
        <w:t xml:space="preserve"> quittiert. Schluss mit unberechtigtem Micromanagement. </w:t>
      </w:r>
      <w:proofErr w:type="spellStart"/>
      <w:r>
        <w:t>Fuehrung</w:t>
      </w:r>
      <w:proofErr w:type="spellEnd"/>
      <w:r>
        <w:t xml:space="preserve"> ohne laute Worte. </w:t>
      </w:r>
    </w:p>
    <w:p w14:paraId="0772D059" w14:textId="77777777" w:rsidR="002A0287" w:rsidRDefault="00000000">
      <w:pPr>
        <w:spacing w:after="178" w:line="259" w:lineRule="auto"/>
        <w:ind w:left="0" w:right="0" w:firstLine="0"/>
      </w:pPr>
      <w:r>
        <w:t xml:space="preserve"> </w:t>
      </w:r>
    </w:p>
    <w:p w14:paraId="5AAFA1F9" w14:textId="77777777" w:rsidR="002A0287" w:rsidRDefault="00000000">
      <w:pPr>
        <w:spacing w:after="167"/>
        <w:ind w:left="19" w:right="15"/>
      </w:pPr>
      <w:r>
        <w:t xml:space="preserve">Wir respektieren die Leistung des Einzelnen, indem wir ihm die Sicherheit geben, dass er seinen Job perfekt gemacht hat. </w:t>
      </w:r>
    </w:p>
    <w:p w14:paraId="1EE5BDC7" w14:textId="77777777" w:rsidR="002A0287" w:rsidRDefault="00000000">
      <w:pPr>
        <w:spacing w:after="183" w:line="259" w:lineRule="auto"/>
        <w:ind w:left="0" w:right="0" w:firstLine="0"/>
      </w:pPr>
      <w:r>
        <w:t xml:space="preserve"> </w:t>
      </w:r>
    </w:p>
    <w:p w14:paraId="6EAE397B" w14:textId="77777777" w:rsidR="002A0287" w:rsidRDefault="00000000">
      <w:pPr>
        <w:spacing w:after="169"/>
        <w:ind w:left="19" w:right="15"/>
      </w:pPr>
      <w:r>
        <w:t xml:space="preserve">Der Unterschied: </w:t>
      </w:r>
    </w:p>
    <w:p w14:paraId="2CE01ABF" w14:textId="77777777" w:rsidR="002A0287" w:rsidRDefault="00000000">
      <w:pPr>
        <w:spacing w:after="169"/>
        <w:ind w:left="19" w:right="15"/>
      </w:pPr>
      <w:r>
        <w:lastRenderedPageBreak/>
        <w:t xml:space="preserve">Alte Systeme: Chef kontrolliert, Koch </w:t>
      </w:r>
      <w:proofErr w:type="spellStart"/>
      <w:r>
        <w:t>fuehlt</w:t>
      </w:r>
      <w:proofErr w:type="spellEnd"/>
      <w:r>
        <w:t xml:space="preserve"> sich </w:t>
      </w:r>
      <w:proofErr w:type="spellStart"/>
      <w:r>
        <w:t>ueberwacht</w:t>
      </w:r>
      <w:proofErr w:type="spellEnd"/>
      <w:r>
        <w:t xml:space="preserve"> </w:t>
      </w:r>
    </w:p>
    <w:p w14:paraId="2C6EDCFE" w14:textId="77777777" w:rsidR="002A0287" w:rsidRDefault="00000000">
      <w:pPr>
        <w:spacing w:after="169"/>
        <w:ind w:left="19" w:right="15"/>
      </w:pPr>
      <w:proofErr w:type="spellStart"/>
      <w:r>
        <w:t>iMOPS</w:t>
      </w:r>
      <w:proofErr w:type="spellEnd"/>
      <w:r>
        <w:t xml:space="preserve">: System </w:t>
      </w:r>
      <w:proofErr w:type="spellStart"/>
      <w:r>
        <w:t>bestaetigt</w:t>
      </w:r>
      <w:proofErr w:type="spellEnd"/>
      <w:r>
        <w:t xml:space="preserve"> </w:t>
      </w:r>
      <w:proofErr w:type="spellStart"/>
      <w:r>
        <w:t>Qualitaet</w:t>
      </w:r>
      <w:proofErr w:type="spellEnd"/>
      <w:r>
        <w:t xml:space="preserve">, Chef muss nicht kontrollieren, Koch hat Beweis </w:t>
      </w:r>
    </w:p>
    <w:p w14:paraId="3420BA51" w14:textId="77777777" w:rsidR="002A0287" w:rsidRDefault="00000000">
      <w:pPr>
        <w:spacing w:after="178" w:line="259" w:lineRule="auto"/>
        <w:ind w:left="0" w:right="0" w:firstLine="0"/>
      </w:pPr>
      <w:r>
        <w:t xml:space="preserve"> </w:t>
      </w:r>
    </w:p>
    <w:p w14:paraId="6698782F" w14:textId="77777777" w:rsidR="002A0287" w:rsidRDefault="00000000">
      <w:pPr>
        <w:spacing w:after="169"/>
        <w:ind w:left="19" w:right="15"/>
      </w:pPr>
      <w:r>
        <w:t xml:space="preserve">VTP ist Schutz, nicht </w:t>
      </w:r>
      <w:proofErr w:type="spellStart"/>
      <w:r>
        <w:t>Ueberwachung</w:t>
      </w:r>
      <w:proofErr w:type="spellEnd"/>
      <w:r>
        <w:t xml:space="preserve">. Der Koch beweist seine </w:t>
      </w:r>
      <w:proofErr w:type="spellStart"/>
      <w:r>
        <w:t>Qualitaet</w:t>
      </w:r>
      <w:proofErr w:type="spellEnd"/>
      <w:r>
        <w:t xml:space="preserve"> selbst. </w:t>
      </w:r>
    </w:p>
    <w:p w14:paraId="02479D36" w14:textId="77777777" w:rsidR="002A0287" w:rsidRDefault="00000000">
      <w:pPr>
        <w:spacing w:after="178" w:line="259" w:lineRule="auto"/>
        <w:ind w:left="0" w:right="0" w:firstLine="0"/>
      </w:pPr>
      <w:r>
        <w:t xml:space="preserve"> </w:t>
      </w:r>
    </w:p>
    <w:p w14:paraId="1066D6F2" w14:textId="77777777" w:rsidR="002A0287" w:rsidRDefault="00000000">
      <w:pPr>
        <w:spacing w:after="250" w:line="259" w:lineRule="auto"/>
        <w:ind w:left="0" w:right="0" w:firstLine="0"/>
      </w:pPr>
      <w:r>
        <w:t xml:space="preserve"> </w:t>
      </w:r>
    </w:p>
    <w:p w14:paraId="5450A97A" w14:textId="77777777" w:rsidR="002A0287" w:rsidRDefault="00000000">
      <w:pPr>
        <w:pStyle w:val="berschrift2"/>
        <w:spacing w:after="34"/>
        <w:ind w:left="-5"/>
      </w:pPr>
      <w:bookmarkStart w:id="171" w:name="_Toc170104"/>
      <w:r>
        <w:rPr>
          <w:sz w:val="32"/>
        </w:rPr>
        <w:t xml:space="preserve">FEATURE 4: ONE-TAP LOCALIZATION </w:t>
      </w:r>
      <w:bookmarkEnd w:id="171"/>
    </w:p>
    <w:p w14:paraId="35829A91" w14:textId="77777777" w:rsidR="002A0287" w:rsidRDefault="00000000">
      <w:pPr>
        <w:spacing w:after="169"/>
        <w:ind w:left="19" w:right="15"/>
      </w:pPr>
      <w:r>
        <w:t xml:space="preserve">Automatische Sprachanpassung </w:t>
      </w:r>
    </w:p>
    <w:p w14:paraId="6E708012" w14:textId="77777777" w:rsidR="002A0287" w:rsidRDefault="00000000">
      <w:pPr>
        <w:spacing w:after="178" w:line="259" w:lineRule="auto"/>
        <w:ind w:left="0" w:right="0" w:firstLine="0"/>
      </w:pPr>
      <w:r>
        <w:t xml:space="preserve"> </w:t>
      </w:r>
    </w:p>
    <w:p w14:paraId="6CEE12BF" w14:textId="77777777" w:rsidR="002A0287" w:rsidRDefault="00000000">
      <w:pPr>
        <w:spacing w:after="167"/>
        <w:ind w:left="19" w:right="15"/>
      </w:pPr>
      <w:r>
        <w:t xml:space="preserve">In meiner </w:t>
      </w:r>
      <w:proofErr w:type="spellStart"/>
      <w:r>
        <w:t>Kueche</w:t>
      </w:r>
      <w:proofErr w:type="spellEnd"/>
      <w:r>
        <w:t xml:space="preserve"> wird jede Sprache gesprochen. Wenn dein iPhone auf Spanisch, Arabisch oder Hindi steht, zeigt dir die App das Briefing in deiner Sprache. </w:t>
      </w:r>
    </w:p>
    <w:p w14:paraId="04520BEC" w14:textId="77777777" w:rsidR="002A0287" w:rsidRDefault="00000000">
      <w:pPr>
        <w:spacing w:after="178" w:line="259" w:lineRule="auto"/>
        <w:ind w:left="0" w:right="0" w:firstLine="0"/>
      </w:pPr>
      <w:r>
        <w:t xml:space="preserve"> </w:t>
      </w:r>
    </w:p>
    <w:p w14:paraId="5AA00AD0" w14:textId="77777777" w:rsidR="002A0287" w:rsidRDefault="00000000">
      <w:pPr>
        <w:ind w:left="19" w:right="15"/>
      </w:pPr>
      <w:proofErr w:type="spellStart"/>
      <w:r>
        <w:t>Wertschaetzung</w:t>
      </w:r>
      <w:proofErr w:type="spellEnd"/>
      <w:r>
        <w:t xml:space="preserve"> bedeutet, Barrieren abzubauen. Ein System ist erst dann global, wenn es die Crew dort abholt, wo sie steht - egal woher sie kommt. </w:t>
      </w:r>
    </w:p>
    <w:p w14:paraId="48CBC29A" w14:textId="77777777" w:rsidR="002A0287" w:rsidRDefault="00000000">
      <w:pPr>
        <w:spacing w:after="169"/>
        <w:ind w:left="19" w:right="15"/>
      </w:pPr>
      <w:r>
        <w:t xml:space="preserve">Der Unterschied: </w:t>
      </w:r>
    </w:p>
    <w:p w14:paraId="4BF55D25" w14:textId="77777777" w:rsidR="002A0287" w:rsidRDefault="00000000">
      <w:pPr>
        <w:spacing w:after="5" w:line="414" w:lineRule="auto"/>
        <w:ind w:left="19" w:right="3232"/>
      </w:pPr>
      <w:r>
        <w:t xml:space="preserve">Alte Systeme: Hier wird Deutsch gesprochen </w:t>
      </w:r>
      <w:proofErr w:type="spellStart"/>
      <w:r>
        <w:t>iMOPS</w:t>
      </w:r>
      <w:proofErr w:type="spellEnd"/>
      <w:r>
        <w:t xml:space="preserve">: Deine Sprache, automatisch, ohne Nachfragen </w:t>
      </w:r>
    </w:p>
    <w:p w14:paraId="1F032E0F" w14:textId="77777777" w:rsidR="002A0287" w:rsidRDefault="00000000">
      <w:pPr>
        <w:spacing w:after="178" w:line="259" w:lineRule="auto"/>
        <w:ind w:left="0" w:right="0" w:firstLine="0"/>
      </w:pPr>
      <w:r>
        <w:t xml:space="preserve"> </w:t>
      </w:r>
    </w:p>
    <w:p w14:paraId="580AB237" w14:textId="77777777" w:rsidR="002A0287" w:rsidRDefault="00000000">
      <w:pPr>
        <w:spacing w:after="250" w:line="259" w:lineRule="auto"/>
        <w:ind w:left="0" w:right="0" w:firstLine="0"/>
      </w:pPr>
      <w:r>
        <w:t xml:space="preserve"> </w:t>
      </w:r>
    </w:p>
    <w:p w14:paraId="2D63CDBC" w14:textId="77777777" w:rsidR="002A0287" w:rsidRDefault="00000000">
      <w:pPr>
        <w:pStyle w:val="berschrift2"/>
        <w:spacing w:after="29"/>
        <w:ind w:left="-5"/>
      </w:pPr>
      <w:bookmarkStart w:id="172" w:name="_Toc170105"/>
      <w:r>
        <w:rPr>
          <w:sz w:val="32"/>
        </w:rPr>
        <w:t xml:space="preserve">FEATURE 5: STAFF-GRID </w:t>
      </w:r>
      <w:bookmarkEnd w:id="172"/>
    </w:p>
    <w:p w14:paraId="68D87265" w14:textId="77777777" w:rsidR="002A0287" w:rsidRDefault="00000000">
      <w:pPr>
        <w:spacing w:after="169"/>
        <w:ind w:left="19" w:right="15"/>
      </w:pPr>
      <w:r>
        <w:t>Zero-</w:t>
      </w:r>
      <w:proofErr w:type="spellStart"/>
      <w:r>
        <w:t>Waste</w:t>
      </w:r>
      <w:proofErr w:type="spellEnd"/>
      <w:r>
        <w:t>-</w:t>
      </w:r>
      <w:proofErr w:type="spellStart"/>
      <w:r>
        <w:t>Masterstroke</w:t>
      </w:r>
      <w:proofErr w:type="spellEnd"/>
      <w:r>
        <w:t xml:space="preserve"> </w:t>
      </w:r>
    </w:p>
    <w:p w14:paraId="52A9895F" w14:textId="77777777" w:rsidR="002A0287" w:rsidRDefault="00000000">
      <w:pPr>
        <w:spacing w:after="183" w:line="259" w:lineRule="auto"/>
        <w:ind w:left="0" w:right="0" w:firstLine="0"/>
      </w:pPr>
      <w:r>
        <w:t xml:space="preserve"> </w:t>
      </w:r>
    </w:p>
    <w:p w14:paraId="4D07E4F1" w14:textId="77777777" w:rsidR="002A0287" w:rsidRDefault="00000000">
      <w:pPr>
        <w:spacing w:after="169"/>
        <w:ind w:left="19" w:right="15"/>
      </w:pPr>
      <w:r>
        <w:t xml:space="preserve">Kreislauf-System </w:t>
      </w:r>
      <w:proofErr w:type="spellStart"/>
      <w:r>
        <w:t>fuer</w:t>
      </w:r>
      <w:proofErr w:type="spellEnd"/>
      <w:r>
        <w:t xml:space="preserve"> </w:t>
      </w:r>
      <w:proofErr w:type="spellStart"/>
      <w:r>
        <w:t>Ueberproduktion</w:t>
      </w:r>
      <w:proofErr w:type="spellEnd"/>
      <w:r>
        <w:t xml:space="preserve">. </w:t>
      </w:r>
    </w:p>
    <w:p w14:paraId="42E6CCD0" w14:textId="77777777" w:rsidR="002A0287" w:rsidRDefault="00000000">
      <w:pPr>
        <w:spacing w:after="178" w:line="259" w:lineRule="auto"/>
        <w:ind w:left="0" w:right="0" w:firstLine="0"/>
      </w:pPr>
      <w:r>
        <w:t xml:space="preserve"> </w:t>
      </w:r>
    </w:p>
    <w:p w14:paraId="2B4C2A8B" w14:textId="77777777" w:rsidR="002A0287" w:rsidRDefault="00000000">
      <w:pPr>
        <w:spacing w:after="167"/>
        <w:ind w:left="19" w:right="15"/>
      </w:pPr>
      <w:proofErr w:type="spellStart"/>
      <w:r>
        <w:t>Wertschaetzung</w:t>
      </w:r>
      <w:proofErr w:type="spellEnd"/>
      <w:r>
        <w:t xml:space="preserve"> gilt auch dem Produkt. Wenn 200 Portionen Boeuf </w:t>
      </w:r>
      <w:proofErr w:type="spellStart"/>
      <w:r>
        <w:t>Bourgignon</w:t>
      </w:r>
      <w:proofErr w:type="spellEnd"/>
      <w:r>
        <w:t xml:space="preserve"> vom VIP-Buffet </w:t>
      </w:r>
      <w:proofErr w:type="spellStart"/>
      <w:r>
        <w:t>uebrig</w:t>
      </w:r>
      <w:proofErr w:type="spellEnd"/>
      <w:r>
        <w:t xml:space="preserve"> bleiben, ist es ein Verbrechen, sie wegzuwerfen. </w:t>
      </w:r>
    </w:p>
    <w:p w14:paraId="2408EE50" w14:textId="77777777" w:rsidR="002A0287" w:rsidRDefault="00000000">
      <w:pPr>
        <w:spacing w:after="178" w:line="259" w:lineRule="auto"/>
        <w:ind w:left="0" w:right="0" w:firstLine="0"/>
      </w:pPr>
      <w:r>
        <w:t xml:space="preserve"> </w:t>
      </w:r>
    </w:p>
    <w:p w14:paraId="05AB4869" w14:textId="77777777" w:rsidR="002A0287" w:rsidRDefault="00000000">
      <w:pPr>
        <w:spacing w:after="167"/>
        <w:ind w:left="19" w:right="15"/>
      </w:pPr>
      <w:proofErr w:type="spellStart"/>
      <w:r>
        <w:t>Ueberproduktion</w:t>
      </w:r>
      <w:proofErr w:type="spellEnd"/>
      <w:r>
        <w:t xml:space="preserve"> wird per Klick erfasst, HACCP-</w:t>
      </w:r>
      <w:proofErr w:type="spellStart"/>
      <w:r>
        <w:t>geprueft</w:t>
      </w:r>
      <w:proofErr w:type="spellEnd"/>
      <w:r>
        <w:t xml:space="preserve"> und als Chefs Special </w:t>
      </w:r>
      <w:proofErr w:type="spellStart"/>
      <w:r>
        <w:t>fuer</w:t>
      </w:r>
      <w:proofErr w:type="spellEnd"/>
      <w:r>
        <w:t xml:space="preserve"> die 600 Kollegen in der Kantine freigeschaltet. </w:t>
      </w:r>
    </w:p>
    <w:p w14:paraId="1705935A" w14:textId="77777777" w:rsidR="002A0287" w:rsidRDefault="00000000">
      <w:pPr>
        <w:spacing w:after="178" w:line="259" w:lineRule="auto"/>
        <w:ind w:left="0" w:right="0" w:firstLine="0"/>
      </w:pPr>
      <w:r>
        <w:t xml:space="preserve"> </w:t>
      </w:r>
    </w:p>
    <w:p w14:paraId="4BF2A7CE" w14:textId="77777777" w:rsidR="002A0287" w:rsidRDefault="00000000">
      <w:pPr>
        <w:spacing w:after="167"/>
        <w:ind w:left="19" w:right="15"/>
      </w:pPr>
      <w:r>
        <w:lastRenderedPageBreak/>
        <w:t xml:space="preserve">Wir verwandeln Überproduktion, häufig „Abfall“ in </w:t>
      </w:r>
      <w:proofErr w:type="spellStart"/>
      <w:r>
        <w:t>Wertschaetzung</w:t>
      </w:r>
      <w:proofErr w:type="spellEnd"/>
      <w:r>
        <w:t xml:space="preserve"> </w:t>
      </w:r>
      <w:proofErr w:type="spellStart"/>
      <w:r>
        <w:t>fuer</w:t>
      </w:r>
      <w:proofErr w:type="spellEnd"/>
      <w:r>
        <w:t xml:space="preserve"> die eigene Brigade. Respekt vor </w:t>
      </w:r>
      <w:proofErr w:type="gramStart"/>
      <w:r>
        <w:t>dem  Lebensmittel</w:t>
      </w:r>
      <w:proofErr w:type="gramEnd"/>
      <w:r>
        <w:t xml:space="preserve">, Tier, Respekt vor der Arbeit, Respekt vor dem Kollegen. </w:t>
      </w:r>
    </w:p>
    <w:p w14:paraId="371C67F2" w14:textId="77777777" w:rsidR="002A0287" w:rsidRDefault="00000000">
      <w:pPr>
        <w:spacing w:after="178" w:line="259" w:lineRule="auto"/>
        <w:ind w:left="0" w:right="0" w:firstLine="0"/>
      </w:pPr>
      <w:r>
        <w:t xml:space="preserve"> </w:t>
      </w:r>
    </w:p>
    <w:p w14:paraId="57CC8E26" w14:textId="77777777" w:rsidR="002A0287" w:rsidRDefault="00000000">
      <w:pPr>
        <w:spacing w:after="169"/>
        <w:ind w:left="19" w:right="15"/>
      </w:pPr>
      <w:r>
        <w:t xml:space="preserve">Der Kreislauf: </w:t>
      </w:r>
    </w:p>
    <w:p w14:paraId="5D761C79" w14:textId="77777777" w:rsidR="002A0287" w:rsidRDefault="00000000">
      <w:pPr>
        <w:spacing w:after="167"/>
        <w:ind w:left="19" w:right="15"/>
      </w:pPr>
      <w:r>
        <w:t>VIP-Buffet (</w:t>
      </w:r>
      <w:proofErr w:type="spellStart"/>
      <w:r>
        <w:t>Ueberproduktion</w:t>
      </w:r>
      <w:proofErr w:type="spellEnd"/>
      <w:r>
        <w:t xml:space="preserve">) -&gt; HACCP-Check (automatisch) -&gt; </w:t>
      </w:r>
      <w:proofErr w:type="spellStart"/>
      <w:r>
        <w:t>Staff-Grid</w:t>
      </w:r>
      <w:proofErr w:type="spellEnd"/>
      <w:r>
        <w:t xml:space="preserve"> (Freischaltung) -&gt; Kantine (Chefs Special) -&gt; Brigade isst gut -&gt; Zero </w:t>
      </w:r>
      <w:proofErr w:type="spellStart"/>
      <w:r>
        <w:t>Waste</w:t>
      </w:r>
      <w:proofErr w:type="spellEnd"/>
      <w:r>
        <w:t xml:space="preserve"> </w:t>
      </w:r>
    </w:p>
    <w:p w14:paraId="172F318A" w14:textId="77777777" w:rsidR="002A0287" w:rsidRDefault="00000000">
      <w:pPr>
        <w:spacing w:after="178" w:line="259" w:lineRule="auto"/>
        <w:ind w:left="0" w:right="0" w:firstLine="0"/>
      </w:pPr>
      <w:r>
        <w:t xml:space="preserve"> </w:t>
      </w:r>
    </w:p>
    <w:p w14:paraId="088C3DF9" w14:textId="77777777" w:rsidR="002A0287" w:rsidRDefault="00000000">
      <w:pPr>
        <w:spacing w:after="169"/>
        <w:ind w:left="19" w:right="15"/>
      </w:pPr>
      <w:r>
        <w:t xml:space="preserve">Der Unterschied: </w:t>
      </w:r>
    </w:p>
    <w:p w14:paraId="07322DD6" w14:textId="77777777" w:rsidR="002A0287" w:rsidRDefault="00000000">
      <w:pPr>
        <w:spacing w:after="5" w:line="414" w:lineRule="auto"/>
        <w:ind w:left="19" w:right="2803"/>
      </w:pPr>
      <w:r>
        <w:t xml:space="preserve">Alte Systeme: Wegwerfen oder irgendwie verteilen </w:t>
      </w:r>
      <w:proofErr w:type="spellStart"/>
      <w:r>
        <w:t>iMOPS</w:t>
      </w:r>
      <w:proofErr w:type="spellEnd"/>
      <w:r>
        <w:t xml:space="preserve">: Dokumentiert, HACCP-konform, </w:t>
      </w:r>
      <w:proofErr w:type="spellStart"/>
      <w:r>
        <w:t>wertschaetzend</w:t>
      </w:r>
      <w:proofErr w:type="spellEnd"/>
      <w:r>
        <w:t xml:space="preserve"> </w:t>
      </w:r>
    </w:p>
    <w:p w14:paraId="2B151CF2" w14:textId="77777777" w:rsidR="002A0287" w:rsidRDefault="00000000">
      <w:pPr>
        <w:spacing w:after="178" w:line="259" w:lineRule="auto"/>
        <w:ind w:left="0" w:right="0" w:firstLine="0"/>
      </w:pPr>
      <w:r>
        <w:t xml:space="preserve"> </w:t>
      </w:r>
    </w:p>
    <w:p w14:paraId="64043E36" w14:textId="77777777" w:rsidR="002A0287" w:rsidRDefault="00000000">
      <w:pPr>
        <w:spacing w:after="178" w:line="259" w:lineRule="auto"/>
        <w:ind w:left="0" w:right="0" w:firstLine="0"/>
      </w:pPr>
      <w:r>
        <w:t xml:space="preserve"> </w:t>
      </w:r>
    </w:p>
    <w:p w14:paraId="11D396B4" w14:textId="77777777" w:rsidR="002A0287" w:rsidRDefault="00000000">
      <w:pPr>
        <w:ind w:left="19" w:right="15"/>
      </w:pPr>
      <w:r>
        <w:t xml:space="preserve">[Ende Anhang C: Das System </w:t>
      </w:r>
      <w:proofErr w:type="spellStart"/>
      <w:r>
        <w:t>erklaert</w:t>
      </w:r>
      <w:proofErr w:type="spellEnd"/>
      <w:r>
        <w:t xml:space="preserve">] </w:t>
      </w:r>
    </w:p>
    <w:p w14:paraId="7D493F3E" w14:textId="77777777" w:rsidR="002A0287" w:rsidRDefault="00000000">
      <w:pPr>
        <w:spacing w:after="221" w:line="259" w:lineRule="auto"/>
        <w:ind w:left="0" w:right="4454" w:firstLine="0"/>
        <w:jc w:val="right"/>
      </w:pPr>
      <w:r>
        <w:t xml:space="preserve"> </w:t>
      </w:r>
    </w:p>
    <w:p w14:paraId="7E0C3524" w14:textId="77777777" w:rsidR="002A0287" w:rsidRDefault="00000000">
      <w:pPr>
        <w:spacing w:after="178" w:line="259" w:lineRule="auto"/>
        <w:ind w:left="0" w:right="0" w:firstLine="0"/>
      </w:pPr>
      <w:r>
        <w:t xml:space="preserve"> </w:t>
      </w:r>
    </w:p>
    <w:p w14:paraId="355F9D71" w14:textId="77777777" w:rsidR="002A0287" w:rsidRDefault="00000000">
      <w:pPr>
        <w:spacing w:after="0" w:line="259" w:lineRule="auto"/>
        <w:ind w:left="0" w:right="0" w:firstLine="0"/>
      </w:pPr>
      <w:r>
        <w:t xml:space="preserve"> </w:t>
      </w:r>
    </w:p>
    <w:sectPr w:rsidR="002A0287">
      <w:footerReference w:type="even" r:id="rId55"/>
      <w:footerReference w:type="default" r:id="rId56"/>
      <w:footerReference w:type="first" r:id="rId57"/>
      <w:pgSz w:w="11904" w:h="16838"/>
      <w:pgMar w:top="1439" w:right="1439" w:bottom="70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540F8" w14:textId="77777777" w:rsidR="00662B11" w:rsidRDefault="00662B11">
      <w:pPr>
        <w:spacing w:after="0" w:line="240" w:lineRule="auto"/>
      </w:pPr>
      <w:r>
        <w:separator/>
      </w:r>
    </w:p>
  </w:endnote>
  <w:endnote w:type="continuationSeparator" w:id="0">
    <w:p w14:paraId="4D5E7AEF" w14:textId="77777777" w:rsidR="00662B11" w:rsidRDefault="00662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1443" w14:textId="77777777" w:rsidR="002A0287" w:rsidRDefault="00000000">
    <w:pPr>
      <w:tabs>
        <w:tab w:val="right" w:pos="9101"/>
      </w:tabs>
      <w:spacing w:after="0" w:line="259" w:lineRule="auto"/>
      <w:ind w:left="0" w:right="0"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C74A" w14:textId="77777777" w:rsidR="002A0287" w:rsidRDefault="00000000">
    <w:pPr>
      <w:tabs>
        <w:tab w:val="right" w:pos="9101"/>
      </w:tabs>
      <w:spacing w:after="0" w:line="259" w:lineRule="auto"/>
      <w:ind w:left="0" w:right="0"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6AE1" w14:textId="77777777" w:rsidR="002A0287" w:rsidRDefault="00000000">
    <w:pPr>
      <w:tabs>
        <w:tab w:val="right" w:pos="9101"/>
      </w:tabs>
      <w:spacing w:after="0" w:line="259" w:lineRule="auto"/>
      <w:ind w:left="0" w:right="0"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45BC" w14:textId="77777777" w:rsidR="002A0287" w:rsidRDefault="00000000">
    <w:pPr>
      <w:tabs>
        <w:tab w:val="right" w:pos="9026"/>
      </w:tabs>
      <w:spacing w:after="0" w:line="259" w:lineRule="auto"/>
      <w:ind w:left="-24" w:right="-21"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6C6B" w14:textId="77777777" w:rsidR="002A0287" w:rsidRDefault="00000000">
    <w:pPr>
      <w:tabs>
        <w:tab w:val="right" w:pos="9026"/>
      </w:tabs>
      <w:spacing w:after="0" w:line="259" w:lineRule="auto"/>
      <w:ind w:left="-24" w:right="-21"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5A9" w14:textId="77777777" w:rsidR="002A0287" w:rsidRDefault="002A0287">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FD28" w14:textId="77777777" w:rsidR="002A0287" w:rsidRDefault="00000000">
    <w:pPr>
      <w:tabs>
        <w:tab w:val="right" w:pos="9025"/>
      </w:tabs>
      <w:spacing w:after="0" w:line="259" w:lineRule="auto"/>
      <w:ind w:left="-24" w:right="-22"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78E5" w14:textId="77777777" w:rsidR="002A0287" w:rsidRDefault="00000000">
    <w:pPr>
      <w:tabs>
        <w:tab w:val="right" w:pos="9025"/>
      </w:tabs>
      <w:spacing w:after="0" w:line="259" w:lineRule="auto"/>
      <w:ind w:left="-24" w:right="-22"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04F6" w14:textId="77777777" w:rsidR="002A0287" w:rsidRDefault="002A0287">
    <w:pPr>
      <w:spacing w:after="160" w:line="259" w:lineRule="auto"/>
      <w:ind w:left="0" w:righ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09E0" w14:textId="77777777" w:rsidR="002A0287" w:rsidRDefault="00000000">
    <w:pPr>
      <w:tabs>
        <w:tab w:val="right" w:pos="9025"/>
      </w:tabs>
      <w:spacing w:after="0" w:line="259" w:lineRule="auto"/>
      <w:ind w:left="-24" w:right="-22"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C159" w14:textId="77777777" w:rsidR="002A0287" w:rsidRDefault="00000000">
    <w:pPr>
      <w:tabs>
        <w:tab w:val="right" w:pos="9025"/>
      </w:tabs>
      <w:spacing w:after="0" w:line="259" w:lineRule="auto"/>
      <w:ind w:left="-24" w:right="-22" w:firstLine="0"/>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DAB" w14:textId="77777777" w:rsidR="002A0287" w:rsidRDefault="002A028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1257" w14:textId="77777777" w:rsidR="00662B11" w:rsidRDefault="00662B11">
      <w:pPr>
        <w:spacing w:after="0" w:line="240" w:lineRule="auto"/>
      </w:pPr>
      <w:r>
        <w:separator/>
      </w:r>
    </w:p>
  </w:footnote>
  <w:footnote w:type="continuationSeparator" w:id="0">
    <w:p w14:paraId="18DC4A3C" w14:textId="77777777" w:rsidR="00662B11" w:rsidRDefault="00662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B03"/>
    <w:multiLevelType w:val="hybridMultilevel"/>
    <w:tmpl w:val="58B826D8"/>
    <w:lvl w:ilvl="0" w:tplc="7E5AAEF4">
      <w:start w:val="1"/>
      <w:numFmt w:val="decimal"/>
      <w:lvlText w:val="%1."/>
      <w:lvlJc w:val="left"/>
      <w:pPr>
        <w:ind w:left="267"/>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36AE0102">
      <w:start w:val="1"/>
      <w:numFmt w:val="lowerLetter"/>
      <w:lvlText w:val="%2"/>
      <w:lvlJc w:val="left"/>
      <w:pPr>
        <w:ind w:left="10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D78F842">
      <w:start w:val="1"/>
      <w:numFmt w:val="lowerRoman"/>
      <w:lvlText w:val="%3"/>
      <w:lvlJc w:val="left"/>
      <w:pPr>
        <w:ind w:left="18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AEBAA2CA">
      <w:start w:val="1"/>
      <w:numFmt w:val="decimal"/>
      <w:lvlText w:val="%4"/>
      <w:lvlJc w:val="left"/>
      <w:pPr>
        <w:ind w:left="25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9F24A1D8">
      <w:start w:val="1"/>
      <w:numFmt w:val="lowerLetter"/>
      <w:lvlText w:val="%5"/>
      <w:lvlJc w:val="left"/>
      <w:pPr>
        <w:ind w:left="32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8714A9C4">
      <w:start w:val="1"/>
      <w:numFmt w:val="lowerRoman"/>
      <w:lvlText w:val="%6"/>
      <w:lvlJc w:val="left"/>
      <w:pPr>
        <w:ind w:left="39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6756BE70">
      <w:start w:val="1"/>
      <w:numFmt w:val="decimal"/>
      <w:lvlText w:val="%7"/>
      <w:lvlJc w:val="left"/>
      <w:pPr>
        <w:ind w:left="46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4CEC8EE2">
      <w:start w:val="1"/>
      <w:numFmt w:val="lowerLetter"/>
      <w:lvlText w:val="%8"/>
      <w:lvlJc w:val="left"/>
      <w:pPr>
        <w:ind w:left="54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E294E828">
      <w:start w:val="1"/>
      <w:numFmt w:val="lowerRoman"/>
      <w:lvlText w:val="%9"/>
      <w:lvlJc w:val="left"/>
      <w:pPr>
        <w:ind w:left="61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17056000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s Pelczer">
    <w15:presenceInfo w15:providerId="Windows Live" w15:userId="2838c51a527519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87"/>
    <w:rsid w:val="002A0287"/>
    <w:rsid w:val="00470C48"/>
    <w:rsid w:val="004E1FB6"/>
    <w:rsid w:val="004F5762"/>
    <w:rsid w:val="00662B11"/>
    <w:rsid w:val="00682448"/>
    <w:rsid w:val="00916421"/>
    <w:rsid w:val="00A44057"/>
    <w:rsid w:val="00E368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D77DFDF"/>
  <w15:docId w15:val="{7D2C0194-4765-CD4C-8C41-CE6B6EDA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10" w:line="268" w:lineRule="auto"/>
      <w:ind w:left="10" w:right="27" w:hanging="10"/>
    </w:pPr>
    <w:rPr>
      <w:rFonts w:ascii="Georgia" w:eastAsia="Georgia" w:hAnsi="Georgia" w:cs="Georgia"/>
      <w:color w:val="000000"/>
    </w:rPr>
  </w:style>
  <w:style w:type="paragraph" w:styleId="berschrift1">
    <w:name w:val="heading 1"/>
    <w:next w:val="Standard"/>
    <w:link w:val="berschrift1Zchn"/>
    <w:uiPriority w:val="9"/>
    <w:qFormat/>
    <w:pPr>
      <w:keepNext/>
      <w:keepLines/>
      <w:spacing w:after="149" w:line="259" w:lineRule="auto"/>
      <w:ind w:left="10" w:hanging="10"/>
      <w:outlineLvl w:val="0"/>
    </w:pPr>
    <w:rPr>
      <w:rFonts w:ascii="Aptos" w:eastAsia="Aptos" w:hAnsi="Aptos" w:cs="Aptos"/>
      <w:b/>
      <w:i/>
      <w:color w:val="000000"/>
    </w:rPr>
  </w:style>
  <w:style w:type="paragraph" w:styleId="berschrift2">
    <w:name w:val="heading 2"/>
    <w:next w:val="Standard"/>
    <w:link w:val="berschrift2Zchn"/>
    <w:uiPriority w:val="9"/>
    <w:unhideWhenUsed/>
    <w:qFormat/>
    <w:pPr>
      <w:keepNext/>
      <w:keepLines/>
      <w:spacing w:after="200" w:line="259" w:lineRule="auto"/>
      <w:ind w:left="34" w:hanging="10"/>
      <w:outlineLvl w:val="1"/>
    </w:pPr>
    <w:rPr>
      <w:rFonts w:ascii="Georgia" w:eastAsia="Georgia" w:hAnsi="Georgia" w:cs="Georgia"/>
      <w:color w:val="0F4761"/>
    </w:rPr>
  </w:style>
  <w:style w:type="paragraph" w:styleId="berschrift3">
    <w:name w:val="heading 3"/>
    <w:next w:val="Standard"/>
    <w:link w:val="berschrift3Zchn"/>
    <w:uiPriority w:val="9"/>
    <w:unhideWhenUsed/>
    <w:qFormat/>
    <w:pPr>
      <w:keepNext/>
      <w:keepLines/>
      <w:spacing w:after="140" w:line="259" w:lineRule="auto"/>
      <w:ind w:left="10" w:hanging="10"/>
      <w:outlineLvl w:val="2"/>
    </w:pPr>
    <w:rPr>
      <w:rFonts w:ascii="Georgia" w:eastAsia="Georgia" w:hAnsi="Georgia" w:cs="Georgia"/>
      <w:color w:val="0F4761"/>
      <w:sz w:val="28"/>
    </w:rPr>
  </w:style>
  <w:style w:type="paragraph" w:styleId="berschrift4">
    <w:name w:val="heading 4"/>
    <w:next w:val="Standard"/>
    <w:link w:val="berschrift4Zchn"/>
    <w:uiPriority w:val="9"/>
    <w:unhideWhenUsed/>
    <w:qFormat/>
    <w:pPr>
      <w:keepNext/>
      <w:keepLines/>
      <w:spacing w:after="184" w:line="265" w:lineRule="auto"/>
      <w:ind w:left="10" w:hanging="10"/>
      <w:outlineLvl w:val="3"/>
    </w:pPr>
    <w:rPr>
      <w:rFonts w:ascii="Georgia" w:eastAsia="Georgia" w:hAnsi="Georgia" w:cs="Georgia"/>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link w:val="berschrift3"/>
    <w:rPr>
      <w:rFonts w:ascii="Georgia" w:eastAsia="Georgia" w:hAnsi="Georgia" w:cs="Georgia"/>
      <w:color w:val="0F4761"/>
      <w:sz w:val="28"/>
    </w:rPr>
  </w:style>
  <w:style w:type="character" w:customStyle="1" w:styleId="berschrift4Zchn">
    <w:name w:val="Überschrift 4 Zchn"/>
    <w:link w:val="berschrift4"/>
    <w:rPr>
      <w:rFonts w:ascii="Georgia" w:eastAsia="Georgia" w:hAnsi="Georgia" w:cs="Georgia"/>
      <w:color w:val="000000"/>
      <w:sz w:val="28"/>
    </w:rPr>
  </w:style>
  <w:style w:type="character" w:customStyle="1" w:styleId="berschrift1Zchn">
    <w:name w:val="Überschrift 1 Zchn"/>
    <w:link w:val="berschrift1"/>
    <w:rPr>
      <w:rFonts w:ascii="Aptos" w:eastAsia="Aptos" w:hAnsi="Aptos" w:cs="Aptos"/>
      <w:b/>
      <w:i/>
      <w:color w:val="000000"/>
      <w:sz w:val="24"/>
    </w:rPr>
  </w:style>
  <w:style w:type="character" w:customStyle="1" w:styleId="berschrift2Zchn">
    <w:name w:val="Überschrift 2 Zchn"/>
    <w:link w:val="berschrift2"/>
    <w:rPr>
      <w:rFonts w:ascii="Georgia" w:eastAsia="Georgia" w:hAnsi="Georgia" w:cs="Georgia"/>
      <w:color w:val="0F4761"/>
      <w:sz w:val="24"/>
    </w:rPr>
  </w:style>
  <w:style w:type="paragraph" w:styleId="Verzeichnis1">
    <w:name w:val="toc 1"/>
    <w:hidden/>
    <w:pPr>
      <w:spacing w:after="149" w:line="259" w:lineRule="auto"/>
      <w:ind w:left="25" w:right="39" w:hanging="10"/>
    </w:pPr>
    <w:rPr>
      <w:rFonts w:ascii="Aptos" w:eastAsia="Aptos" w:hAnsi="Aptos" w:cs="Aptos"/>
      <w:b/>
      <w:i/>
      <w:color w:val="000000"/>
    </w:rPr>
  </w:style>
  <w:style w:type="paragraph" w:styleId="Verzeichnis2">
    <w:name w:val="toc 2"/>
    <w:hidden/>
    <w:pPr>
      <w:spacing w:after="141" w:line="259" w:lineRule="auto"/>
      <w:ind w:left="265" w:right="39" w:hanging="10"/>
    </w:pPr>
    <w:rPr>
      <w:rFonts w:ascii="Aptos" w:eastAsia="Aptos" w:hAnsi="Aptos" w:cs="Aptos"/>
      <w:b/>
      <w:color w:val="000000"/>
      <w:sz w:val="22"/>
    </w:rPr>
  </w:style>
  <w:style w:type="paragraph" w:styleId="Verzeichnis3">
    <w:name w:val="toc 3"/>
    <w:hidden/>
    <w:pPr>
      <w:spacing w:after="141" w:line="259" w:lineRule="auto"/>
      <w:ind w:left="490" w:right="53" w:hanging="10"/>
      <w:jc w:val="right"/>
    </w:pPr>
    <w:rPr>
      <w:rFonts w:ascii="Aptos" w:eastAsia="Aptos" w:hAnsi="Aptos" w:cs="Aptos"/>
      <w:color w:val="000000"/>
      <w:sz w:val="20"/>
    </w:rPr>
  </w:style>
  <w:style w:type="paragraph" w:styleId="berarbeitung">
    <w:name w:val="Revision"/>
    <w:hidden/>
    <w:uiPriority w:val="99"/>
    <w:semiHidden/>
    <w:rsid w:val="00E368F0"/>
    <w:pPr>
      <w:spacing w:after="0" w:line="240" w:lineRule="auto"/>
    </w:pPr>
    <w:rPr>
      <w:rFonts w:ascii="Georgia" w:eastAsia="Georgia" w:hAnsi="Georgia" w:cs="Georg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40.png"/><Relationship Id="rId26" Type="http://schemas.openxmlformats.org/officeDocument/2006/relationships/image" Target="media/image80.png"/><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image" Target="media/image120.png"/><Relationship Id="rId42" Type="http://schemas.openxmlformats.org/officeDocument/2006/relationships/image" Target="media/image160.png"/><Relationship Id="rId47" Type="http://schemas.openxmlformats.org/officeDocument/2006/relationships/image" Target="media/image170.png"/><Relationship Id="rId50" Type="http://schemas.openxmlformats.org/officeDocument/2006/relationships/footer" Target="footer5.xml"/><Relationship Id="rId55" Type="http://schemas.openxmlformats.org/officeDocument/2006/relationships/footer" Target="footer1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0.png"/><Relationship Id="rId29" Type="http://schemas.openxmlformats.org/officeDocument/2006/relationships/image" Target="media/image10.png"/><Relationship Id="rId24" Type="http://schemas.openxmlformats.org/officeDocument/2006/relationships/image" Target="media/image70.png"/><Relationship Id="rId32" Type="http://schemas.openxmlformats.org/officeDocument/2006/relationships/image" Target="media/image110.png"/><Relationship Id="rId37" Type="http://schemas.openxmlformats.org/officeDocument/2006/relationships/image" Target="media/image14.png"/><Relationship Id="rId40" Type="http://schemas.openxmlformats.org/officeDocument/2006/relationships/image" Target="media/image150.png"/><Relationship Id="rId45" Type="http://schemas.openxmlformats.org/officeDocument/2006/relationships/footer" Target="footer3.xml"/><Relationship Id="rId53" Type="http://schemas.openxmlformats.org/officeDocument/2006/relationships/footer" Target="footer8.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footer" Target="footer2.xml"/><Relationship Id="rId52" Type="http://schemas.openxmlformats.org/officeDocument/2006/relationships/footer" Target="footer7.xml"/><Relationship Id="rId60"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image" Target="media/image9.png"/><Relationship Id="rId30" Type="http://schemas.openxmlformats.org/officeDocument/2006/relationships/image" Target="media/image100.png"/><Relationship Id="rId35" Type="http://schemas.openxmlformats.org/officeDocument/2006/relationships/image" Target="media/image13.png"/><Relationship Id="rId43" Type="http://schemas.openxmlformats.org/officeDocument/2006/relationships/footer" Target="footer1.xml"/><Relationship Id="rId48" Type="http://schemas.openxmlformats.org/officeDocument/2006/relationships/image" Target="media/image18.png"/><Relationship Id="rId56" Type="http://schemas.openxmlformats.org/officeDocument/2006/relationships/footer" Target="footer11.xml"/><Relationship Id="rId8" Type="http://schemas.openxmlformats.org/officeDocument/2006/relationships/image" Target="media/image2.png"/><Relationship Id="rId51" Type="http://schemas.openxmlformats.org/officeDocument/2006/relationships/footer" Target="footer6.xml"/><Relationship Id="rId3" Type="http://schemas.openxmlformats.org/officeDocument/2006/relationships/settings" Target="settings.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40.png"/><Relationship Id="rId46" Type="http://schemas.openxmlformats.org/officeDocument/2006/relationships/image" Target="media/image17.png"/><Relationship Id="rId59" Type="http://schemas.microsoft.com/office/2011/relationships/people" Target="people.xml"/><Relationship Id="rId20" Type="http://schemas.openxmlformats.org/officeDocument/2006/relationships/image" Target="media/image50.png"/><Relationship Id="rId41" Type="http://schemas.openxmlformats.org/officeDocument/2006/relationships/image" Target="media/image16.pn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image" Target="media/image130.png"/><Relationship Id="rId49" Type="http://schemas.openxmlformats.org/officeDocument/2006/relationships/footer" Target="footer4.xml"/><Relationship Id="rId57" Type="http://schemas.openxmlformats.org/officeDocument/2006/relationships/footer" Target="footer1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233</Pages>
  <Words>42605</Words>
  <Characters>223256</Characters>
  <Application>Microsoft Office Word</Application>
  <DocSecurity>0</DocSecurity>
  <Lines>7201</Lines>
  <Paragraphs>4664</Paragraphs>
  <ScaleCrop>false</ScaleCrop>
  <Company/>
  <LinksUpToDate>false</LinksUpToDate>
  <CharactersWithSpaces>261197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Pelczer</dc:creator>
  <cp:keywords/>
  <cp:lastModifiedBy>Andreas Pelczer</cp:lastModifiedBy>
  <cp:revision>2</cp:revision>
  <dcterms:created xsi:type="dcterms:W3CDTF">2026-02-03T16:26:00Z</dcterms:created>
  <dcterms:modified xsi:type="dcterms:W3CDTF">2026-02-03T16:26:00Z</dcterms:modified>
</cp:coreProperties>
</file>